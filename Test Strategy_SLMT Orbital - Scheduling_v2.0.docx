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CD689" w14:textId="20EB526B" w:rsidR="0051238C" w:rsidRPr="008B1D59" w:rsidRDefault="003B5C49" w:rsidP="008B1D59">
      <w:bookmarkStart w:id="0" w:name="_Hlk140423084"/>
      <w:bookmarkEnd w:id="0"/>
      <w:r>
        <w:rPr>
          <w:noProof/>
        </w:rPr>
        <mc:AlternateContent>
          <mc:Choice Requires="wps">
            <w:drawing>
              <wp:anchor distT="45720" distB="45720" distL="114300" distR="114300" simplePos="0" relativeHeight="251692032" behindDoc="0" locked="0" layoutInCell="1" allowOverlap="1" wp14:anchorId="7EC59EC5" wp14:editId="2B688A8A">
                <wp:simplePos x="0" y="0"/>
                <wp:positionH relativeFrom="column">
                  <wp:posOffset>-305435</wp:posOffset>
                </wp:positionH>
                <wp:positionV relativeFrom="paragraph">
                  <wp:posOffset>1210310</wp:posOffset>
                </wp:positionV>
                <wp:extent cx="594360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0E77B1C4" w14:textId="56A9CE3F" w:rsidR="003B5C49" w:rsidRPr="003B5C49" w:rsidRDefault="003B5C49">
                            <w:pPr>
                              <w:rPr>
                                <w:rFonts w:asciiTheme="majorHAnsi" w:hAnsiTheme="majorHAnsi"/>
                                <w:color w:val="F2F2F2" w:themeColor="background1" w:themeShade="F2"/>
                                <w:sz w:val="56"/>
                                <w:szCs w:val="56"/>
                                <w14:glow w14:rad="101600">
                                  <w14:schemeClr w14:val="tx1">
                                    <w14:alpha w14:val="40000"/>
                                  </w14:schemeClr>
                                </w14:glow>
                              </w:rPr>
                            </w:pPr>
                            <w:r w:rsidRPr="003B5C49">
                              <w:rPr>
                                <w:rFonts w:asciiTheme="majorHAnsi" w:hAnsiTheme="majorHAnsi"/>
                                <w:color w:val="F2F2F2" w:themeColor="background1" w:themeShade="F2"/>
                                <w:sz w:val="56"/>
                                <w:szCs w:val="56"/>
                                <w14:glow w14:rad="101600">
                                  <w14:schemeClr w14:val="tx1">
                                    <w14:alpha w14:val="40000"/>
                                  </w14:schemeClr>
                                </w14:glow>
                              </w:rPr>
                              <w:t>FUNCTIONAL EXCELLENCE TESTIN</w:t>
                            </w:r>
                            <w:r w:rsidR="003D22DD">
                              <w:rPr>
                                <w:rFonts w:asciiTheme="majorHAnsi" w:hAnsiTheme="majorHAnsi"/>
                                <w:color w:val="F2F2F2" w:themeColor="background1" w:themeShade="F2"/>
                                <w:sz w:val="56"/>
                                <w:szCs w:val="56"/>
                                <w14:glow w14:rad="101600">
                                  <w14:schemeClr w14:val="tx1">
                                    <w14:alpha w14:val="40000"/>
                                  </w14:schemeClr>
                                </w14:glow>
                              </w:rPr>
                              <w:t>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C59EC5" id="_x0000_t202" coordsize="21600,21600" o:spt="202" path="m,l,21600r21600,l21600,xe">
                <v:stroke joinstyle="miter"/>
                <v:path gradientshapeok="t" o:connecttype="rect"/>
              </v:shapetype>
              <v:shape id="Text Box 2" o:spid="_x0000_s1026" type="#_x0000_t202" style="position:absolute;margin-left:-24.05pt;margin-top:95.3pt;width:468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" filled="f" stroked="f">
                <v:textbox style="mso-fit-shape-to-text:t">
                  <w:txbxContent>
                    <w:p w14:paraId="0E77B1C4" w14:textId="56A9CE3F" w:rsidR="003B5C49" w:rsidRPr="003B5C49" w:rsidRDefault="003B5C49">
                      <w:pPr>
                        <w:rPr>
                          <w:rFonts w:asciiTheme="majorHAnsi" w:hAnsiTheme="majorHAnsi"/>
                          <w:color w:val="F2F2F2" w:themeColor="background1" w:themeShade="F2"/>
                          <w:sz w:val="56"/>
                          <w:szCs w:val="56"/>
                          <w14:glow w14:rad="101600">
                            <w14:schemeClr w14:val="tx1">
                              <w14:alpha w14:val="40000"/>
                            </w14:schemeClr>
                          </w14:glow>
                        </w:rPr>
                      </w:pPr>
                      <w:r w:rsidRPr="003B5C49">
                        <w:rPr>
                          <w:rFonts w:asciiTheme="majorHAnsi" w:hAnsiTheme="majorHAnsi"/>
                          <w:color w:val="F2F2F2" w:themeColor="background1" w:themeShade="F2"/>
                          <w:sz w:val="56"/>
                          <w:szCs w:val="56"/>
                          <w14:glow w14:rad="101600">
                            <w14:schemeClr w14:val="tx1">
                              <w14:alpha w14:val="40000"/>
                            </w14:schemeClr>
                          </w14:glow>
                        </w:rPr>
                        <w:t>FUNCTIONAL EXCELLENCE TESTIN</w:t>
                      </w:r>
                      <w:r w:rsidR="003D22DD">
                        <w:rPr>
                          <w:rFonts w:asciiTheme="majorHAnsi" w:hAnsiTheme="majorHAnsi"/>
                          <w:color w:val="F2F2F2" w:themeColor="background1" w:themeShade="F2"/>
                          <w:sz w:val="56"/>
                          <w:szCs w:val="56"/>
                          <w14:glow w14:rad="101600">
                            <w14:schemeClr w14:val="tx1">
                              <w14:alpha w14:val="40000"/>
                            </w14:schemeClr>
                          </w14:glow>
                        </w:rPr>
                        <w:t>G</w:t>
                      </w:r>
                    </w:p>
                  </w:txbxContent>
                </v:textbox>
                <w10:wrap type="square"/>
              </v:shape>
            </w:pict>
          </mc:Fallback>
        </mc:AlternateContent>
      </w:r>
      <w:r>
        <w:rPr>
          <w:noProof/>
        </w:rPr>
        <w:drawing>
          <wp:anchor distT="91440" distB="91440" distL="114300" distR="114300" simplePos="0" relativeHeight="251658239" behindDoc="0" locked="0" layoutInCell="1" allowOverlap="1" wp14:anchorId="01E0DA9D" wp14:editId="420933DF">
            <wp:simplePos x="0" y="0"/>
            <wp:positionH relativeFrom="page">
              <wp:posOffset>15240</wp:posOffset>
            </wp:positionH>
            <wp:positionV relativeFrom="page">
              <wp:posOffset>0</wp:posOffset>
            </wp:positionV>
            <wp:extent cx="7551682" cy="5565228"/>
            <wp:effectExtent l="0" t="0" r="0" b="0"/>
            <wp:wrapTopAndBottom/>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66125" cy="55758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1DBA" w:rsidRPr="008B1D59">
        <w:rPr>
          <w:noProof/>
          <w:lang w:eastAsia="en-GB"/>
        </w:rPr>
        <w:drawing>
          <wp:anchor distT="0" distB="0" distL="114300" distR="114300" simplePos="0" relativeHeight="251659264" behindDoc="0" locked="1" layoutInCell="1" allowOverlap="1" wp14:anchorId="44D2A4BD" wp14:editId="122C2161">
            <wp:simplePos x="0" y="0"/>
            <wp:positionH relativeFrom="column">
              <wp:posOffset>-302895</wp:posOffset>
            </wp:positionH>
            <wp:positionV relativeFrom="paragraph">
              <wp:posOffset>0</wp:posOffset>
            </wp:positionV>
            <wp:extent cx="697865" cy="643890"/>
            <wp:effectExtent l="0" t="0" r="6985" b="381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7865" cy="643890"/>
                    </a:xfrm>
                    <a:prstGeom prst="rect">
                      <a:avLst/>
                    </a:prstGeom>
                  </pic:spPr>
                </pic:pic>
              </a:graphicData>
            </a:graphic>
            <wp14:sizeRelH relativeFrom="margin">
              <wp14:pctWidth>0</wp14:pctWidth>
            </wp14:sizeRelH>
            <wp14:sizeRelV relativeFrom="margin">
              <wp14:pctHeight>0</wp14:pctHeight>
            </wp14:sizeRelV>
          </wp:anchor>
        </w:drawing>
      </w:r>
    </w:p>
    <w:p w14:paraId="683F4CB7" w14:textId="77777777" w:rsidR="00961DBA" w:rsidRPr="008B1D59" w:rsidRDefault="00961DBA"/>
    <w:p w14:paraId="5F6EE790" w14:textId="118C81EB" w:rsidR="00961DBA" w:rsidRPr="008B1D59" w:rsidRDefault="00961DBA"/>
    <w:p w14:paraId="7C0D008E" w14:textId="77777777" w:rsidR="00873CA0" w:rsidRDefault="00873CA0" w:rsidP="00961DBA">
      <w:pPr>
        <w:pStyle w:val="Title"/>
      </w:pPr>
    </w:p>
    <w:p w14:paraId="775553A4" w14:textId="6013A552" w:rsidR="00350C3E" w:rsidRDefault="008B1D59" w:rsidP="00350C3E">
      <w:pPr>
        <w:pStyle w:val="Title"/>
        <w:jc w:val="center"/>
      </w:pPr>
      <w:r>
        <w:t xml:space="preserve">TEST STRATEGY </w:t>
      </w:r>
      <w:r w:rsidR="004D1F41">
        <w:t>-</w:t>
      </w:r>
      <w:r w:rsidR="0013174D">
        <w:t xml:space="preserve"> </w:t>
      </w:r>
      <w:r w:rsidR="001D42BB">
        <w:t>Orbital</w:t>
      </w:r>
      <w:r w:rsidR="00350C3E">
        <w:t xml:space="preserve"> – SCheduling</w:t>
      </w:r>
    </w:p>
    <w:p w14:paraId="36D2E16E" w14:textId="69081D34" w:rsidR="0013174D" w:rsidRDefault="00350C3E" w:rsidP="00350C3E">
      <w:pPr>
        <w:pStyle w:val="Title"/>
        <w:jc w:val="center"/>
      </w:pPr>
      <w:r>
        <w:t>soft launch release</w:t>
      </w:r>
    </w:p>
    <w:p w14:paraId="155D9BD0" w14:textId="130B5A3B" w:rsidR="00350C3E" w:rsidRPr="00350C3E" w:rsidRDefault="00350C3E" w:rsidP="00350C3E"/>
    <w:p w14:paraId="3D69BD9B" w14:textId="77777777" w:rsidR="00961DBA" w:rsidRPr="008B1D59" w:rsidRDefault="00961DBA" w:rsidP="00961DBA"/>
    <w:p w14:paraId="1C9BA566" w14:textId="3B0CDF87" w:rsidR="00460EC8" w:rsidRPr="008B1D59" w:rsidRDefault="00460EC8" w:rsidP="00961DBA">
      <w:pPr>
        <w:pStyle w:val="Subtitle"/>
      </w:pPr>
    </w:p>
    <w:p w14:paraId="1A24F57A" w14:textId="77777777" w:rsidR="00460EC8" w:rsidRPr="008B1D59" w:rsidRDefault="00460EC8" w:rsidP="00961DBA">
      <w:pPr>
        <w:pStyle w:val="Subtitle"/>
      </w:pPr>
    </w:p>
    <w:p w14:paraId="29D04D11" w14:textId="51C840C0" w:rsidR="00460EC8" w:rsidRPr="008B1D59" w:rsidRDefault="00EF7461" w:rsidP="00961DBA">
      <w:pPr>
        <w:pStyle w:val="Subtitle"/>
      </w:pPr>
      <w:r>
        <w:fldChar w:fldCharType="begin"/>
      </w:r>
      <w:r>
        <w:instrText xml:space="preserve"> DATE \@ "dd MMMM yyyy" </w:instrText>
      </w:r>
      <w:r>
        <w:fldChar w:fldCharType="separate"/>
      </w:r>
      <w:r w:rsidR="00F164AE">
        <w:rPr>
          <w:noProof/>
        </w:rPr>
        <w:t>25 July 2023</w:t>
      </w:r>
      <w:r>
        <w:fldChar w:fldCharType="end"/>
      </w:r>
    </w:p>
    <w:p w14:paraId="0746E7E5" w14:textId="193905E3" w:rsidR="00873CA0" w:rsidRDefault="00873CA0">
      <w:pPr>
        <w:spacing w:after="200" w:line="276" w:lineRule="auto"/>
      </w:pPr>
      <w:r>
        <w:br w:type="page"/>
      </w:r>
    </w:p>
    <w:p w14:paraId="7FA3AA12" w14:textId="012371F6" w:rsidR="00873CA0" w:rsidRDefault="00873CA0">
      <w:pPr>
        <w:spacing w:after="200" w:line="276" w:lineRule="auto"/>
      </w:pPr>
    </w:p>
    <w:sdt>
      <w:sdtPr>
        <w:rPr>
          <w:rFonts w:asciiTheme="minorHAnsi" w:eastAsiaTheme="minorHAnsi" w:hAnsiTheme="minorHAnsi" w:cstheme="minorBidi"/>
          <w:b w:val="0"/>
          <w:bCs w:val="0"/>
          <w:caps w:val="0"/>
          <w:color w:val="595959" w:themeColor="text1" w:themeTint="A6"/>
          <w:sz w:val="24"/>
          <w:szCs w:val="22"/>
          <w:lang w:eastAsia="en-US"/>
        </w:rPr>
        <w:id w:val="431405517"/>
        <w:docPartObj>
          <w:docPartGallery w:val="Table of Contents"/>
          <w:docPartUnique/>
        </w:docPartObj>
      </w:sdtPr>
      <w:sdtContent>
        <w:p w14:paraId="1F58BCF5" w14:textId="77777777" w:rsidR="00444575" w:rsidRPr="008B1D59" w:rsidRDefault="00444575">
          <w:pPr>
            <w:pStyle w:val="TOCHeading"/>
          </w:pPr>
          <w:r>
            <w:t>Table of Contents</w:t>
          </w:r>
        </w:p>
        <w:p w14:paraId="25C59C6A" w14:textId="75D99814" w:rsidR="0013308F" w:rsidRDefault="006A3FDD">
          <w:pPr>
            <w:pStyle w:val="TOC1"/>
            <w:tabs>
              <w:tab w:val="right" w:leader="dot" w:pos="9770"/>
            </w:tabs>
            <w:rPr>
              <w:rFonts w:eastAsiaTheme="minorEastAsia"/>
              <w:noProof/>
              <w:color w:val="auto"/>
              <w:sz w:val="22"/>
              <w:lang w:val="en-US"/>
            </w:rPr>
          </w:pPr>
          <w:r>
            <w:fldChar w:fldCharType="begin"/>
          </w:r>
          <w:r w:rsidR="00444575">
            <w:instrText>TOC \o "1-3" \h \z \u</w:instrText>
          </w:r>
          <w:r>
            <w:fldChar w:fldCharType="separate"/>
          </w:r>
          <w:hyperlink w:anchor="_Toc140573252" w:history="1">
            <w:r w:rsidR="0013308F" w:rsidRPr="00C053CF">
              <w:rPr>
                <w:rStyle w:val="Hyperlink"/>
                <w:noProof/>
              </w:rPr>
              <w:t>DOCUMENT DETAILS</w:t>
            </w:r>
            <w:r w:rsidR="0013308F">
              <w:rPr>
                <w:noProof/>
                <w:webHidden/>
              </w:rPr>
              <w:tab/>
            </w:r>
            <w:r w:rsidR="0013308F">
              <w:rPr>
                <w:noProof/>
                <w:webHidden/>
              </w:rPr>
              <w:fldChar w:fldCharType="begin"/>
            </w:r>
            <w:r w:rsidR="0013308F">
              <w:rPr>
                <w:noProof/>
                <w:webHidden/>
              </w:rPr>
              <w:instrText xml:space="preserve"> PAGEREF _Toc140573252 \h </w:instrText>
            </w:r>
            <w:r w:rsidR="0013308F">
              <w:rPr>
                <w:noProof/>
                <w:webHidden/>
              </w:rPr>
            </w:r>
            <w:r w:rsidR="0013308F">
              <w:rPr>
                <w:noProof/>
                <w:webHidden/>
              </w:rPr>
              <w:fldChar w:fldCharType="separate"/>
            </w:r>
            <w:r w:rsidR="0013308F">
              <w:rPr>
                <w:noProof/>
                <w:webHidden/>
              </w:rPr>
              <w:t>4</w:t>
            </w:r>
            <w:r w:rsidR="0013308F">
              <w:rPr>
                <w:noProof/>
                <w:webHidden/>
              </w:rPr>
              <w:fldChar w:fldCharType="end"/>
            </w:r>
          </w:hyperlink>
        </w:p>
        <w:p w14:paraId="290E4DD3" w14:textId="6FA952B6" w:rsidR="0013308F" w:rsidRDefault="00000000">
          <w:pPr>
            <w:pStyle w:val="TOC2"/>
            <w:rPr>
              <w:rFonts w:eastAsiaTheme="minorEastAsia"/>
              <w:color w:val="auto"/>
              <w:sz w:val="22"/>
              <w:szCs w:val="22"/>
              <w:lang w:val="en-US"/>
            </w:rPr>
          </w:pPr>
          <w:hyperlink w:anchor="_Toc140573253" w:history="1">
            <w:r w:rsidR="0013308F" w:rsidRPr="00C053CF">
              <w:rPr>
                <w:rStyle w:val="Hyperlink"/>
              </w:rPr>
              <w:t>PROJECT DETAILS</w:t>
            </w:r>
            <w:r w:rsidR="0013308F">
              <w:rPr>
                <w:webHidden/>
              </w:rPr>
              <w:tab/>
            </w:r>
            <w:r w:rsidR="0013308F">
              <w:rPr>
                <w:webHidden/>
              </w:rPr>
              <w:fldChar w:fldCharType="begin"/>
            </w:r>
            <w:r w:rsidR="0013308F">
              <w:rPr>
                <w:webHidden/>
              </w:rPr>
              <w:instrText xml:space="preserve"> PAGEREF _Toc140573253 \h </w:instrText>
            </w:r>
            <w:r w:rsidR="0013308F">
              <w:rPr>
                <w:webHidden/>
              </w:rPr>
            </w:r>
            <w:r w:rsidR="0013308F">
              <w:rPr>
                <w:webHidden/>
              </w:rPr>
              <w:fldChar w:fldCharType="separate"/>
            </w:r>
            <w:r w:rsidR="0013308F">
              <w:rPr>
                <w:webHidden/>
              </w:rPr>
              <w:t>4</w:t>
            </w:r>
            <w:r w:rsidR="0013308F">
              <w:rPr>
                <w:webHidden/>
              </w:rPr>
              <w:fldChar w:fldCharType="end"/>
            </w:r>
          </w:hyperlink>
        </w:p>
        <w:p w14:paraId="24CC5DCA" w14:textId="5A38C9CC" w:rsidR="0013308F" w:rsidRDefault="00000000">
          <w:pPr>
            <w:pStyle w:val="TOC2"/>
            <w:rPr>
              <w:rFonts w:eastAsiaTheme="minorEastAsia"/>
              <w:color w:val="auto"/>
              <w:sz w:val="22"/>
              <w:szCs w:val="22"/>
              <w:lang w:val="en-US"/>
            </w:rPr>
          </w:pPr>
          <w:hyperlink w:anchor="_Toc140573254" w:history="1">
            <w:r w:rsidR="0013308F" w:rsidRPr="00C053CF">
              <w:rPr>
                <w:rStyle w:val="Hyperlink"/>
              </w:rPr>
              <w:t>VERSION DETAILS</w:t>
            </w:r>
            <w:r w:rsidR="0013308F">
              <w:rPr>
                <w:webHidden/>
              </w:rPr>
              <w:tab/>
            </w:r>
            <w:r w:rsidR="0013308F">
              <w:rPr>
                <w:webHidden/>
              </w:rPr>
              <w:fldChar w:fldCharType="begin"/>
            </w:r>
            <w:r w:rsidR="0013308F">
              <w:rPr>
                <w:webHidden/>
              </w:rPr>
              <w:instrText xml:space="preserve"> PAGEREF _Toc140573254 \h </w:instrText>
            </w:r>
            <w:r w:rsidR="0013308F">
              <w:rPr>
                <w:webHidden/>
              </w:rPr>
            </w:r>
            <w:r w:rsidR="0013308F">
              <w:rPr>
                <w:webHidden/>
              </w:rPr>
              <w:fldChar w:fldCharType="separate"/>
            </w:r>
            <w:r w:rsidR="0013308F">
              <w:rPr>
                <w:webHidden/>
              </w:rPr>
              <w:t>4</w:t>
            </w:r>
            <w:r w:rsidR="0013308F">
              <w:rPr>
                <w:webHidden/>
              </w:rPr>
              <w:fldChar w:fldCharType="end"/>
            </w:r>
          </w:hyperlink>
        </w:p>
        <w:p w14:paraId="4F36C275" w14:textId="043BB088" w:rsidR="0013308F" w:rsidRDefault="00000000">
          <w:pPr>
            <w:pStyle w:val="TOC2"/>
            <w:rPr>
              <w:rFonts w:eastAsiaTheme="minorEastAsia"/>
              <w:color w:val="auto"/>
              <w:sz w:val="22"/>
              <w:szCs w:val="22"/>
              <w:lang w:val="en-US"/>
            </w:rPr>
          </w:pPr>
          <w:hyperlink w:anchor="_Toc140573255" w:history="1">
            <w:r w:rsidR="0013308F" w:rsidRPr="00C053CF">
              <w:rPr>
                <w:rStyle w:val="Hyperlink"/>
              </w:rPr>
              <w:t>REVIEWERS</w:t>
            </w:r>
            <w:r w:rsidR="0013308F">
              <w:rPr>
                <w:webHidden/>
              </w:rPr>
              <w:tab/>
            </w:r>
            <w:r w:rsidR="0013308F">
              <w:rPr>
                <w:webHidden/>
              </w:rPr>
              <w:fldChar w:fldCharType="begin"/>
            </w:r>
            <w:r w:rsidR="0013308F">
              <w:rPr>
                <w:webHidden/>
              </w:rPr>
              <w:instrText xml:space="preserve"> PAGEREF _Toc140573255 \h </w:instrText>
            </w:r>
            <w:r w:rsidR="0013308F">
              <w:rPr>
                <w:webHidden/>
              </w:rPr>
            </w:r>
            <w:r w:rsidR="0013308F">
              <w:rPr>
                <w:webHidden/>
              </w:rPr>
              <w:fldChar w:fldCharType="separate"/>
            </w:r>
            <w:r w:rsidR="0013308F">
              <w:rPr>
                <w:webHidden/>
              </w:rPr>
              <w:t>4</w:t>
            </w:r>
            <w:r w:rsidR="0013308F">
              <w:rPr>
                <w:webHidden/>
              </w:rPr>
              <w:fldChar w:fldCharType="end"/>
            </w:r>
          </w:hyperlink>
        </w:p>
        <w:p w14:paraId="02CEE590" w14:textId="3A161F27" w:rsidR="0013308F" w:rsidRDefault="00000000">
          <w:pPr>
            <w:pStyle w:val="TOC2"/>
            <w:rPr>
              <w:rFonts w:eastAsiaTheme="minorEastAsia"/>
              <w:color w:val="auto"/>
              <w:sz w:val="22"/>
              <w:szCs w:val="22"/>
              <w:lang w:val="en-US"/>
            </w:rPr>
          </w:pPr>
          <w:hyperlink w:anchor="_Toc140573256" w:history="1">
            <w:r w:rsidR="0013308F" w:rsidRPr="00C053CF">
              <w:rPr>
                <w:rStyle w:val="Hyperlink"/>
              </w:rPr>
              <w:t>REVISION HISTORY</w:t>
            </w:r>
            <w:r w:rsidR="0013308F">
              <w:rPr>
                <w:webHidden/>
              </w:rPr>
              <w:tab/>
            </w:r>
            <w:r w:rsidR="0013308F">
              <w:rPr>
                <w:webHidden/>
              </w:rPr>
              <w:fldChar w:fldCharType="begin"/>
            </w:r>
            <w:r w:rsidR="0013308F">
              <w:rPr>
                <w:webHidden/>
              </w:rPr>
              <w:instrText xml:space="preserve"> PAGEREF _Toc140573256 \h </w:instrText>
            </w:r>
            <w:r w:rsidR="0013308F">
              <w:rPr>
                <w:webHidden/>
              </w:rPr>
            </w:r>
            <w:r w:rsidR="0013308F">
              <w:rPr>
                <w:webHidden/>
              </w:rPr>
              <w:fldChar w:fldCharType="separate"/>
            </w:r>
            <w:r w:rsidR="0013308F">
              <w:rPr>
                <w:webHidden/>
              </w:rPr>
              <w:t>4</w:t>
            </w:r>
            <w:r w:rsidR="0013308F">
              <w:rPr>
                <w:webHidden/>
              </w:rPr>
              <w:fldChar w:fldCharType="end"/>
            </w:r>
          </w:hyperlink>
        </w:p>
        <w:p w14:paraId="56497DBC" w14:textId="50065682" w:rsidR="0013308F" w:rsidRDefault="00000000">
          <w:pPr>
            <w:pStyle w:val="TOC1"/>
            <w:tabs>
              <w:tab w:val="right" w:leader="dot" w:pos="9770"/>
            </w:tabs>
            <w:rPr>
              <w:rFonts w:eastAsiaTheme="minorEastAsia"/>
              <w:noProof/>
              <w:color w:val="auto"/>
              <w:sz w:val="22"/>
              <w:lang w:val="en-US"/>
            </w:rPr>
          </w:pPr>
          <w:hyperlink w:anchor="_Toc140573257" w:history="1">
            <w:r w:rsidR="0013308F" w:rsidRPr="00C053CF">
              <w:rPr>
                <w:rStyle w:val="Hyperlink"/>
                <w:noProof/>
              </w:rPr>
              <w:t>MANAGEMENT SUMMARY</w:t>
            </w:r>
            <w:r w:rsidR="0013308F">
              <w:rPr>
                <w:noProof/>
                <w:webHidden/>
              </w:rPr>
              <w:tab/>
            </w:r>
            <w:r w:rsidR="0013308F">
              <w:rPr>
                <w:noProof/>
                <w:webHidden/>
              </w:rPr>
              <w:fldChar w:fldCharType="begin"/>
            </w:r>
            <w:r w:rsidR="0013308F">
              <w:rPr>
                <w:noProof/>
                <w:webHidden/>
              </w:rPr>
              <w:instrText xml:space="preserve"> PAGEREF _Toc140573257 \h </w:instrText>
            </w:r>
            <w:r w:rsidR="0013308F">
              <w:rPr>
                <w:noProof/>
                <w:webHidden/>
              </w:rPr>
            </w:r>
            <w:r w:rsidR="0013308F">
              <w:rPr>
                <w:noProof/>
                <w:webHidden/>
              </w:rPr>
              <w:fldChar w:fldCharType="separate"/>
            </w:r>
            <w:r w:rsidR="0013308F">
              <w:rPr>
                <w:noProof/>
                <w:webHidden/>
              </w:rPr>
              <w:t>5</w:t>
            </w:r>
            <w:r w:rsidR="0013308F">
              <w:rPr>
                <w:noProof/>
                <w:webHidden/>
              </w:rPr>
              <w:fldChar w:fldCharType="end"/>
            </w:r>
          </w:hyperlink>
        </w:p>
        <w:p w14:paraId="5C696685" w14:textId="3FDD33A6" w:rsidR="0013308F" w:rsidRDefault="00000000">
          <w:pPr>
            <w:pStyle w:val="TOC1"/>
            <w:tabs>
              <w:tab w:val="right" w:leader="dot" w:pos="9770"/>
            </w:tabs>
            <w:rPr>
              <w:rFonts w:eastAsiaTheme="minorEastAsia"/>
              <w:noProof/>
              <w:color w:val="auto"/>
              <w:sz w:val="22"/>
              <w:lang w:val="en-US"/>
            </w:rPr>
          </w:pPr>
          <w:hyperlink w:anchor="_Toc140573258" w:history="1">
            <w:r w:rsidR="0013308F" w:rsidRPr="00C053CF">
              <w:rPr>
                <w:rStyle w:val="Hyperlink"/>
                <w:noProof/>
              </w:rPr>
              <w:t>INTRODUCTION</w:t>
            </w:r>
            <w:r w:rsidR="0013308F">
              <w:rPr>
                <w:noProof/>
                <w:webHidden/>
              </w:rPr>
              <w:tab/>
            </w:r>
            <w:r w:rsidR="0013308F">
              <w:rPr>
                <w:noProof/>
                <w:webHidden/>
              </w:rPr>
              <w:fldChar w:fldCharType="begin"/>
            </w:r>
            <w:r w:rsidR="0013308F">
              <w:rPr>
                <w:noProof/>
                <w:webHidden/>
              </w:rPr>
              <w:instrText xml:space="preserve"> PAGEREF _Toc140573258 \h </w:instrText>
            </w:r>
            <w:r w:rsidR="0013308F">
              <w:rPr>
                <w:noProof/>
                <w:webHidden/>
              </w:rPr>
            </w:r>
            <w:r w:rsidR="0013308F">
              <w:rPr>
                <w:noProof/>
                <w:webHidden/>
              </w:rPr>
              <w:fldChar w:fldCharType="separate"/>
            </w:r>
            <w:r w:rsidR="0013308F">
              <w:rPr>
                <w:noProof/>
                <w:webHidden/>
              </w:rPr>
              <w:t>6</w:t>
            </w:r>
            <w:r w:rsidR="0013308F">
              <w:rPr>
                <w:noProof/>
                <w:webHidden/>
              </w:rPr>
              <w:fldChar w:fldCharType="end"/>
            </w:r>
          </w:hyperlink>
        </w:p>
        <w:p w14:paraId="528EE943" w14:textId="0133F3B9" w:rsidR="0013308F" w:rsidRDefault="00000000">
          <w:pPr>
            <w:pStyle w:val="TOC2"/>
            <w:rPr>
              <w:rFonts w:eastAsiaTheme="minorEastAsia"/>
              <w:color w:val="auto"/>
              <w:sz w:val="22"/>
              <w:szCs w:val="22"/>
              <w:lang w:val="en-US"/>
            </w:rPr>
          </w:pPr>
          <w:hyperlink w:anchor="_Toc140573259" w:history="1">
            <w:r w:rsidR="0013308F" w:rsidRPr="00C053CF">
              <w:rPr>
                <w:rStyle w:val="Hyperlink"/>
              </w:rPr>
              <w:t>ABOUT THE PROJECT</w:t>
            </w:r>
            <w:r w:rsidR="0013308F">
              <w:rPr>
                <w:webHidden/>
              </w:rPr>
              <w:tab/>
            </w:r>
            <w:r w:rsidR="0013308F">
              <w:rPr>
                <w:webHidden/>
              </w:rPr>
              <w:fldChar w:fldCharType="begin"/>
            </w:r>
            <w:r w:rsidR="0013308F">
              <w:rPr>
                <w:webHidden/>
              </w:rPr>
              <w:instrText xml:space="preserve"> PAGEREF _Toc140573259 \h </w:instrText>
            </w:r>
            <w:r w:rsidR="0013308F">
              <w:rPr>
                <w:webHidden/>
              </w:rPr>
            </w:r>
            <w:r w:rsidR="0013308F">
              <w:rPr>
                <w:webHidden/>
              </w:rPr>
              <w:fldChar w:fldCharType="separate"/>
            </w:r>
            <w:r w:rsidR="0013308F">
              <w:rPr>
                <w:webHidden/>
              </w:rPr>
              <w:t>6</w:t>
            </w:r>
            <w:r w:rsidR="0013308F">
              <w:rPr>
                <w:webHidden/>
              </w:rPr>
              <w:fldChar w:fldCharType="end"/>
            </w:r>
          </w:hyperlink>
        </w:p>
        <w:p w14:paraId="4F978D39" w14:textId="70883931" w:rsidR="0013308F" w:rsidRDefault="00000000">
          <w:pPr>
            <w:pStyle w:val="TOC2"/>
            <w:rPr>
              <w:rFonts w:eastAsiaTheme="minorEastAsia"/>
              <w:color w:val="auto"/>
              <w:sz w:val="22"/>
              <w:szCs w:val="22"/>
              <w:lang w:val="en-US"/>
            </w:rPr>
          </w:pPr>
          <w:hyperlink w:anchor="_Toc140573260" w:history="1">
            <w:r w:rsidR="0013308F" w:rsidRPr="00C053CF">
              <w:rPr>
                <w:rStyle w:val="Hyperlink"/>
              </w:rPr>
              <w:t>PROJECT CHARTER</w:t>
            </w:r>
            <w:r w:rsidR="0013308F">
              <w:rPr>
                <w:webHidden/>
              </w:rPr>
              <w:tab/>
            </w:r>
            <w:r w:rsidR="0013308F">
              <w:rPr>
                <w:webHidden/>
              </w:rPr>
              <w:fldChar w:fldCharType="begin"/>
            </w:r>
            <w:r w:rsidR="0013308F">
              <w:rPr>
                <w:webHidden/>
              </w:rPr>
              <w:instrText xml:space="preserve"> PAGEREF _Toc140573260 \h </w:instrText>
            </w:r>
            <w:r w:rsidR="0013308F">
              <w:rPr>
                <w:webHidden/>
              </w:rPr>
            </w:r>
            <w:r w:rsidR="0013308F">
              <w:rPr>
                <w:webHidden/>
              </w:rPr>
              <w:fldChar w:fldCharType="separate"/>
            </w:r>
            <w:r w:rsidR="0013308F">
              <w:rPr>
                <w:webHidden/>
              </w:rPr>
              <w:t>6</w:t>
            </w:r>
            <w:r w:rsidR="0013308F">
              <w:rPr>
                <w:webHidden/>
              </w:rPr>
              <w:fldChar w:fldCharType="end"/>
            </w:r>
          </w:hyperlink>
        </w:p>
        <w:p w14:paraId="0411B467" w14:textId="4B7559F0" w:rsidR="0013308F" w:rsidRDefault="00000000">
          <w:pPr>
            <w:pStyle w:val="TOC2"/>
            <w:rPr>
              <w:rFonts w:eastAsiaTheme="minorEastAsia"/>
              <w:color w:val="auto"/>
              <w:sz w:val="22"/>
              <w:szCs w:val="22"/>
              <w:lang w:val="en-US"/>
            </w:rPr>
          </w:pPr>
          <w:hyperlink w:anchor="_Toc140573261" w:history="1">
            <w:r w:rsidR="0013308F" w:rsidRPr="00C053CF">
              <w:rPr>
                <w:rStyle w:val="Hyperlink"/>
              </w:rPr>
              <w:t>ARCHITECTURE DIAGRAM / SAHLD (Solution Architecture High Level Design)</w:t>
            </w:r>
            <w:r w:rsidR="0013308F">
              <w:rPr>
                <w:webHidden/>
              </w:rPr>
              <w:tab/>
            </w:r>
            <w:r w:rsidR="0013308F">
              <w:rPr>
                <w:webHidden/>
              </w:rPr>
              <w:fldChar w:fldCharType="begin"/>
            </w:r>
            <w:r w:rsidR="0013308F">
              <w:rPr>
                <w:webHidden/>
              </w:rPr>
              <w:instrText xml:space="preserve"> PAGEREF _Toc140573261 \h </w:instrText>
            </w:r>
            <w:r w:rsidR="0013308F">
              <w:rPr>
                <w:webHidden/>
              </w:rPr>
            </w:r>
            <w:r w:rsidR="0013308F">
              <w:rPr>
                <w:webHidden/>
              </w:rPr>
              <w:fldChar w:fldCharType="separate"/>
            </w:r>
            <w:r w:rsidR="0013308F">
              <w:rPr>
                <w:webHidden/>
              </w:rPr>
              <w:t>7</w:t>
            </w:r>
            <w:r w:rsidR="0013308F">
              <w:rPr>
                <w:webHidden/>
              </w:rPr>
              <w:fldChar w:fldCharType="end"/>
            </w:r>
          </w:hyperlink>
        </w:p>
        <w:p w14:paraId="36428E16" w14:textId="1C274978" w:rsidR="0013308F" w:rsidRDefault="00000000">
          <w:pPr>
            <w:pStyle w:val="TOC1"/>
            <w:tabs>
              <w:tab w:val="right" w:leader="dot" w:pos="9770"/>
            </w:tabs>
            <w:rPr>
              <w:rFonts w:eastAsiaTheme="minorEastAsia"/>
              <w:noProof/>
              <w:color w:val="auto"/>
              <w:sz w:val="22"/>
              <w:lang w:val="en-US"/>
            </w:rPr>
          </w:pPr>
          <w:hyperlink w:anchor="_Toc140573262" w:history="1">
            <w:r w:rsidR="0013308F" w:rsidRPr="00C053CF">
              <w:rPr>
                <w:rStyle w:val="Hyperlink"/>
                <w:noProof/>
              </w:rPr>
              <w:t>TESTING APPROACH</w:t>
            </w:r>
            <w:r w:rsidR="0013308F">
              <w:rPr>
                <w:noProof/>
                <w:webHidden/>
              </w:rPr>
              <w:tab/>
            </w:r>
            <w:r w:rsidR="0013308F">
              <w:rPr>
                <w:noProof/>
                <w:webHidden/>
              </w:rPr>
              <w:fldChar w:fldCharType="begin"/>
            </w:r>
            <w:r w:rsidR="0013308F">
              <w:rPr>
                <w:noProof/>
                <w:webHidden/>
              </w:rPr>
              <w:instrText xml:space="preserve"> PAGEREF _Toc140573262 \h </w:instrText>
            </w:r>
            <w:r w:rsidR="0013308F">
              <w:rPr>
                <w:noProof/>
                <w:webHidden/>
              </w:rPr>
            </w:r>
            <w:r w:rsidR="0013308F">
              <w:rPr>
                <w:noProof/>
                <w:webHidden/>
              </w:rPr>
              <w:fldChar w:fldCharType="separate"/>
            </w:r>
            <w:r w:rsidR="0013308F">
              <w:rPr>
                <w:noProof/>
                <w:webHidden/>
              </w:rPr>
              <w:t>8</w:t>
            </w:r>
            <w:r w:rsidR="0013308F">
              <w:rPr>
                <w:noProof/>
                <w:webHidden/>
              </w:rPr>
              <w:fldChar w:fldCharType="end"/>
            </w:r>
          </w:hyperlink>
        </w:p>
        <w:p w14:paraId="3251C473" w14:textId="5C9F70DB" w:rsidR="0013308F" w:rsidRDefault="00000000">
          <w:pPr>
            <w:pStyle w:val="TOC2"/>
            <w:rPr>
              <w:rFonts w:eastAsiaTheme="minorEastAsia"/>
              <w:color w:val="auto"/>
              <w:sz w:val="22"/>
              <w:szCs w:val="22"/>
              <w:lang w:val="en-US"/>
            </w:rPr>
          </w:pPr>
          <w:hyperlink w:anchor="_Toc140573263" w:history="1">
            <w:r w:rsidR="0013308F" w:rsidRPr="00C053CF">
              <w:rPr>
                <w:rStyle w:val="Hyperlink"/>
              </w:rPr>
              <w:t>OVERALL TESTING APPROACH</w:t>
            </w:r>
            <w:r w:rsidR="0013308F">
              <w:rPr>
                <w:webHidden/>
              </w:rPr>
              <w:tab/>
            </w:r>
            <w:r w:rsidR="0013308F">
              <w:rPr>
                <w:webHidden/>
              </w:rPr>
              <w:fldChar w:fldCharType="begin"/>
            </w:r>
            <w:r w:rsidR="0013308F">
              <w:rPr>
                <w:webHidden/>
              </w:rPr>
              <w:instrText xml:space="preserve"> PAGEREF _Toc140573263 \h </w:instrText>
            </w:r>
            <w:r w:rsidR="0013308F">
              <w:rPr>
                <w:webHidden/>
              </w:rPr>
            </w:r>
            <w:r w:rsidR="0013308F">
              <w:rPr>
                <w:webHidden/>
              </w:rPr>
              <w:fldChar w:fldCharType="separate"/>
            </w:r>
            <w:r w:rsidR="0013308F">
              <w:rPr>
                <w:webHidden/>
              </w:rPr>
              <w:t>8</w:t>
            </w:r>
            <w:r w:rsidR="0013308F">
              <w:rPr>
                <w:webHidden/>
              </w:rPr>
              <w:fldChar w:fldCharType="end"/>
            </w:r>
          </w:hyperlink>
        </w:p>
        <w:p w14:paraId="05EA3D2F" w14:textId="6A664A1D" w:rsidR="0013308F" w:rsidRDefault="00000000">
          <w:pPr>
            <w:pStyle w:val="TOC2"/>
            <w:rPr>
              <w:rFonts w:eastAsiaTheme="minorEastAsia"/>
              <w:color w:val="auto"/>
              <w:sz w:val="22"/>
              <w:szCs w:val="22"/>
              <w:lang w:val="en-US"/>
            </w:rPr>
          </w:pPr>
          <w:hyperlink w:anchor="_Toc140573264" w:history="1">
            <w:r w:rsidR="0013308F" w:rsidRPr="00C053CF">
              <w:rPr>
                <w:rStyle w:val="Hyperlink"/>
              </w:rPr>
              <w:t>SPRINT DETAILS</w:t>
            </w:r>
            <w:r w:rsidR="0013308F">
              <w:rPr>
                <w:webHidden/>
              </w:rPr>
              <w:tab/>
            </w:r>
            <w:r w:rsidR="0013308F">
              <w:rPr>
                <w:webHidden/>
              </w:rPr>
              <w:fldChar w:fldCharType="begin"/>
            </w:r>
            <w:r w:rsidR="0013308F">
              <w:rPr>
                <w:webHidden/>
              </w:rPr>
              <w:instrText xml:space="preserve"> PAGEREF _Toc140573264 \h </w:instrText>
            </w:r>
            <w:r w:rsidR="0013308F">
              <w:rPr>
                <w:webHidden/>
              </w:rPr>
            </w:r>
            <w:r w:rsidR="0013308F">
              <w:rPr>
                <w:webHidden/>
              </w:rPr>
              <w:fldChar w:fldCharType="separate"/>
            </w:r>
            <w:r w:rsidR="0013308F">
              <w:rPr>
                <w:webHidden/>
              </w:rPr>
              <w:t>8</w:t>
            </w:r>
            <w:r w:rsidR="0013308F">
              <w:rPr>
                <w:webHidden/>
              </w:rPr>
              <w:fldChar w:fldCharType="end"/>
            </w:r>
          </w:hyperlink>
        </w:p>
        <w:p w14:paraId="0639D98B" w14:textId="002F0FF2" w:rsidR="0013308F" w:rsidRDefault="00000000">
          <w:pPr>
            <w:pStyle w:val="TOC1"/>
            <w:tabs>
              <w:tab w:val="right" w:leader="dot" w:pos="9770"/>
            </w:tabs>
            <w:rPr>
              <w:rFonts w:eastAsiaTheme="minorEastAsia"/>
              <w:noProof/>
              <w:color w:val="auto"/>
              <w:sz w:val="22"/>
              <w:lang w:val="en-US"/>
            </w:rPr>
          </w:pPr>
          <w:hyperlink w:anchor="_Toc140573265" w:history="1">
            <w:r w:rsidR="0013308F" w:rsidRPr="00C053CF">
              <w:rPr>
                <w:rStyle w:val="Hyperlink"/>
                <w:noProof/>
              </w:rPr>
              <w:t>PROJECT SCHEDULE</w:t>
            </w:r>
            <w:r w:rsidR="0013308F">
              <w:rPr>
                <w:noProof/>
                <w:webHidden/>
              </w:rPr>
              <w:tab/>
            </w:r>
            <w:r w:rsidR="0013308F">
              <w:rPr>
                <w:noProof/>
                <w:webHidden/>
              </w:rPr>
              <w:fldChar w:fldCharType="begin"/>
            </w:r>
            <w:r w:rsidR="0013308F">
              <w:rPr>
                <w:noProof/>
                <w:webHidden/>
              </w:rPr>
              <w:instrText xml:space="preserve"> PAGEREF _Toc140573265 \h </w:instrText>
            </w:r>
            <w:r w:rsidR="0013308F">
              <w:rPr>
                <w:noProof/>
                <w:webHidden/>
              </w:rPr>
            </w:r>
            <w:r w:rsidR="0013308F">
              <w:rPr>
                <w:noProof/>
                <w:webHidden/>
              </w:rPr>
              <w:fldChar w:fldCharType="separate"/>
            </w:r>
            <w:r w:rsidR="0013308F">
              <w:rPr>
                <w:noProof/>
                <w:webHidden/>
              </w:rPr>
              <w:t>10</w:t>
            </w:r>
            <w:r w:rsidR="0013308F">
              <w:rPr>
                <w:noProof/>
                <w:webHidden/>
              </w:rPr>
              <w:fldChar w:fldCharType="end"/>
            </w:r>
          </w:hyperlink>
        </w:p>
        <w:p w14:paraId="745B5613" w14:textId="060867E8" w:rsidR="0013308F" w:rsidRDefault="00000000">
          <w:pPr>
            <w:pStyle w:val="TOC2"/>
            <w:rPr>
              <w:rFonts w:eastAsiaTheme="minorEastAsia"/>
              <w:color w:val="auto"/>
              <w:sz w:val="22"/>
              <w:szCs w:val="22"/>
              <w:lang w:val="en-US"/>
            </w:rPr>
          </w:pPr>
          <w:hyperlink w:anchor="_Toc140573266" w:history="1">
            <w:r w:rsidR="0013308F" w:rsidRPr="00C053CF">
              <w:rPr>
                <w:rStyle w:val="Hyperlink"/>
              </w:rPr>
              <w:t>PROJECT (TESTING) TIMELINE</w:t>
            </w:r>
            <w:r w:rsidR="0013308F">
              <w:rPr>
                <w:webHidden/>
              </w:rPr>
              <w:tab/>
            </w:r>
            <w:r w:rsidR="0013308F">
              <w:rPr>
                <w:webHidden/>
              </w:rPr>
              <w:fldChar w:fldCharType="begin"/>
            </w:r>
            <w:r w:rsidR="0013308F">
              <w:rPr>
                <w:webHidden/>
              </w:rPr>
              <w:instrText xml:space="preserve"> PAGEREF _Toc140573266 \h </w:instrText>
            </w:r>
            <w:r w:rsidR="0013308F">
              <w:rPr>
                <w:webHidden/>
              </w:rPr>
            </w:r>
            <w:r w:rsidR="0013308F">
              <w:rPr>
                <w:webHidden/>
              </w:rPr>
              <w:fldChar w:fldCharType="separate"/>
            </w:r>
            <w:r w:rsidR="0013308F">
              <w:rPr>
                <w:webHidden/>
              </w:rPr>
              <w:t>10</w:t>
            </w:r>
            <w:r w:rsidR="0013308F">
              <w:rPr>
                <w:webHidden/>
              </w:rPr>
              <w:fldChar w:fldCharType="end"/>
            </w:r>
          </w:hyperlink>
        </w:p>
        <w:p w14:paraId="6F021A06" w14:textId="5703ADEF" w:rsidR="0013308F" w:rsidRDefault="00000000">
          <w:pPr>
            <w:pStyle w:val="TOC1"/>
            <w:tabs>
              <w:tab w:val="right" w:leader="dot" w:pos="9770"/>
            </w:tabs>
            <w:rPr>
              <w:rFonts w:eastAsiaTheme="minorEastAsia"/>
              <w:noProof/>
              <w:color w:val="auto"/>
              <w:sz w:val="22"/>
              <w:lang w:val="en-US"/>
            </w:rPr>
          </w:pPr>
          <w:hyperlink w:anchor="_Toc140573267" w:history="1">
            <w:r w:rsidR="0013308F" w:rsidRPr="00C053CF">
              <w:rPr>
                <w:rStyle w:val="Hyperlink"/>
                <w:noProof/>
              </w:rPr>
              <w:t>TESTING SCOPE</w:t>
            </w:r>
            <w:r w:rsidR="0013308F">
              <w:rPr>
                <w:noProof/>
                <w:webHidden/>
              </w:rPr>
              <w:tab/>
            </w:r>
            <w:r w:rsidR="0013308F">
              <w:rPr>
                <w:noProof/>
                <w:webHidden/>
              </w:rPr>
              <w:fldChar w:fldCharType="begin"/>
            </w:r>
            <w:r w:rsidR="0013308F">
              <w:rPr>
                <w:noProof/>
                <w:webHidden/>
              </w:rPr>
              <w:instrText xml:space="preserve"> PAGEREF _Toc140573267 \h </w:instrText>
            </w:r>
            <w:r w:rsidR="0013308F">
              <w:rPr>
                <w:noProof/>
                <w:webHidden/>
              </w:rPr>
            </w:r>
            <w:r w:rsidR="0013308F">
              <w:rPr>
                <w:noProof/>
                <w:webHidden/>
              </w:rPr>
              <w:fldChar w:fldCharType="separate"/>
            </w:r>
            <w:r w:rsidR="0013308F">
              <w:rPr>
                <w:noProof/>
                <w:webHidden/>
              </w:rPr>
              <w:t>11</w:t>
            </w:r>
            <w:r w:rsidR="0013308F">
              <w:rPr>
                <w:noProof/>
                <w:webHidden/>
              </w:rPr>
              <w:fldChar w:fldCharType="end"/>
            </w:r>
          </w:hyperlink>
        </w:p>
        <w:p w14:paraId="3EAD5396" w14:textId="440F68D0" w:rsidR="0013308F" w:rsidRDefault="00000000">
          <w:pPr>
            <w:pStyle w:val="TOC2"/>
            <w:rPr>
              <w:rFonts w:eastAsiaTheme="minorEastAsia"/>
              <w:color w:val="auto"/>
              <w:sz w:val="22"/>
              <w:szCs w:val="22"/>
              <w:lang w:val="en-US"/>
            </w:rPr>
          </w:pPr>
          <w:hyperlink w:anchor="_Toc140573268" w:history="1">
            <w:r w:rsidR="0013308F" w:rsidRPr="00C053CF">
              <w:rPr>
                <w:rStyle w:val="Hyperlink"/>
              </w:rPr>
              <w:t>WHAT IS TO BE TESTED? (IN SCOPE)</w:t>
            </w:r>
            <w:r w:rsidR="0013308F">
              <w:rPr>
                <w:webHidden/>
              </w:rPr>
              <w:tab/>
            </w:r>
            <w:r w:rsidR="0013308F">
              <w:rPr>
                <w:webHidden/>
              </w:rPr>
              <w:fldChar w:fldCharType="begin"/>
            </w:r>
            <w:r w:rsidR="0013308F">
              <w:rPr>
                <w:webHidden/>
              </w:rPr>
              <w:instrText xml:space="preserve"> PAGEREF _Toc140573268 \h </w:instrText>
            </w:r>
            <w:r w:rsidR="0013308F">
              <w:rPr>
                <w:webHidden/>
              </w:rPr>
            </w:r>
            <w:r w:rsidR="0013308F">
              <w:rPr>
                <w:webHidden/>
              </w:rPr>
              <w:fldChar w:fldCharType="separate"/>
            </w:r>
            <w:r w:rsidR="0013308F">
              <w:rPr>
                <w:webHidden/>
              </w:rPr>
              <w:t>11</w:t>
            </w:r>
            <w:r w:rsidR="0013308F">
              <w:rPr>
                <w:webHidden/>
              </w:rPr>
              <w:fldChar w:fldCharType="end"/>
            </w:r>
          </w:hyperlink>
        </w:p>
        <w:p w14:paraId="1A6C81A1" w14:textId="149478EB" w:rsidR="0013308F" w:rsidRDefault="00000000">
          <w:pPr>
            <w:pStyle w:val="TOC2"/>
            <w:rPr>
              <w:rFonts w:eastAsiaTheme="minorEastAsia"/>
              <w:color w:val="auto"/>
              <w:sz w:val="22"/>
              <w:szCs w:val="22"/>
              <w:lang w:val="en-US"/>
            </w:rPr>
          </w:pPr>
          <w:hyperlink w:anchor="_Toc140573269" w:history="1">
            <w:r w:rsidR="0013308F" w:rsidRPr="00C053CF">
              <w:rPr>
                <w:rStyle w:val="Hyperlink"/>
              </w:rPr>
              <w:t>WHAT IS NOT TO BE TESTED? (OUT OF SCOPE)</w:t>
            </w:r>
            <w:r w:rsidR="0013308F">
              <w:rPr>
                <w:webHidden/>
              </w:rPr>
              <w:tab/>
            </w:r>
            <w:r w:rsidR="0013308F">
              <w:rPr>
                <w:webHidden/>
              </w:rPr>
              <w:fldChar w:fldCharType="begin"/>
            </w:r>
            <w:r w:rsidR="0013308F">
              <w:rPr>
                <w:webHidden/>
              </w:rPr>
              <w:instrText xml:space="preserve"> PAGEREF _Toc140573269 \h </w:instrText>
            </w:r>
            <w:r w:rsidR="0013308F">
              <w:rPr>
                <w:webHidden/>
              </w:rPr>
            </w:r>
            <w:r w:rsidR="0013308F">
              <w:rPr>
                <w:webHidden/>
              </w:rPr>
              <w:fldChar w:fldCharType="separate"/>
            </w:r>
            <w:r w:rsidR="0013308F">
              <w:rPr>
                <w:webHidden/>
              </w:rPr>
              <w:t>12</w:t>
            </w:r>
            <w:r w:rsidR="0013308F">
              <w:rPr>
                <w:webHidden/>
              </w:rPr>
              <w:fldChar w:fldCharType="end"/>
            </w:r>
          </w:hyperlink>
        </w:p>
        <w:p w14:paraId="4FB5B2B0" w14:textId="55B4F3B7" w:rsidR="0013308F" w:rsidRDefault="00000000">
          <w:pPr>
            <w:pStyle w:val="TOC1"/>
            <w:tabs>
              <w:tab w:val="right" w:leader="dot" w:pos="9770"/>
            </w:tabs>
            <w:rPr>
              <w:rFonts w:eastAsiaTheme="minorEastAsia"/>
              <w:noProof/>
              <w:color w:val="auto"/>
              <w:sz w:val="22"/>
              <w:lang w:val="en-US"/>
            </w:rPr>
          </w:pPr>
          <w:hyperlink w:anchor="_Toc140573270" w:history="1">
            <w:r w:rsidR="0013308F" w:rsidRPr="00C053CF">
              <w:rPr>
                <w:rStyle w:val="Hyperlink"/>
                <w:noProof/>
              </w:rPr>
              <w:t>Risk Based Testing approach</w:t>
            </w:r>
            <w:r w:rsidR="0013308F">
              <w:rPr>
                <w:noProof/>
                <w:webHidden/>
              </w:rPr>
              <w:tab/>
            </w:r>
            <w:r w:rsidR="0013308F">
              <w:rPr>
                <w:noProof/>
                <w:webHidden/>
              </w:rPr>
              <w:fldChar w:fldCharType="begin"/>
            </w:r>
            <w:r w:rsidR="0013308F">
              <w:rPr>
                <w:noProof/>
                <w:webHidden/>
              </w:rPr>
              <w:instrText xml:space="preserve"> PAGEREF _Toc140573270 \h </w:instrText>
            </w:r>
            <w:r w:rsidR="0013308F">
              <w:rPr>
                <w:noProof/>
                <w:webHidden/>
              </w:rPr>
            </w:r>
            <w:r w:rsidR="0013308F">
              <w:rPr>
                <w:noProof/>
                <w:webHidden/>
              </w:rPr>
              <w:fldChar w:fldCharType="separate"/>
            </w:r>
            <w:r w:rsidR="0013308F">
              <w:rPr>
                <w:noProof/>
                <w:webHidden/>
              </w:rPr>
              <w:t>14</w:t>
            </w:r>
            <w:r w:rsidR="0013308F">
              <w:rPr>
                <w:noProof/>
                <w:webHidden/>
              </w:rPr>
              <w:fldChar w:fldCharType="end"/>
            </w:r>
          </w:hyperlink>
        </w:p>
        <w:p w14:paraId="0894E26E" w14:textId="1FFE98F2" w:rsidR="0013308F" w:rsidRDefault="00000000">
          <w:pPr>
            <w:pStyle w:val="TOC1"/>
            <w:tabs>
              <w:tab w:val="right" w:leader="dot" w:pos="9770"/>
            </w:tabs>
            <w:rPr>
              <w:rFonts w:eastAsiaTheme="minorEastAsia"/>
              <w:noProof/>
              <w:color w:val="auto"/>
              <w:sz w:val="22"/>
              <w:lang w:val="en-US"/>
            </w:rPr>
          </w:pPr>
          <w:hyperlink w:anchor="_Toc140573271" w:history="1">
            <w:r w:rsidR="0013308F" w:rsidRPr="00C053CF">
              <w:rPr>
                <w:rStyle w:val="Hyperlink"/>
                <w:noProof/>
              </w:rPr>
              <w:t>TEST PHASES</w:t>
            </w:r>
            <w:r w:rsidR="0013308F">
              <w:rPr>
                <w:noProof/>
                <w:webHidden/>
              </w:rPr>
              <w:tab/>
            </w:r>
            <w:r w:rsidR="0013308F">
              <w:rPr>
                <w:noProof/>
                <w:webHidden/>
              </w:rPr>
              <w:fldChar w:fldCharType="begin"/>
            </w:r>
            <w:r w:rsidR="0013308F">
              <w:rPr>
                <w:noProof/>
                <w:webHidden/>
              </w:rPr>
              <w:instrText xml:space="preserve"> PAGEREF _Toc140573271 \h </w:instrText>
            </w:r>
            <w:r w:rsidR="0013308F">
              <w:rPr>
                <w:noProof/>
                <w:webHidden/>
              </w:rPr>
            </w:r>
            <w:r w:rsidR="0013308F">
              <w:rPr>
                <w:noProof/>
                <w:webHidden/>
              </w:rPr>
              <w:fldChar w:fldCharType="separate"/>
            </w:r>
            <w:r w:rsidR="0013308F">
              <w:rPr>
                <w:noProof/>
                <w:webHidden/>
              </w:rPr>
              <w:t>14</w:t>
            </w:r>
            <w:r w:rsidR="0013308F">
              <w:rPr>
                <w:noProof/>
                <w:webHidden/>
              </w:rPr>
              <w:fldChar w:fldCharType="end"/>
            </w:r>
          </w:hyperlink>
        </w:p>
        <w:p w14:paraId="52BF5D4B" w14:textId="331838D5" w:rsidR="0013308F" w:rsidRDefault="00000000">
          <w:pPr>
            <w:pStyle w:val="TOC1"/>
            <w:tabs>
              <w:tab w:val="right" w:leader="dot" w:pos="9770"/>
            </w:tabs>
            <w:rPr>
              <w:rFonts w:eastAsiaTheme="minorEastAsia"/>
              <w:noProof/>
              <w:color w:val="auto"/>
              <w:sz w:val="22"/>
              <w:lang w:val="en-US"/>
            </w:rPr>
          </w:pPr>
          <w:hyperlink w:anchor="_Toc140573272" w:history="1">
            <w:r w:rsidR="0013308F" w:rsidRPr="00C053CF">
              <w:rPr>
                <w:rStyle w:val="Hyperlink"/>
                <w:noProof/>
              </w:rPr>
              <w:t>PERFORMANCE TEST STRATEGY</w:t>
            </w:r>
            <w:r w:rsidR="0013308F">
              <w:rPr>
                <w:noProof/>
                <w:webHidden/>
              </w:rPr>
              <w:tab/>
            </w:r>
            <w:r w:rsidR="0013308F">
              <w:rPr>
                <w:noProof/>
                <w:webHidden/>
              </w:rPr>
              <w:fldChar w:fldCharType="begin"/>
            </w:r>
            <w:r w:rsidR="0013308F">
              <w:rPr>
                <w:noProof/>
                <w:webHidden/>
              </w:rPr>
              <w:instrText xml:space="preserve"> PAGEREF _Toc140573272 \h </w:instrText>
            </w:r>
            <w:r w:rsidR="0013308F">
              <w:rPr>
                <w:noProof/>
                <w:webHidden/>
              </w:rPr>
            </w:r>
            <w:r w:rsidR="0013308F">
              <w:rPr>
                <w:noProof/>
                <w:webHidden/>
              </w:rPr>
              <w:fldChar w:fldCharType="separate"/>
            </w:r>
            <w:r w:rsidR="0013308F">
              <w:rPr>
                <w:noProof/>
                <w:webHidden/>
              </w:rPr>
              <w:t>18</w:t>
            </w:r>
            <w:r w:rsidR="0013308F">
              <w:rPr>
                <w:noProof/>
                <w:webHidden/>
              </w:rPr>
              <w:fldChar w:fldCharType="end"/>
            </w:r>
          </w:hyperlink>
        </w:p>
        <w:p w14:paraId="126ADD17" w14:textId="1DC6F13F" w:rsidR="0013308F" w:rsidRDefault="00000000">
          <w:pPr>
            <w:pStyle w:val="TOC1"/>
            <w:tabs>
              <w:tab w:val="right" w:leader="dot" w:pos="9770"/>
            </w:tabs>
            <w:rPr>
              <w:rFonts w:eastAsiaTheme="minorEastAsia"/>
              <w:noProof/>
              <w:color w:val="auto"/>
              <w:sz w:val="22"/>
              <w:lang w:val="en-US"/>
            </w:rPr>
          </w:pPr>
          <w:hyperlink w:anchor="_Toc140573273" w:history="1">
            <w:r w:rsidR="0013308F" w:rsidRPr="00C053CF">
              <w:rPr>
                <w:rStyle w:val="Hyperlink"/>
                <w:noProof/>
              </w:rPr>
              <w:t>IT ACCESSIBILITY TESTING</w:t>
            </w:r>
            <w:r w:rsidR="0013308F">
              <w:rPr>
                <w:noProof/>
                <w:webHidden/>
              </w:rPr>
              <w:tab/>
            </w:r>
            <w:r w:rsidR="0013308F">
              <w:rPr>
                <w:noProof/>
                <w:webHidden/>
              </w:rPr>
              <w:fldChar w:fldCharType="begin"/>
            </w:r>
            <w:r w:rsidR="0013308F">
              <w:rPr>
                <w:noProof/>
                <w:webHidden/>
              </w:rPr>
              <w:instrText xml:space="preserve"> PAGEREF _Toc140573273 \h </w:instrText>
            </w:r>
            <w:r w:rsidR="0013308F">
              <w:rPr>
                <w:noProof/>
                <w:webHidden/>
              </w:rPr>
            </w:r>
            <w:r w:rsidR="0013308F">
              <w:rPr>
                <w:noProof/>
                <w:webHidden/>
              </w:rPr>
              <w:fldChar w:fldCharType="separate"/>
            </w:r>
            <w:r w:rsidR="0013308F">
              <w:rPr>
                <w:noProof/>
                <w:webHidden/>
              </w:rPr>
              <w:t>20</w:t>
            </w:r>
            <w:r w:rsidR="0013308F">
              <w:rPr>
                <w:noProof/>
                <w:webHidden/>
              </w:rPr>
              <w:fldChar w:fldCharType="end"/>
            </w:r>
          </w:hyperlink>
        </w:p>
        <w:p w14:paraId="28B082D7" w14:textId="6ED67262" w:rsidR="0013308F" w:rsidRDefault="00000000">
          <w:pPr>
            <w:pStyle w:val="TOC1"/>
            <w:tabs>
              <w:tab w:val="right" w:leader="dot" w:pos="9770"/>
            </w:tabs>
            <w:rPr>
              <w:rFonts w:eastAsiaTheme="minorEastAsia"/>
              <w:noProof/>
              <w:color w:val="auto"/>
              <w:sz w:val="22"/>
              <w:lang w:val="en-US"/>
            </w:rPr>
          </w:pPr>
          <w:hyperlink w:anchor="_Toc140573274" w:history="1">
            <w:r w:rsidR="0013308F" w:rsidRPr="00C053CF">
              <w:rPr>
                <w:rStyle w:val="Hyperlink"/>
                <w:noProof/>
              </w:rPr>
              <w:t>TEST DATA MANAGEMENT</w:t>
            </w:r>
            <w:r w:rsidR="0013308F">
              <w:rPr>
                <w:noProof/>
                <w:webHidden/>
              </w:rPr>
              <w:tab/>
            </w:r>
            <w:r w:rsidR="0013308F">
              <w:rPr>
                <w:noProof/>
                <w:webHidden/>
              </w:rPr>
              <w:fldChar w:fldCharType="begin"/>
            </w:r>
            <w:r w:rsidR="0013308F">
              <w:rPr>
                <w:noProof/>
                <w:webHidden/>
              </w:rPr>
              <w:instrText xml:space="preserve"> PAGEREF _Toc140573274 \h </w:instrText>
            </w:r>
            <w:r w:rsidR="0013308F">
              <w:rPr>
                <w:noProof/>
                <w:webHidden/>
              </w:rPr>
            </w:r>
            <w:r w:rsidR="0013308F">
              <w:rPr>
                <w:noProof/>
                <w:webHidden/>
              </w:rPr>
              <w:fldChar w:fldCharType="separate"/>
            </w:r>
            <w:r w:rsidR="0013308F">
              <w:rPr>
                <w:noProof/>
                <w:webHidden/>
              </w:rPr>
              <w:t>21</w:t>
            </w:r>
            <w:r w:rsidR="0013308F">
              <w:rPr>
                <w:noProof/>
                <w:webHidden/>
              </w:rPr>
              <w:fldChar w:fldCharType="end"/>
            </w:r>
          </w:hyperlink>
        </w:p>
        <w:p w14:paraId="16983086" w14:textId="546EFBD4" w:rsidR="0013308F" w:rsidRDefault="00000000">
          <w:pPr>
            <w:pStyle w:val="TOC1"/>
            <w:tabs>
              <w:tab w:val="right" w:leader="dot" w:pos="9770"/>
            </w:tabs>
            <w:rPr>
              <w:rFonts w:eastAsiaTheme="minorEastAsia"/>
              <w:noProof/>
              <w:color w:val="auto"/>
              <w:sz w:val="22"/>
              <w:lang w:val="en-US"/>
            </w:rPr>
          </w:pPr>
          <w:hyperlink w:anchor="_Toc140573275" w:history="1">
            <w:r w:rsidR="0013308F" w:rsidRPr="00C053CF">
              <w:rPr>
                <w:rStyle w:val="Hyperlink"/>
                <w:noProof/>
              </w:rPr>
              <w:t>TEST ENVIRONMENT</w:t>
            </w:r>
            <w:r w:rsidR="0013308F">
              <w:rPr>
                <w:noProof/>
                <w:webHidden/>
              </w:rPr>
              <w:tab/>
            </w:r>
            <w:r w:rsidR="0013308F">
              <w:rPr>
                <w:noProof/>
                <w:webHidden/>
              </w:rPr>
              <w:fldChar w:fldCharType="begin"/>
            </w:r>
            <w:r w:rsidR="0013308F">
              <w:rPr>
                <w:noProof/>
                <w:webHidden/>
              </w:rPr>
              <w:instrText xml:space="preserve"> PAGEREF _Toc140573275 \h </w:instrText>
            </w:r>
            <w:r w:rsidR="0013308F">
              <w:rPr>
                <w:noProof/>
                <w:webHidden/>
              </w:rPr>
            </w:r>
            <w:r w:rsidR="0013308F">
              <w:rPr>
                <w:noProof/>
                <w:webHidden/>
              </w:rPr>
              <w:fldChar w:fldCharType="separate"/>
            </w:r>
            <w:r w:rsidR="0013308F">
              <w:rPr>
                <w:noProof/>
                <w:webHidden/>
              </w:rPr>
              <w:t>22</w:t>
            </w:r>
            <w:r w:rsidR="0013308F">
              <w:rPr>
                <w:noProof/>
                <w:webHidden/>
              </w:rPr>
              <w:fldChar w:fldCharType="end"/>
            </w:r>
          </w:hyperlink>
        </w:p>
        <w:p w14:paraId="678A43EB" w14:textId="5BD27480" w:rsidR="0013308F" w:rsidRDefault="00000000">
          <w:pPr>
            <w:pStyle w:val="TOC1"/>
            <w:tabs>
              <w:tab w:val="right" w:leader="dot" w:pos="9770"/>
            </w:tabs>
            <w:rPr>
              <w:rFonts w:eastAsiaTheme="minorEastAsia"/>
              <w:noProof/>
              <w:color w:val="auto"/>
              <w:sz w:val="22"/>
              <w:lang w:val="en-US"/>
            </w:rPr>
          </w:pPr>
          <w:hyperlink w:anchor="_Toc140573276" w:history="1">
            <w:r w:rsidR="0013308F" w:rsidRPr="00C053CF">
              <w:rPr>
                <w:rStyle w:val="Hyperlink"/>
                <w:noProof/>
              </w:rPr>
              <w:t>DEFECT MANAGEMENT PROCESS</w:t>
            </w:r>
            <w:r w:rsidR="0013308F">
              <w:rPr>
                <w:noProof/>
                <w:webHidden/>
              </w:rPr>
              <w:tab/>
            </w:r>
            <w:r w:rsidR="0013308F">
              <w:rPr>
                <w:noProof/>
                <w:webHidden/>
              </w:rPr>
              <w:fldChar w:fldCharType="begin"/>
            </w:r>
            <w:r w:rsidR="0013308F">
              <w:rPr>
                <w:noProof/>
                <w:webHidden/>
              </w:rPr>
              <w:instrText xml:space="preserve"> PAGEREF _Toc140573276 \h </w:instrText>
            </w:r>
            <w:r w:rsidR="0013308F">
              <w:rPr>
                <w:noProof/>
                <w:webHidden/>
              </w:rPr>
            </w:r>
            <w:r w:rsidR="0013308F">
              <w:rPr>
                <w:noProof/>
                <w:webHidden/>
              </w:rPr>
              <w:fldChar w:fldCharType="separate"/>
            </w:r>
            <w:r w:rsidR="0013308F">
              <w:rPr>
                <w:noProof/>
                <w:webHidden/>
              </w:rPr>
              <w:t>23</w:t>
            </w:r>
            <w:r w:rsidR="0013308F">
              <w:rPr>
                <w:noProof/>
                <w:webHidden/>
              </w:rPr>
              <w:fldChar w:fldCharType="end"/>
            </w:r>
          </w:hyperlink>
        </w:p>
        <w:p w14:paraId="3E5C73E6" w14:textId="4CA6827A" w:rsidR="0013308F" w:rsidRDefault="00000000">
          <w:pPr>
            <w:pStyle w:val="TOC1"/>
            <w:tabs>
              <w:tab w:val="right" w:leader="dot" w:pos="9770"/>
            </w:tabs>
            <w:rPr>
              <w:rFonts w:eastAsiaTheme="minorEastAsia"/>
              <w:noProof/>
              <w:color w:val="auto"/>
              <w:sz w:val="22"/>
              <w:lang w:val="en-US"/>
            </w:rPr>
          </w:pPr>
          <w:hyperlink w:anchor="_Toc140573277" w:history="1">
            <w:r w:rsidR="0013308F" w:rsidRPr="00C053CF">
              <w:rPr>
                <w:rStyle w:val="Hyperlink"/>
                <w:noProof/>
              </w:rPr>
              <w:t>TEST MONITORING / REPORTING</w:t>
            </w:r>
            <w:r w:rsidR="0013308F">
              <w:rPr>
                <w:noProof/>
                <w:webHidden/>
              </w:rPr>
              <w:tab/>
            </w:r>
            <w:r w:rsidR="0013308F">
              <w:rPr>
                <w:noProof/>
                <w:webHidden/>
              </w:rPr>
              <w:fldChar w:fldCharType="begin"/>
            </w:r>
            <w:r w:rsidR="0013308F">
              <w:rPr>
                <w:noProof/>
                <w:webHidden/>
              </w:rPr>
              <w:instrText xml:space="preserve"> PAGEREF _Toc140573277 \h </w:instrText>
            </w:r>
            <w:r w:rsidR="0013308F">
              <w:rPr>
                <w:noProof/>
                <w:webHidden/>
              </w:rPr>
            </w:r>
            <w:r w:rsidR="0013308F">
              <w:rPr>
                <w:noProof/>
                <w:webHidden/>
              </w:rPr>
              <w:fldChar w:fldCharType="separate"/>
            </w:r>
            <w:r w:rsidR="0013308F">
              <w:rPr>
                <w:noProof/>
                <w:webHidden/>
              </w:rPr>
              <w:t>25</w:t>
            </w:r>
            <w:r w:rsidR="0013308F">
              <w:rPr>
                <w:noProof/>
                <w:webHidden/>
              </w:rPr>
              <w:fldChar w:fldCharType="end"/>
            </w:r>
          </w:hyperlink>
        </w:p>
        <w:p w14:paraId="7BD71D1C" w14:textId="68095134" w:rsidR="0013308F" w:rsidRDefault="00000000">
          <w:pPr>
            <w:pStyle w:val="TOC1"/>
            <w:tabs>
              <w:tab w:val="right" w:leader="dot" w:pos="9770"/>
            </w:tabs>
            <w:rPr>
              <w:rFonts w:eastAsiaTheme="minorEastAsia"/>
              <w:noProof/>
              <w:color w:val="auto"/>
              <w:sz w:val="22"/>
              <w:lang w:val="en-US"/>
            </w:rPr>
          </w:pPr>
          <w:hyperlink w:anchor="_Toc140573278" w:history="1">
            <w:r w:rsidR="0013308F" w:rsidRPr="00C053CF">
              <w:rPr>
                <w:rStyle w:val="Hyperlink"/>
                <w:noProof/>
              </w:rPr>
              <w:t>TEST TOOLS</w:t>
            </w:r>
            <w:r w:rsidR="0013308F">
              <w:rPr>
                <w:noProof/>
                <w:webHidden/>
              </w:rPr>
              <w:tab/>
            </w:r>
            <w:r w:rsidR="0013308F">
              <w:rPr>
                <w:noProof/>
                <w:webHidden/>
              </w:rPr>
              <w:fldChar w:fldCharType="begin"/>
            </w:r>
            <w:r w:rsidR="0013308F">
              <w:rPr>
                <w:noProof/>
                <w:webHidden/>
              </w:rPr>
              <w:instrText xml:space="preserve"> PAGEREF _Toc140573278 \h </w:instrText>
            </w:r>
            <w:r w:rsidR="0013308F">
              <w:rPr>
                <w:noProof/>
                <w:webHidden/>
              </w:rPr>
            </w:r>
            <w:r w:rsidR="0013308F">
              <w:rPr>
                <w:noProof/>
                <w:webHidden/>
              </w:rPr>
              <w:fldChar w:fldCharType="separate"/>
            </w:r>
            <w:r w:rsidR="0013308F">
              <w:rPr>
                <w:noProof/>
                <w:webHidden/>
              </w:rPr>
              <w:t>28</w:t>
            </w:r>
            <w:r w:rsidR="0013308F">
              <w:rPr>
                <w:noProof/>
                <w:webHidden/>
              </w:rPr>
              <w:fldChar w:fldCharType="end"/>
            </w:r>
          </w:hyperlink>
        </w:p>
        <w:p w14:paraId="0684C438" w14:textId="7B4D90B1" w:rsidR="0013308F" w:rsidRDefault="00000000">
          <w:pPr>
            <w:pStyle w:val="TOC1"/>
            <w:tabs>
              <w:tab w:val="right" w:leader="dot" w:pos="9770"/>
            </w:tabs>
            <w:rPr>
              <w:rFonts w:eastAsiaTheme="minorEastAsia"/>
              <w:noProof/>
              <w:color w:val="auto"/>
              <w:sz w:val="22"/>
              <w:lang w:val="en-US"/>
            </w:rPr>
          </w:pPr>
          <w:hyperlink w:anchor="_Toc140573279" w:history="1">
            <w:r w:rsidR="0013308F" w:rsidRPr="00C053CF">
              <w:rPr>
                <w:rStyle w:val="Hyperlink"/>
                <w:noProof/>
              </w:rPr>
              <w:t>AUTOMATION SCOPE</w:t>
            </w:r>
            <w:r w:rsidR="0013308F">
              <w:rPr>
                <w:noProof/>
                <w:webHidden/>
              </w:rPr>
              <w:tab/>
            </w:r>
            <w:r w:rsidR="0013308F">
              <w:rPr>
                <w:noProof/>
                <w:webHidden/>
              </w:rPr>
              <w:fldChar w:fldCharType="begin"/>
            </w:r>
            <w:r w:rsidR="0013308F">
              <w:rPr>
                <w:noProof/>
                <w:webHidden/>
              </w:rPr>
              <w:instrText xml:space="preserve"> PAGEREF _Toc140573279 \h </w:instrText>
            </w:r>
            <w:r w:rsidR="0013308F">
              <w:rPr>
                <w:noProof/>
                <w:webHidden/>
              </w:rPr>
            </w:r>
            <w:r w:rsidR="0013308F">
              <w:rPr>
                <w:noProof/>
                <w:webHidden/>
              </w:rPr>
              <w:fldChar w:fldCharType="separate"/>
            </w:r>
            <w:r w:rsidR="0013308F">
              <w:rPr>
                <w:noProof/>
                <w:webHidden/>
              </w:rPr>
              <w:t>29</w:t>
            </w:r>
            <w:r w:rsidR="0013308F">
              <w:rPr>
                <w:noProof/>
                <w:webHidden/>
              </w:rPr>
              <w:fldChar w:fldCharType="end"/>
            </w:r>
          </w:hyperlink>
        </w:p>
        <w:p w14:paraId="2E68545D" w14:textId="6D042755" w:rsidR="0013308F" w:rsidRDefault="00000000">
          <w:pPr>
            <w:pStyle w:val="TOC1"/>
            <w:tabs>
              <w:tab w:val="right" w:leader="dot" w:pos="9770"/>
            </w:tabs>
            <w:rPr>
              <w:rFonts w:eastAsiaTheme="minorEastAsia"/>
              <w:noProof/>
              <w:color w:val="auto"/>
              <w:sz w:val="22"/>
              <w:lang w:val="en-US"/>
            </w:rPr>
          </w:pPr>
          <w:hyperlink w:anchor="_Toc140573280" w:history="1">
            <w:r w:rsidR="0013308F" w:rsidRPr="00C053CF">
              <w:rPr>
                <w:rStyle w:val="Hyperlink"/>
                <w:noProof/>
              </w:rPr>
              <w:t>IMPORTANT ROLES IN THE PROJECT</w:t>
            </w:r>
            <w:r w:rsidR="0013308F">
              <w:rPr>
                <w:noProof/>
                <w:webHidden/>
              </w:rPr>
              <w:tab/>
            </w:r>
            <w:r w:rsidR="0013308F">
              <w:rPr>
                <w:noProof/>
                <w:webHidden/>
              </w:rPr>
              <w:fldChar w:fldCharType="begin"/>
            </w:r>
            <w:r w:rsidR="0013308F">
              <w:rPr>
                <w:noProof/>
                <w:webHidden/>
              </w:rPr>
              <w:instrText xml:space="preserve"> PAGEREF _Toc140573280 \h </w:instrText>
            </w:r>
            <w:r w:rsidR="0013308F">
              <w:rPr>
                <w:noProof/>
                <w:webHidden/>
              </w:rPr>
            </w:r>
            <w:r w:rsidR="0013308F">
              <w:rPr>
                <w:noProof/>
                <w:webHidden/>
              </w:rPr>
              <w:fldChar w:fldCharType="separate"/>
            </w:r>
            <w:r w:rsidR="0013308F">
              <w:rPr>
                <w:noProof/>
                <w:webHidden/>
              </w:rPr>
              <w:t>30</w:t>
            </w:r>
            <w:r w:rsidR="0013308F">
              <w:rPr>
                <w:noProof/>
                <w:webHidden/>
              </w:rPr>
              <w:fldChar w:fldCharType="end"/>
            </w:r>
          </w:hyperlink>
        </w:p>
        <w:p w14:paraId="73793A37" w14:textId="2C9F7220" w:rsidR="0013308F" w:rsidRDefault="00000000">
          <w:pPr>
            <w:pStyle w:val="TOC1"/>
            <w:tabs>
              <w:tab w:val="right" w:leader="dot" w:pos="9770"/>
            </w:tabs>
            <w:rPr>
              <w:rFonts w:eastAsiaTheme="minorEastAsia"/>
              <w:noProof/>
              <w:color w:val="auto"/>
              <w:sz w:val="22"/>
              <w:lang w:val="en-US"/>
            </w:rPr>
          </w:pPr>
          <w:hyperlink w:anchor="_Toc140573281" w:history="1">
            <w:r w:rsidR="0013308F" w:rsidRPr="00C053CF">
              <w:rPr>
                <w:rStyle w:val="Hyperlink"/>
                <w:noProof/>
              </w:rPr>
              <w:t>RACI MATRIX</w:t>
            </w:r>
            <w:r w:rsidR="0013308F">
              <w:rPr>
                <w:noProof/>
                <w:webHidden/>
              </w:rPr>
              <w:tab/>
            </w:r>
            <w:r w:rsidR="0013308F">
              <w:rPr>
                <w:noProof/>
                <w:webHidden/>
              </w:rPr>
              <w:fldChar w:fldCharType="begin"/>
            </w:r>
            <w:r w:rsidR="0013308F">
              <w:rPr>
                <w:noProof/>
                <w:webHidden/>
              </w:rPr>
              <w:instrText xml:space="preserve"> PAGEREF _Toc140573281 \h </w:instrText>
            </w:r>
            <w:r w:rsidR="0013308F">
              <w:rPr>
                <w:noProof/>
                <w:webHidden/>
              </w:rPr>
            </w:r>
            <w:r w:rsidR="0013308F">
              <w:rPr>
                <w:noProof/>
                <w:webHidden/>
              </w:rPr>
              <w:fldChar w:fldCharType="separate"/>
            </w:r>
            <w:r w:rsidR="0013308F">
              <w:rPr>
                <w:noProof/>
                <w:webHidden/>
              </w:rPr>
              <w:t>33</w:t>
            </w:r>
            <w:r w:rsidR="0013308F">
              <w:rPr>
                <w:noProof/>
                <w:webHidden/>
              </w:rPr>
              <w:fldChar w:fldCharType="end"/>
            </w:r>
          </w:hyperlink>
        </w:p>
        <w:p w14:paraId="0CBB464C" w14:textId="539A1731" w:rsidR="0013308F" w:rsidRDefault="00000000">
          <w:pPr>
            <w:pStyle w:val="TOC1"/>
            <w:tabs>
              <w:tab w:val="right" w:leader="dot" w:pos="9770"/>
            </w:tabs>
            <w:rPr>
              <w:rFonts w:eastAsiaTheme="minorEastAsia"/>
              <w:noProof/>
              <w:color w:val="auto"/>
              <w:sz w:val="22"/>
              <w:lang w:val="en-US"/>
            </w:rPr>
          </w:pPr>
          <w:hyperlink w:anchor="_Toc140573282" w:history="1">
            <w:r w:rsidR="0013308F" w:rsidRPr="00C053CF">
              <w:rPr>
                <w:rStyle w:val="Hyperlink"/>
                <w:noProof/>
              </w:rPr>
              <w:t>ASSUMPTIONS, CONSTRAINTS, AND DEPENDENCIES</w:t>
            </w:r>
            <w:r w:rsidR="0013308F">
              <w:rPr>
                <w:noProof/>
                <w:webHidden/>
              </w:rPr>
              <w:tab/>
            </w:r>
            <w:r w:rsidR="0013308F">
              <w:rPr>
                <w:noProof/>
                <w:webHidden/>
              </w:rPr>
              <w:fldChar w:fldCharType="begin"/>
            </w:r>
            <w:r w:rsidR="0013308F">
              <w:rPr>
                <w:noProof/>
                <w:webHidden/>
              </w:rPr>
              <w:instrText xml:space="preserve"> PAGEREF _Toc140573282 \h </w:instrText>
            </w:r>
            <w:r w:rsidR="0013308F">
              <w:rPr>
                <w:noProof/>
                <w:webHidden/>
              </w:rPr>
            </w:r>
            <w:r w:rsidR="0013308F">
              <w:rPr>
                <w:noProof/>
                <w:webHidden/>
              </w:rPr>
              <w:fldChar w:fldCharType="separate"/>
            </w:r>
            <w:r w:rsidR="0013308F">
              <w:rPr>
                <w:noProof/>
                <w:webHidden/>
              </w:rPr>
              <w:t>35</w:t>
            </w:r>
            <w:r w:rsidR="0013308F">
              <w:rPr>
                <w:noProof/>
                <w:webHidden/>
              </w:rPr>
              <w:fldChar w:fldCharType="end"/>
            </w:r>
          </w:hyperlink>
        </w:p>
        <w:p w14:paraId="07847DE5" w14:textId="1C3F2122" w:rsidR="0013308F" w:rsidRDefault="00000000">
          <w:pPr>
            <w:pStyle w:val="TOC1"/>
            <w:tabs>
              <w:tab w:val="right" w:leader="dot" w:pos="9770"/>
            </w:tabs>
            <w:rPr>
              <w:rFonts w:eastAsiaTheme="minorEastAsia"/>
              <w:noProof/>
              <w:color w:val="auto"/>
              <w:sz w:val="22"/>
              <w:lang w:val="en-US"/>
            </w:rPr>
          </w:pPr>
          <w:hyperlink w:anchor="_Toc140573283" w:history="1">
            <w:r w:rsidR="0013308F" w:rsidRPr="00C053CF">
              <w:rPr>
                <w:rStyle w:val="Hyperlink"/>
                <w:noProof/>
              </w:rPr>
              <w:t>RISKS</w:t>
            </w:r>
            <w:r w:rsidR="0013308F">
              <w:rPr>
                <w:noProof/>
                <w:webHidden/>
              </w:rPr>
              <w:tab/>
            </w:r>
            <w:r w:rsidR="0013308F">
              <w:rPr>
                <w:noProof/>
                <w:webHidden/>
              </w:rPr>
              <w:fldChar w:fldCharType="begin"/>
            </w:r>
            <w:r w:rsidR="0013308F">
              <w:rPr>
                <w:noProof/>
                <w:webHidden/>
              </w:rPr>
              <w:instrText xml:space="preserve"> PAGEREF _Toc140573283 \h </w:instrText>
            </w:r>
            <w:r w:rsidR="0013308F">
              <w:rPr>
                <w:noProof/>
                <w:webHidden/>
              </w:rPr>
            </w:r>
            <w:r w:rsidR="0013308F">
              <w:rPr>
                <w:noProof/>
                <w:webHidden/>
              </w:rPr>
              <w:fldChar w:fldCharType="separate"/>
            </w:r>
            <w:r w:rsidR="0013308F">
              <w:rPr>
                <w:noProof/>
                <w:webHidden/>
              </w:rPr>
              <w:t>37</w:t>
            </w:r>
            <w:r w:rsidR="0013308F">
              <w:rPr>
                <w:noProof/>
                <w:webHidden/>
              </w:rPr>
              <w:fldChar w:fldCharType="end"/>
            </w:r>
          </w:hyperlink>
        </w:p>
        <w:p w14:paraId="00DE7B15" w14:textId="0D00B9EC" w:rsidR="0013308F" w:rsidRDefault="00000000">
          <w:pPr>
            <w:pStyle w:val="TOC1"/>
            <w:tabs>
              <w:tab w:val="right" w:leader="dot" w:pos="9770"/>
            </w:tabs>
            <w:rPr>
              <w:rFonts w:eastAsiaTheme="minorEastAsia"/>
              <w:noProof/>
              <w:color w:val="auto"/>
              <w:sz w:val="22"/>
              <w:lang w:val="en-US"/>
            </w:rPr>
          </w:pPr>
          <w:hyperlink w:anchor="_Toc140573284" w:history="1">
            <w:r w:rsidR="0013308F" w:rsidRPr="00C053CF">
              <w:rPr>
                <w:rStyle w:val="Hyperlink"/>
                <w:noProof/>
              </w:rPr>
              <w:t>GLOSSARY</w:t>
            </w:r>
            <w:r w:rsidR="0013308F">
              <w:rPr>
                <w:noProof/>
                <w:webHidden/>
              </w:rPr>
              <w:tab/>
            </w:r>
            <w:r w:rsidR="0013308F">
              <w:rPr>
                <w:noProof/>
                <w:webHidden/>
              </w:rPr>
              <w:fldChar w:fldCharType="begin"/>
            </w:r>
            <w:r w:rsidR="0013308F">
              <w:rPr>
                <w:noProof/>
                <w:webHidden/>
              </w:rPr>
              <w:instrText xml:space="preserve"> PAGEREF _Toc140573284 \h </w:instrText>
            </w:r>
            <w:r w:rsidR="0013308F">
              <w:rPr>
                <w:noProof/>
                <w:webHidden/>
              </w:rPr>
            </w:r>
            <w:r w:rsidR="0013308F">
              <w:rPr>
                <w:noProof/>
                <w:webHidden/>
              </w:rPr>
              <w:fldChar w:fldCharType="separate"/>
            </w:r>
            <w:r w:rsidR="0013308F">
              <w:rPr>
                <w:noProof/>
                <w:webHidden/>
              </w:rPr>
              <w:t>38</w:t>
            </w:r>
            <w:r w:rsidR="0013308F">
              <w:rPr>
                <w:noProof/>
                <w:webHidden/>
              </w:rPr>
              <w:fldChar w:fldCharType="end"/>
            </w:r>
          </w:hyperlink>
        </w:p>
        <w:p w14:paraId="73602C84" w14:textId="722493A4" w:rsidR="00B00B3C" w:rsidRDefault="006A3FDD" w:rsidP="26BBDCB8">
          <w:pPr>
            <w:pStyle w:val="TOC1"/>
            <w:tabs>
              <w:tab w:val="right" w:leader="dot" w:pos="9780"/>
            </w:tabs>
            <w:rPr>
              <w:rStyle w:val="Hyperlink"/>
              <w:noProof/>
              <w:lang w:val="en-US"/>
            </w:rPr>
          </w:pPr>
          <w:r>
            <w:fldChar w:fldCharType="end"/>
          </w:r>
        </w:p>
      </w:sdtContent>
    </w:sdt>
    <w:p w14:paraId="4D50933A" w14:textId="3B150D75" w:rsidR="00444575" w:rsidRPr="008B1D59" w:rsidRDefault="00444575">
      <w:pPr>
        <w:rPr>
          <w:sz w:val="20"/>
          <w:szCs w:val="20"/>
        </w:rPr>
      </w:pPr>
    </w:p>
    <w:p w14:paraId="272D0072" w14:textId="273C4E0C" w:rsidR="00444575" w:rsidRPr="008B1D59" w:rsidRDefault="00444575" w:rsidP="00444575">
      <w:r w:rsidRPr="008B1D59">
        <w:br w:type="page"/>
      </w:r>
    </w:p>
    <w:p w14:paraId="0476F03B" w14:textId="4881ABDC" w:rsidR="00444575" w:rsidRPr="008B1D59" w:rsidRDefault="008B1D59" w:rsidP="00444575">
      <w:pPr>
        <w:pStyle w:val="Heading1"/>
      </w:pPr>
      <w:bookmarkStart w:id="1" w:name="Begin"/>
      <w:bookmarkStart w:id="2" w:name="_Toc140573252"/>
      <w:bookmarkEnd w:id="1"/>
      <w:r>
        <w:t>DOCUMENT DETAILS</w:t>
      </w:r>
      <w:bookmarkEnd w:id="2"/>
    </w:p>
    <w:p w14:paraId="61EAC09A" w14:textId="77777777" w:rsidR="00444575" w:rsidRPr="008B1D59" w:rsidRDefault="00444575" w:rsidP="00444575">
      <w:bookmarkStart w:id="3" w:name="WK_BK_START_POINT"/>
      <w:bookmarkEnd w:id="3"/>
    </w:p>
    <w:p w14:paraId="05EBC47E" w14:textId="66AB1577" w:rsidR="00444575" w:rsidRPr="008B1D59" w:rsidRDefault="008B1D59" w:rsidP="00444575">
      <w:pPr>
        <w:pStyle w:val="Heading2"/>
      </w:pPr>
      <w:bookmarkStart w:id="4" w:name="_Toc140573253"/>
      <w:r>
        <w:t>PROJECT DETAILS</w:t>
      </w:r>
      <w:bookmarkEnd w:id="4"/>
    </w:p>
    <w:tbl>
      <w:tblPr>
        <w:tblW w:w="87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71"/>
        <w:gridCol w:w="4516"/>
      </w:tblGrid>
      <w:tr w:rsidR="008B1D59" w:rsidRPr="003C4802" w14:paraId="583F535F" w14:textId="77777777" w:rsidTr="00BE05E5">
        <w:tc>
          <w:tcPr>
            <w:tcW w:w="4271" w:type="dxa"/>
            <w:vAlign w:val="center"/>
          </w:tcPr>
          <w:p w14:paraId="2E04E355" w14:textId="622A51AC" w:rsidR="008B1D59" w:rsidRPr="008B1D59" w:rsidRDefault="008B1D59" w:rsidP="007B3193">
            <w:pPr>
              <w:rPr>
                <w:rFonts w:cs="Arial"/>
                <w:sz w:val="20"/>
                <w:szCs w:val="18"/>
              </w:rPr>
            </w:pPr>
            <w:r w:rsidRPr="008B1D59">
              <w:rPr>
                <w:rFonts w:cs="Arial"/>
                <w:b/>
                <w:sz w:val="20"/>
                <w:szCs w:val="18"/>
              </w:rPr>
              <w:t>Project Name:</w:t>
            </w:r>
            <w:r w:rsidRPr="008B1D59">
              <w:rPr>
                <w:rFonts w:cs="Arial"/>
                <w:sz w:val="20"/>
                <w:szCs w:val="18"/>
              </w:rPr>
              <w:t xml:space="preserve"> </w:t>
            </w:r>
            <w:r w:rsidR="006011BE">
              <w:rPr>
                <w:rFonts w:cs="Arial"/>
                <w:color w:val="0070C0"/>
                <w:sz w:val="20"/>
                <w:szCs w:val="18"/>
              </w:rPr>
              <w:t>Orbital - Scheduling</w:t>
            </w:r>
          </w:p>
        </w:tc>
        <w:tc>
          <w:tcPr>
            <w:tcW w:w="4516" w:type="dxa"/>
          </w:tcPr>
          <w:p w14:paraId="0C92010F" w14:textId="073ADD90" w:rsidR="008B1D59" w:rsidRPr="008B1D59" w:rsidRDefault="00896B00" w:rsidP="007B3193">
            <w:pPr>
              <w:spacing w:before="120" w:after="120"/>
              <w:rPr>
                <w:rFonts w:cs="Arial"/>
                <w:sz w:val="20"/>
                <w:szCs w:val="18"/>
              </w:rPr>
            </w:pPr>
            <w:r w:rsidRPr="008B1D59">
              <w:rPr>
                <w:rFonts w:cs="Arial"/>
                <w:b/>
                <w:sz w:val="20"/>
                <w:szCs w:val="18"/>
              </w:rPr>
              <w:t xml:space="preserve">Project ID: </w:t>
            </w:r>
            <w:r w:rsidR="00A777A4" w:rsidRPr="00A777A4">
              <w:rPr>
                <w:rFonts w:cs="Arial"/>
                <w:color w:val="0070C0"/>
                <w:sz w:val="20"/>
                <w:szCs w:val="18"/>
              </w:rPr>
              <w:t>PRJ3298772</w:t>
            </w:r>
          </w:p>
        </w:tc>
      </w:tr>
      <w:tr w:rsidR="008B1D59" w:rsidRPr="003C4802" w14:paraId="19E85C8F" w14:textId="77777777" w:rsidTr="00BE05E5">
        <w:tc>
          <w:tcPr>
            <w:tcW w:w="4271" w:type="dxa"/>
          </w:tcPr>
          <w:p w14:paraId="106E42D3" w14:textId="58F8FDDB" w:rsidR="008B1D59" w:rsidRPr="008B1D59" w:rsidRDefault="00573CB5" w:rsidP="007B3193">
            <w:pPr>
              <w:spacing w:before="120" w:after="120"/>
              <w:rPr>
                <w:rFonts w:cs="Arial"/>
                <w:sz w:val="20"/>
                <w:szCs w:val="18"/>
              </w:rPr>
            </w:pPr>
            <w:r>
              <w:rPr>
                <w:rFonts w:cs="Arial"/>
                <w:b/>
                <w:sz w:val="20"/>
                <w:szCs w:val="18"/>
              </w:rPr>
              <w:t>Line of</w:t>
            </w:r>
            <w:r w:rsidR="008B1D59" w:rsidRPr="008B1D59">
              <w:rPr>
                <w:rFonts w:cs="Arial"/>
                <w:b/>
                <w:sz w:val="20"/>
                <w:szCs w:val="18"/>
              </w:rPr>
              <w:t xml:space="preserve"> Business</w:t>
            </w:r>
            <w:r w:rsidR="008B1D59" w:rsidRPr="008B1D59">
              <w:rPr>
                <w:rFonts w:cs="Arial"/>
                <w:b/>
                <w:bCs/>
                <w:sz w:val="20"/>
                <w:szCs w:val="18"/>
              </w:rPr>
              <w:t xml:space="preserve">: </w:t>
            </w:r>
            <w:r w:rsidR="000B14E0">
              <w:rPr>
                <w:rFonts w:cs="Arial"/>
                <w:color w:val="0070C0"/>
                <w:sz w:val="20"/>
                <w:szCs w:val="18"/>
              </w:rPr>
              <w:t>SLMT DnA</w:t>
            </w:r>
            <w:r w:rsidR="004906B7">
              <w:rPr>
                <w:rFonts w:cs="Arial"/>
                <w:color w:val="0070C0"/>
                <w:sz w:val="20"/>
                <w:szCs w:val="18"/>
              </w:rPr>
              <w:t xml:space="preserve"> (Downstream)</w:t>
            </w:r>
          </w:p>
        </w:tc>
        <w:tc>
          <w:tcPr>
            <w:tcW w:w="4516" w:type="dxa"/>
          </w:tcPr>
          <w:p w14:paraId="71064DEC" w14:textId="357F0628" w:rsidR="008B1D59" w:rsidRPr="008B1D59" w:rsidRDefault="008B1D59" w:rsidP="007B3193">
            <w:pPr>
              <w:spacing w:before="120" w:after="120"/>
              <w:rPr>
                <w:rFonts w:cs="Arial"/>
                <w:sz w:val="20"/>
                <w:szCs w:val="18"/>
              </w:rPr>
            </w:pPr>
            <w:r w:rsidRPr="008B1D59">
              <w:rPr>
                <w:rFonts w:cs="Arial"/>
                <w:b/>
                <w:sz w:val="20"/>
                <w:szCs w:val="18"/>
              </w:rPr>
              <w:t>I</w:t>
            </w:r>
            <w:r w:rsidR="000609CF">
              <w:rPr>
                <w:rFonts w:cs="Arial"/>
                <w:b/>
                <w:sz w:val="20"/>
                <w:szCs w:val="18"/>
              </w:rPr>
              <w:t>nvestment</w:t>
            </w:r>
            <w:r w:rsidR="008E36DF">
              <w:rPr>
                <w:rFonts w:cs="Arial"/>
                <w:b/>
                <w:sz w:val="20"/>
                <w:szCs w:val="18"/>
              </w:rPr>
              <w:t xml:space="preserve"> Archetype</w:t>
            </w:r>
            <w:r w:rsidRPr="008B1D59">
              <w:rPr>
                <w:rFonts w:cs="Arial"/>
                <w:b/>
                <w:sz w:val="20"/>
                <w:szCs w:val="18"/>
              </w:rPr>
              <w:t>:</w:t>
            </w:r>
            <w:r w:rsidRPr="008B1D59">
              <w:rPr>
                <w:rFonts w:cs="Arial"/>
                <w:sz w:val="20"/>
                <w:szCs w:val="18"/>
              </w:rPr>
              <w:t xml:space="preserve"> </w:t>
            </w:r>
            <w:r w:rsidR="00E94947">
              <w:rPr>
                <w:rFonts w:cs="Arial"/>
                <w:color w:val="0070C0"/>
                <w:sz w:val="20"/>
                <w:szCs w:val="18"/>
              </w:rPr>
              <w:t>H</w:t>
            </w:r>
            <w:r w:rsidR="00F67F16">
              <w:rPr>
                <w:rFonts w:cs="Arial"/>
                <w:color w:val="0070C0"/>
                <w:sz w:val="20"/>
                <w:szCs w:val="18"/>
              </w:rPr>
              <w:t>igh Impact</w:t>
            </w:r>
          </w:p>
        </w:tc>
      </w:tr>
      <w:tr w:rsidR="008B1D59" w:rsidRPr="003C4802" w14:paraId="175AC148" w14:textId="77777777" w:rsidTr="00BE05E5">
        <w:tc>
          <w:tcPr>
            <w:tcW w:w="4271" w:type="dxa"/>
          </w:tcPr>
          <w:p w14:paraId="02339D50" w14:textId="6ACB85E4" w:rsidR="008B1D59" w:rsidRPr="008B1D59" w:rsidRDefault="008B1D59" w:rsidP="007B3193">
            <w:pPr>
              <w:spacing w:before="120" w:after="120"/>
              <w:rPr>
                <w:rFonts w:cs="Arial"/>
                <w:b/>
                <w:sz w:val="20"/>
                <w:szCs w:val="18"/>
              </w:rPr>
            </w:pPr>
            <w:r w:rsidRPr="008B1D59">
              <w:rPr>
                <w:rFonts w:cs="Arial"/>
                <w:b/>
                <w:sz w:val="20"/>
                <w:szCs w:val="18"/>
              </w:rPr>
              <w:t>Project Manager:</w:t>
            </w:r>
            <w:r w:rsidRPr="008B1D59">
              <w:rPr>
                <w:rFonts w:cs="Arial"/>
                <w:sz w:val="20"/>
                <w:szCs w:val="18"/>
              </w:rPr>
              <w:t xml:space="preserve"> </w:t>
            </w:r>
            <w:r w:rsidR="0099059A" w:rsidRPr="0099059A">
              <w:rPr>
                <w:rFonts w:cs="Arial"/>
                <w:color w:val="0070C0"/>
                <w:sz w:val="20"/>
                <w:szCs w:val="18"/>
              </w:rPr>
              <w:t>Hiran Ilangantileke</w:t>
            </w:r>
          </w:p>
        </w:tc>
        <w:tc>
          <w:tcPr>
            <w:tcW w:w="4516" w:type="dxa"/>
          </w:tcPr>
          <w:p w14:paraId="1126C4DB" w14:textId="78D3F83E" w:rsidR="008B1D59" w:rsidRPr="008B1D59" w:rsidRDefault="00896B00" w:rsidP="007B3193">
            <w:pPr>
              <w:spacing w:before="120" w:after="120"/>
              <w:rPr>
                <w:rFonts w:cs="Arial"/>
                <w:b/>
                <w:sz w:val="20"/>
                <w:szCs w:val="18"/>
              </w:rPr>
            </w:pPr>
            <w:r w:rsidRPr="008B1D59">
              <w:rPr>
                <w:rFonts w:cs="Arial"/>
                <w:b/>
                <w:sz w:val="20"/>
                <w:szCs w:val="18"/>
              </w:rPr>
              <w:t>Test Manager:</w:t>
            </w:r>
            <w:r w:rsidRPr="008B1D59">
              <w:rPr>
                <w:rFonts w:cs="Arial"/>
                <w:sz w:val="20"/>
                <w:szCs w:val="18"/>
              </w:rPr>
              <w:t xml:space="preserve"> </w:t>
            </w:r>
            <w:r w:rsidR="00A777A4">
              <w:rPr>
                <w:rFonts w:cs="Arial"/>
                <w:color w:val="0070C0"/>
                <w:sz w:val="20"/>
                <w:szCs w:val="18"/>
              </w:rPr>
              <w:t>Girish Pai</w:t>
            </w:r>
          </w:p>
        </w:tc>
      </w:tr>
      <w:tr w:rsidR="003274E7" w:rsidRPr="003C4802" w14:paraId="51D512A5" w14:textId="77777777" w:rsidTr="00BE05E5">
        <w:tc>
          <w:tcPr>
            <w:tcW w:w="4271" w:type="dxa"/>
          </w:tcPr>
          <w:p w14:paraId="1A3D4E99" w14:textId="44B580BD" w:rsidR="003274E7" w:rsidRPr="008B1D59" w:rsidRDefault="003274E7" w:rsidP="007B3193">
            <w:pPr>
              <w:spacing w:before="120" w:after="120"/>
              <w:rPr>
                <w:rFonts w:cs="Arial"/>
                <w:b/>
                <w:sz w:val="20"/>
                <w:szCs w:val="18"/>
              </w:rPr>
            </w:pPr>
            <w:r>
              <w:rPr>
                <w:rFonts w:cs="Arial"/>
                <w:b/>
                <w:sz w:val="20"/>
                <w:szCs w:val="18"/>
              </w:rPr>
              <w:t xml:space="preserve">Methodology: </w:t>
            </w:r>
            <w:r>
              <w:rPr>
                <w:rFonts w:cs="Arial"/>
                <w:color w:val="0070C0"/>
                <w:sz w:val="20"/>
                <w:szCs w:val="18"/>
              </w:rPr>
              <w:t>Agile</w:t>
            </w:r>
          </w:p>
        </w:tc>
        <w:tc>
          <w:tcPr>
            <w:tcW w:w="4516" w:type="dxa"/>
          </w:tcPr>
          <w:p w14:paraId="3CFD05D2" w14:textId="6516C671" w:rsidR="003274E7" w:rsidRPr="008B1D59" w:rsidRDefault="003274E7" w:rsidP="007B3193">
            <w:pPr>
              <w:spacing w:before="120" w:after="120"/>
              <w:rPr>
                <w:rFonts w:cs="Arial"/>
                <w:b/>
                <w:sz w:val="20"/>
                <w:szCs w:val="18"/>
              </w:rPr>
            </w:pPr>
            <w:r>
              <w:rPr>
                <w:rFonts w:cs="Arial"/>
                <w:b/>
                <w:sz w:val="20"/>
                <w:szCs w:val="18"/>
              </w:rPr>
              <w:t xml:space="preserve">CIO Top Project: </w:t>
            </w:r>
            <w:r>
              <w:rPr>
                <w:rFonts w:cs="Arial"/>
                <w:color w:val="0070C0"/>
                <w:sz w:val="20"/>
                <w:szCs w:val="18"/>
              </w:rPr>
              <w:t>Yes</w:t>
            </w:r>
          </w:p>
        </w:tc>
      </w:tr>
    </w:tbl>
    <w:p w14:paraId="16A7F79B" w14:textId="575BE408" w:rsidR="0064785C" w:rsidRDefault="0064785C" w:rsidP="0064785C"/>
    <w:p w14:paraId="7B47EF5A" w14:textId="09EBF169" w:rsidR="008B1D59" w:rsidRDefault="008B1D59" w:rsidP="008B1D59">
      <w:pPr>
        <w:pStyle w:val="Heading2"/>
      </w:pPr>
      <w:bookmarkStart w:id="5" w:name="_Toc140573254"/>
      <w:r>
        <w:t>VERSION DETAILS</w:t>
      </w:r>
      <w:bookmarkEnd w:id="5"/>
    </w:p>
    <w:tbl>
      <w:tblPr>
        <w:tblW w:w="8787"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277"/>
        <w:gridCol w:w="4510"/>
      </w:tblGrid>
      <w:tr w:rsidR="008B1D59" w:rsidRPr="003C4802" w14:paraId="4826A9E9" w14:textId="77777777" w:rsidTr="0006539C">
        <w:tc>
          <w:tcPr>
            <w:tcW w:w="4277" w:type="dxa"/>
            <w:tcBorders>
              <w:top w:val="single" w:sz="4" w:space="0" w:color="auto"/>
              <w:left w:val="single" w:sz="4" w:space="0" w:color="auto"/>
              <w:bottom w:val="single" w:sz="4" w:space="0" w:color="auto"/>
              <w:right w:val="single" w:sz="4" w:space="0" w:color="auto"/>
            </w:tcBorders>
            <w:shd w:val="clear" w:color="auto" w:fill="FCE16A" w:themeFill="accent1" w:themeFillTint="99"/>
            <w:vAlign w:val="center"/>
          </w:tcPr>
          <w:p w14:paraId="286F68C2" w14:textId="77777777" w:rsidR="008B1D59" w:rsidRPr="008B1D59" w:rsidRDefault="008B1D59" w:rsidP="008B1D59">
            <w:pPr>
              <w:pStyle w:val="BodyText"/>
              <w:rPr>
                <w:rFonts w:cs="Arial"/>
                <w:b/>
                <w:bCs/>
                <w:sz w:val="20"/>
                <w:szCs w:val="18"/>
              </w:rPr>
            </w:pPr>
            <w:r w:rsidRPr="008B1D59">
              <w:rPr>
                <w:rFonts w:cs="Arial"/>
                <w:b/>
                <w:bCs/>
                <w:sz w:val="20"/>
                <w:szCs w:val="18"/>
              </w:rPr>
              <w:t>Version Number:</w:t>
            </w:r>
          </w:p>
        </w:tc>
        <w:tc>
          <w:tcPr>
            <w:tcW w:w="4510" w:type="dxa"/>
            <w:tcBorders>
              <w:top w:val="single" w:sz="4" w:space="0" w:color="auto"/>
              <w:left w:val="single" w:sz="4" w:space="0" w:color="auto"/>
              <w:bottom w:val="single" w:sz="4" w:space="0" w:color="auto"/>
              <w:right w:val="single" w:sz="4" w:space="0" w:color="auto"/>
            </w:tcBorders>
            <w:vAlign w:val="center"/>
          </w:tcPr>
          <w:p w14:paraId="5512AA93" w14:textId="5750E03F" w:rsidR="008B1D59" w:rsidRPr="008B1D59" w:rsidRDefault="00B87639" w:rsidP="008B1D59">
            <w:pPr>
              <w:pStyle w:val="BodyText"/>
              <w:rPr>
                <w:rFonts w:cs="Arial"/>
                <w:i/>
                <w:iCs/>
                <w:color w:val="0070C0"/>
                <w:sz w:val="20"/>
                <w:szCs w:val="18"/>
              </w:rPr>
            </w:pPr>
            <w:r>
              <w:rPr>
                <w:rFonts w:cs="Arial"/>
                <w:i/>
                <w:iCs/>
                <w:color w:val="0070C0"/>
                <w:sz w:val="20"/>
                <w:szCs w:val="18"/>
              </w:rPr>
              <w:t>2.0</w:t>
            </w:r>
          </w:p>
        </w:tc>
      </w:tr>
      <w:tr w:rsidR="008B1D59" w:rsidRPr="003C4802" w14:paraId="0818BDDC" w14:textId="77777777" w:rsidTr="0006539C">
        <w:tc>
          <w:tcPr>
            <w:tcW w:w="4277" w:type="dxa"/>
            <w:tcBorders>
              <w:top w:val="single" w:sz="4" w:space="0" w:color="auto"/>
              <w:left w:val="single" w:sz="4" w:space="0" w:color="auto"/>
              <w:bottom w:val="single" w:sz="4" w:space="0" w:color="auto"/>
              <w:right w:val="single" w:sz="4" w:space="0" w:color="auto"/>
            </w:tcBorders>
            <w:shd w:val="clear" w:color="auto" w:fill="FCE16A" w:themeFill="accent1" w:themeFillTint="99"/>
            <w:vAlign w:val="center"/>
          </w:tcPr>
          <w:p w14:paraId="0E5127B0" w14:textId="77777777" w:rsidR="008B1D59" w:rsidRPr="008B1D59" w:rsidRDefault="008B1D59" w:rsidP="008B1D59">
            <w:pPr>
              <w:pStyle w:val="BodyText"/>
              <w:rPr>
                <w:rFonts w:cs="Arial"/>
                <w:b/>
                <w:bCs/>
                <w:sz w:val="20"/>
                <w:szCs w:val="18"/>
              </w:rPr>
            </w:pPr>
            <w:r w:rsidRPr="008B1D59">
              <w:rPr>
                <w:rFonts w:cs="Arial"/>
                <w:b/>
                <w:bCs/>
                <w:sz w:val="20"/>
                <w:szCs w:val="18"/>
              </w:rPr>
              <w:t>Draft/Final as of:</w:t>
            </w:r>
          </w:p>
        </w:tc>
        <w:tc>
          <w:tcPr>
            <w:tcW w:w="4510" w:type="dxa"/>
            <w:tcBorders>
              <w:top w:val="single" w:sz="4" w:space="0" w:color="auto"/>
              <w:left w:val="single" w:sz="4" w:space="0" w:color="auto"/>
              <w:bottom w:val="single" w:sz="4" w:space="0" w:color="auto"/>
              <w:right w:val="single" w:sz="4" w:space="0" w:color="auto"/>
            </w:tcBorders>
            <w:vAlign w:val="center"/>
          </w:tcPr>
          <w:p w14:paraId="5A6C4ED2" w14:textId="502BCA85" w:rsidR="008B1D59" w:rsidRPr="008B1D59" w:rsidRDefault="006F0732" w:rsidP="008B1D59">
            <w:pPr>
              <w:pStyle w:val="BodyText"/>
              <w:rPr>
                <w:rFonts w:cs="Arial"/>
                <w:i/>
                <w:iCs/>
                <w:color w:val="0070C0"/>
                <w:sz w:val="20"/>
                <w:szCs w:val="18"/>
              </w:rPr>
            </w:pPr>
            <w:r>
              <w:rPr>
                <w:rFonts w:cs="Arial"/>
                <w:i/>
                <w:iCs/>
                <w:color w:val="0070C0"/>
                <w:sz w:val="20"/>
                <w:szCs w:val="18"/>
              </w:rPr>
              <w:t>Final</w:t>
            </w:r>
            <w:r w:rsidR="0059114B">
              <w:rPr>
                <w:rFonts w:cs="Arial"/>
                <w:i/>
                <w:iCs/>
                <w:color w:val="0070C0"/>
                <w:sz w:val="20"/>
                <w:szCs w:val="18"/>
              </w:rPr>
              <w:t xml:space="preserve"> / </w:t>
            </w:r>
            <w:r w:rsidR="00EF1E70">
              <w:rPr>
                <w:rFonts w:cs="Arial"/>
                <w:i/>
                <w:iCs/>
                <w:color w:val="0070C0"/>
                <w:sz w:val="20"/>
                <w:szCs w:val="18"/>
              </w:rPr>
              <w:t>1</w:t>
            </w:r>
            <w:r>
              <w:rPr>
                <w:rFonts w:cs="Arial"/>
                <w:i/>
                <w:iCs/>
                <w:color w:val="0070C0"/>
                <w:sz w:val="20"/>
                <w:szCs w:val="18"/>
              </w:rPr>
              <w:t>7</w:t>
            </w:r>
            <w:r w:rsidR="00EF1E70" w:rsidRPr="00EF1E70">
              <w:rPr>
                <w:rFonts w:cs="Arial"/>
                <w:i/>
                <w:iCs/>
                <w:color w:val="0070C0"/>
                <w:sz w:val="20"/>
                <w:szCs w:val="18"/>
                <w:vertAlign w:val="superscript"/>
              </w:rPr>
              <w:t>th</w:t>
            </w:r>
            <w:r w:rsidR="00EF1E70">
              <w:rPr>
                <w:rFonts w:cs="Arial"/>
                <w:i/>
                <w:iCs/>
                <w:color w:val="0070C0"/>
                <w:sz w:val="20"/>
                <w:szCs w:val="18"/>
              </w:rPr>
              <w:t xml:space="preserve"> July 2023</w:t>
            </w:r>
          </w:p>
        </w:tc>
      </w:tr>
      <w:tr w:rsidR="008B1D59" w:rsidRPr="003C4802" w14:paraId="117CF044" w14:textId="77777777" w:rsidTr="0006539C">
        <w:tc>
          <w:tcPr>
            <w:tcW w:w="4277" w:type="dxa"/>
            <w:tcBorders>
              <w:top w:val="single" w:sz="4" w:space="0" w:color="auto"/>
              <w:left w:val="single" w:sz="4" w:space="0" w:color="auto"/>
              <w:bottom w:val="single" w:sz="4" w:space="0" w:color="auto"/>
              <w:right w:val="single" w:sz="4" w:space="0" w:color="auto"/>
            </w:tcBorders>
            <w:shd w:val="clear" w:color="auto" w:fill="FCE16A" w:themeFill="accent1" w:themeFillTint="99"/>
            <w:vAlign w:val="center"/>
          </w:tcPr>
          <w:p w14:paraId="56EED1A6" w14:textId="77777777" w:rsidR="008B1D59" w:rsidRPr="008B1D59" w:rsidRDefault="008B1D59" w:rsidP="008B1D59">
            <w:pPr>
              <w:pStyle w:val="BodyText"/>
              <w:rPr>
                <w:rFonts w:cs="Arial"/>
                <w:b/>
                <w:bCs/>
                <w:sz w:val="20"/>
                <w:szCs w:val="18"/>
              </w:rPr>
            </w:pPr>
            <w:r w:rsidRPr="008B1D59">
              <w:rPr>
                <w:rFonts w:cs="Arial"/>
                <w:b/>
                <w:bCs/>
                <w:sz w:val="20"/>
                <w:szCs w:val="18"/>
              </w:rPr>
              <w:t>Author:</w:t>
            </w:r>
          </w:p>
        </w:tc>
        <w:tc>
          <w:tcPr>
            <w:tcW w:w="4510" w:type="dxa"/>
            <w:tcBorders>
              <w:top w:val="single" w:sz="4" w:space="0" w:color="auto"/>
              <w:left w:val="single" w:sz="4" w:space="0" w:color="auto"/>
              <w:bottom w:val="single" w:sz="4" w:space="0" w:color="auto"/>
              <w:right w:val="single" w:sz="4" w:space="0" w:color="auto"/>
            </w:tcBorders>
            <w:vAlign w:val="center"/>
          </w:tcPr>
          <w:p w14:paraId="22EDA26D" w14:textId="5888FC5E" w:rsidR="008B1D59" w:rsidRPr="008B1D59" w:rsidRDefault="00DD575A" w:rsidP="008B1D59">
            <w:pPr>
              <w:pStyle w:val="BodyText"/>
              <w:rPr>
                <w:rFonts w:cs="Arial"/>
                <w:i/>
                <w:iCs/>
                <w:color w:val="0070C0"/>
                <w:sz w:val="20"/>
                <w:szCs w:val="18"/>
              </w:rPr>
            </w:pPr>
            <w:r w:rsidRPr="00DD575A">
              <w:rPr>
                <w:rFonts w:cs="Arial"/>
                <w:i/>
                <w:iCs/>
                <w:color w:val="0070C0"/>
                <w:sz w:val="20"/>
                <w:szCs w:val="18"/>
              </w:rPr>
              <w:t>Girish Pai</w:t>
            </w:r>
          </w:p>
        </w:tc>
      </w:tr>
      <w:tr w:rsidR="008B1D59" w:rsidRPr="003C4802" w14:paraId="1024A6AA" w14:textId="77777777" w:rsidTr="0006539C">
        <w:tc>
          <w:tcPr>
            <w:tcW w:w="4277" w:type="dxa"/>
            <w:tcBorders>
              <w:top w:val="single" w:sz="4" w:space="0" w:color="auto"/>
              <w:left w:val="single" w:sz="4" w:space="0" w:color="auto"/>
              <w:bottom w:val="single" w:sz="4" w:space="0" w:color="auto"/>
              <w:right w:val="single" w:sz="4" w:space="0" w:color="auto"/>
            </w:tcBorders>
            <w:shd w:val="clear" w:color="auto" w:fill="FCE16A" w:themeFill="accent1" w:themeFillTint="99"/>
            <w:vAlign w:val="center"/>
          </w:tcPr>
          <w:p w14:paraId="011A0AD1" w14:textId="77777777" w:rsidR="008B1D59" w:rsidRPr="008B1D59" w:rsidRDefault="008B1D59" w:rsidP="008B1D59">
            <w:pPr>
              <w:pStyle w:val="BodyText"/>
              <w:rPr>
                <w:rFonts w:cs="Arial"/>
                <w:b/>
                <w:bCs/>
                <w:sz w:val="20"/>
                <w:szCs w:val="18"/>
              </w:rPr>
            </w:pPr>
            <w:r w:rsidRPr="008B1D59">
              <w:rPr>
                <w:rFonts w:cs="Arial"/>
                <w:b/>
                <w:bCs/>
                <w:sz w:val="20"/>
                <w:szCs w:val="18"/>
              </w:rPr>
              <w:t>Owner:</w:t>
            </w:r>
          </w:p>
        </w:tc>
        <w:tc>
          <w:tcPr>
            <w:tcW w:w="4510" w:type="dxa"/>
            <w:tcBorders>
              <w:top w:val="single" w:sz="4" w:space="0" w:color="auto"/>
              <w:left w:val="single" w:sz="4" w:space="0" w:color="auto"/>
              <w:bottom w:val="single" w:sz="4" w:space="0" w:color="auto"/>
              <w:right w:val="single" w:sz="4" w:space="0" w:color="auto"/>
            </w:tcBorders>
            <w:vAlign w:val="center"/>
          </w:tcPr>
          <w:p w14:paraId="5F1DAA8C" w14:textId="316619EE" w:rsidR="008B1D59" w:rsidRPr="008B1D59" w:rsidRDefault="00DD575A" w:rsidP="008B1D59">
            <w:pPr>
              <w:pStyle w:val="BodyText"/>
              <w:rPr>
                <w:rFonts w:cs="Arial"/>
                <w:i/>
                <w:iCs/>
                <w:color w:val="0070C0"/>
                <w:sz w:val="20"/>
                <w:szCs w:val="18"/>
              </w:rPr>
            </w:pPr>
            <w:r w:rsidRPr="00DD575A">
              <w:rPr>
                <w:rFonts w:cs="Arial"/>
                <w:i/>
                <w:iCs/>
                <w:color w:val="0070C0"/>
                <w:sz w:val="20"/>
                <w:szCs w:val="18"/>
              </w:rPr>
              <w:t>Girish Pai</w:t>
            </w:r>
          </w:p>
        </w:tc>
      </w:tr>
    </w:tbl>
    <w:p w14:paraId="3B990876" w14:textId="22362B41" w:rsidR="008B1D59" w:rsidRDefault="008B1D59" w:rsidP="0064785C"/>
    <w:p w14:paraId="1326223A" w14:textId="2458A796" w:rsidR="008B1D59" w:rsidRDefault="008B1D59" w:rsidP="008B1D59">
      <w:pPr>
        <w:pStyle w:val="Heading2"/>
      </w:pPr>
      <w:bookmarkStart w:id="6" w:name="_Toc140573255"/>
      <w:r>
        <w:t>REVIEWERS</w:t>
      </w:r>
      <w:bookmarkEnd w:id="6"/>
    </w:p>
    <w:tbl>
      <w:tblPr>
        <w:tblStyle w:val="TableGrid"/>
        <w:tblW w:w="0" w:type="auto"/>
        <w:tblLook w:val="04A0" w:firstRow="1" w:lastRow="0" w:firstColumn="1" w:lastColumn="0" w:noHBand="0" w:noVBand="1"/>
      </w:tblPr>
      <w:tblGrid>
        <w:gridCol w:w="1384"/>
        <w:gridCol w:w="2835"/>
        <w:gridCol w:w="2410"/>
        <w:gridCol w:w="2094"/>
      </w:tblGrid>
      <w:tr w:rsidR="008B1D59" w:rsidRPr="003C4802" w14:paraId="3CB4837F" w14:textId="77777777" w:rsidTr="0006539C">
        <w:tc>
          <w:tcPr>
            <w:tcW w:w="1384" w:type="dxa"/>
            <w:shd w:val="clear" w:color="auto" w:fill="FCE16A" w:themeFill="accent1" w:themeFillTint="99"/>
          </w:tcPr>
          <w:p w14:paraId="2C36F580" w14:textId="77777777" w:rsidR="008B1D59" w:rsidRPr="008B1D59" w:rsidRDefault="008B1D59" w:rsidP="007B3193">
            <w:pPr>
              <w:pStyle w:val="BodyText"/>
              <w:rPr>
                <w:rFonts w:cs="Arial"/>
                <w:sz w:val="20"/>
                <w:szCs w:val="18"/>
              </w:rPr>
            </w:pPr>
          </w:p>
        </w:tc>
        <w:tc>
          <w:tcPr>
            <w:tcW w:w="2835" w:type="dxa"/>
            <w:shd w:val="clear" w:color="auto" w:fill="FCE16A" w:themeFill="accent1" w:themeFillTint="99"/>
            <w:vAlign w:val="center"/>
          </w:tcPr>
          <w:p w14:paraId="537503DE" w14:textId="77777777" w:rsidR="008B1D59" w:rsidRPr="008B1D59" w:rsidRDefault="008B1D59" w:rsidP="008B1D59">
            <w:pPr>
              <w:pStyle w:val="BodyText"/>
              <w:jc w:val="center"/>
              <w:rPr>
                <w:rFonts w:cs="Arial"/>
                <w:sz w:val="20"/>
                <w:szCs w:val="18"/>
              </w:rPr>
            </w:pPr>
            <w:r w:rsidRPr="008B1D59">
              <w:rPr>
                <w:rFonts w:cs="Arial"/>
                <w:sz w:val="20"/>
                <w:szCs w:val="18"/>
              </w:rPr>
              <w:t>Name</w:t>
            </w:r>
          </w:p>
        </w:tc>
        <w:tc>
          <w:tcPr>
            <w:tcW w:w="2410" w:type="dxa"/>
            <w:shd w:val="clear" w:color="auto" w:fill="FCE16A" w:themeFill="accent1" w:themeFillTint="99"/>
            <w:vAlign w:val="center"/>
          </w:tcPr>
          <w:p w14:paraId="4B2249B8" w14:textId="769EC1BB" w:rsidR="008B1D59" w:rsidRPr="008B1D59" w:rsidRDefault="00050474" w:rsidP="008B1D59">
            <w:pPr>
              <w:pStyle w:val="BodyText"/>
              <w:jc w:val="center"/>
              <w:rPr>
                <w:rFonts w:cs="Arial"/>
                <w:sz w:val="20"/>
                <w:szCs w:val="18"/>
              </w:rPr>
            </w:pPr>
            <w:r>
              <w:rPr>
                <w:rFonts w:cs="Arial"/>
                <w:sz w:val="20"/>
                <w:szCs w:val="18"/>
              </w:rPr>
              <w:t>Role</w:t>
            </w:r>
          </w:p>
        </w:tc>
        <w:tc>
          <w:tcPr>
            <w:tcW w:w="2094" w:type="dxa"/>
            <w:shd w:val="clear" w:color="auto" w:fill="FCE16A" w:themeFill="accent1" w:themeFillTint="99"/>
            <w:vAlign w:val="center"/>
          </w:tcPr>
          <w:p w14:paraId="7D72EB29" w14:textId="77777777" w:rsidR="008B1D59" w:rsidRPr="008B1D59" w:rsidRDefault="008B1D59" w:rsidP="008B1D59">
            <w:pPr>
              <w:pStyle w:val="BodyText"/>
              <w:jc w:val="center"/>
              <w:rPr>
                <w:rFonts w:cs="Arial"/>
                <w:sz w:val="20"/>
                <w:szCs w:val="18"/>
              </w:rPr>
            </w:pPr>
            <w:r w:rsidRPr="008B1D59">
              <w:rPr>
                <w:rFonts w:cs="Arial"/>
                <w:sz w:val="20"/>
                <w:szCs w:val="18"/>
              </w:rPr>
              <w:t>Date</w:t>
            </w:r>
          </w:p>
        </w:tc>
      </w:tr>
      <w:tr w:rsidR="008B1D59" w:rsidRPr="003C4802" w14:paraId="63763032" w14:textId="77777777" w:rsidTr="0006539C">
        <w:tc>
          <w:tcPr>
            <w:tcW w:w="1384" w:type="dxa"/>
            <w:shd w:val="clear" w:color="auto" w:fill="FCE16A" w:themeFill="accent1" w:themeFillTint="99"/>
            <w:vAlign w:val="center"/>
          </w:tcPr>
          <w:p w14:paraId="742585DC" w14:textId="77777777" w:rsidR="008B1D59" w:rsidRPr="008B1D59" w:rsidRDefault="008B1D59" w:rsidP="008B1D59">
            <w:pPr>
              <w:pStyle w:val="BodyText"/>
              <w:rPr>
                <w:rFonts w:cs="Arial"/>
                <w:sz w:val="20"/>
                <w:szCs w:val="18"/>
              </w:rPr>
            </w:pPr>
            <w:r w:rsidRPr="008B1D59">
              <w:rPr>
                <w:rFonts w:cs="Arial"/>
                <w:sz w:val="20"/>
                <w:szCs w:val="18"/>
              </w:rPr>
              <w:t>Reviewed By</w:t>
            </w:r>
          </w:p>
        </w:tc>
        <w:tc>
          <w:tcPr>
            <w:tcW w:w="2835" w:type="dxa"/>
            <w:vAlign w:val="center"/>
          </w:tcPr>
          <w:p w14:paraId="5E8D4A3F" w14:textId="2BE6905C" w:rsidR="008B1D59" w:rsidRPr="001F465A" w:rsidRDefault="001F465A" w:rsidP="001F465A">
            <w:pPr>
              <w:pStyle w:val="BodyText"/>
              <w:rPr>
                <w:rFonts w:cs="Arial"/>
                <w:i/>
                <w:iCs/>
                <w:color w:val="0070C0"/>
                <w:sz w:val="18"/>
              </w:rPr>
            </w:pPr>
            <w:r w:rsidRPr="00D6042C">
              <w:rPr>
                <w:rFonts w:cs="Arial"/>
                <w:i/>
                <w:iCs/>
                <w:color w:val="0070C0"/>
                <w:sz w:val="18"/>
              </w:rPr>
              <w:t>Sapna Ranganath</w:t>
            </w:r>
          </w:p>
        </w:tc>
        <w:tc>
          <w:tcPr>
            <w:tcW w:w="2410" w:type="dxa"/>
            <w:vAlign w:val="center"/>
          </w:tcPr>
          <w:p w14:paraId="6D664081" w14:textId="6784D92A" w:rsidR="008B1D59" w:rsidRPr="008B1D59" w:rsidRDefault="001F465A" w:rsidP="008B1D59">
            <w:pPr>
              <w:pStyle w:val="BodyText"/>
              <w:jc w:val="center"/>
              <w:rPr>
                <w:rFonts w:cs="Arial"/>
                <w:i/>
                <w:iCs/>
                <w:color w:val="0070C0"/>
                <w:sz w:val="20"/>
                <w:szCs w:val="18"/>
              </w:rPr>
            </w:pPr>
            <w:r>
              <w:rPr>
                <w:rFonts w:cs="Arial"/>
                <w:i/>
                <w:iCs/>
                <w:color w:val="0070C0"/>
                <w:sz w:val="20"/>
                <w:szCs w:val="18"/>
              </w:rPr>
              <w:t>SLMT DnA Testing CC Lead</w:t>
            </w:r>
          </w:p>
        </w:tc>
        <w:tc>
          <w:tcPr>
            <w:tcW w:w="2094" w:type="dxa"/>
            <w:vAlign w:val="center"/>
          </w:tcPr>
          <w:p w14:paraId="06C58B1B" w14:textId="44D9F92A" w:rsidR="008B1D59" w:rsidRPr="00DE4386" w:rsidRDefault="00DE4386" w:rsidP="00DE4386">
            <w:pPr>
              <w:pStyle w:val="BodyText"/>
              <w:rPr>
                <w:rFonts w:cs="Arial"/>
                <w:i/>
                <w:iCs/>
                <w:color w:val="0070C0"/>
                <w:sz w:val="18"/>
              </w:rPr>
            </w:pPr>
            <w:r>
              <w:rPr>
                <w:rFonts w:cs="Arial"/>
                <w:i/>
                <w:iCs/>
                <w:color w:val="0070C0"/>
                <w:sz w:val="18"/>
              </w:rPr>
              <w:t>10</w:t>
            </w:r>
            <w:r w:rsidRPr="001D3560">
              <w:rPr>
                <w:rFonts w:cs="Arial"/>
                <w:i/>
                <w:iCs/>
                <w:color w:val="0070C0"/>
                <w:sz w:val="18"/>
                <w:vertAlign w:val="superscript"/>
              </w:rPr>
              <w:t>th</w:t>
            </w:r>
            <w:r>
              <w:rPr>
                <w:rFonts w:cs="Arial"/>
                <w:i/>
                <w:iCs/>
                <w:color w:val="0070C0"/>
                <w:sz w:val="18"/>
              </w:rPr>
              <w:t xml:space="preserve"> July 2023</w:t>
            </w:r>
          </w:p>
        </w:tc>
      </w:tr>
      <w:tr w:rsidR="007F08BF" w:rsidRPr="003C4802" w14:paraId="18258D9A" w14:textId="77777777" w:rsidTr="0006539C">
        <w:tc>
          <w:tcPr>
            <w:tcW w:w="1384" w:type="dxa"/>
            <w:shd w:val="clear" w:color="auto" w:fill="FCE16A" w:themeFill="accent1" w:themeFillTint="99"/>
            <w:vAlign w:val="center"/>
          </w:tcPr>
          <w:p w14:paraId="7CAE6625" w14:textId="091C0DE7" w:rsidR="007F08BF" w:rsidRPr="008B1D59" w:rsidRDefault="007F08BF" w:rsidP="007F08BF">
            <w:pPr>
              <w:pStyle w:val="BodyText"/>
              <w:rPr>
                <w:rFonts w:cs="Arial"/>
                <w:sz w:val="20"/>
                <w:szCs w:val="18"/>
              </w:rPr>
            </w:pPr>
            <w:r w:rsidRPr="008B1D59">
              <w:rPr>
                <w:rFonts w:cs="Arial"/>
                <w:sz w:val="20"/>
                <w:szCs w:val="18"/>
              </w:rPr>
              <w:t>Reviewed B</w:t>
            </w:r>
            <w:r>
              <w:rPr>
                <w:rFonts w:cs="Arial"/>
                <w:sz w:val="20"/>
                <w:szCs w:val="18"/>
              </w:rPr>
              <w:t>y</w:t>
            </w:r>
          </w:p>
        </w:tc>
        <w:tc>
          <w:tcPr>
            <w:tcW w:w="2835" w:type="dxa"/>
            <w:vAlign w:val="center"/>
          </w:tcPr>
          <w:p w14:paraId="49918FFA" w14:textId="7B2B0FDD" w:rsidR="007F08BF" w:rsidRPr="008B1D59" w:rsidRDefault="006C1BF3" w:rsidP="006C1BF3">
            <w:pPr>
              <w:pStyle w:val="BodyText"/>
              <w:rPr>
                <w:rFonts w:cs="Arial"/>
                <w:sz w:val="20"/>
                <w:szCs w:val="18"/>
              </w:rPr>
            </w:pPr>
            <w:r w:rsidRPr="006C1BF3">
              <w:rPr>
                <w:rFonts w:cs="Arial"/>
                <w:i/>
                <w:iCs/>
                <w:color w:val="0070C0"/>
                <w:sz w:val="18"/>
              </w:rPr>
              <w:t>Joydev Kayal</w:t>
            </w:r>
          </w:p>
        </w:tc>
        <w:tc>
          <w:tcPr>
            <w:tcW w:w="2410" w:type="dxa"/>
            <w:vAlign w:val="center"/>
          </w:tcPr>
          <w:p w14:paraId="704D5172" w14:textId="3DB94F84" w:rsidR="007F08BF" w:rsidRPr="008B1D59" w:rsidRDefault="009655A8" w:rsidP="007F08BF">
            <w:pPr>
              <w:pStyle w:val="BodyText"/>
              <w:jc w:val="center"/>
              <w:rPr>
                <w:rFonts w:cs="Arial"/>
                <w:sz w:val="20"/>
                <w:szCs w:val="18"/>
              </w:rPr>
            </w:pPr>
            <w:r>
              <w:rPr>
                <w:rFonts w:cs="Arial"/>
                <w:i/>
                <w:iCs/>
                <w:color w:val="0070C0"/>
                <w:sz w:val="20"/>
                <w:szCs w:val="18"/>
              </w:rPr>
              <w:t>Sr. CC Lead, SW-Eng &amp; Test</w:t>
            </w:r>
          </w:p>
        </w:tc>
        <w:tc>
          <w:tcPr>
            <w:tcW w:w="2094" w:type="dxa"/>
            <w:vAlign w:val="center"/>
          </w:tcPr>
          <w:p w14:paraId="613A6445" w14:textId="423C1D7D" w:rsidR="007F08BF" w:rsidRPr="008B1D59" w:rsidRDefault="00C871A5" w:rsidP="00C871A5">
            <w:pPr>
              <w:pStyle w:val="BodyText"/>
              <w:rPr>
                <w:rFonts w:cs="Arial"/>
                <w:sz w:val="20"/>
                <w:szCs w:val="18"/>
              </w:rPr>
            </w:pPr>
            <w:r w:rsidRPr="00C871A5">
              <w:rPr>
                <w:rFonts w:cs="Arial"/>
                <w:i/>
                <w:iCs/>
                <w:color w:val="0070C0"/>
                <w:sz w:val="18"/>
              </w:rPr>
              <w:t>14th July 2023</w:t>
            </w:r>
          </w:p>
        </w:tc>
      </w:tr>
    </w:tbl>
    <w:p w14:paraId="1CD5A850" w14:textId="77777777" w:rsidR="002D48B0" w:rsidRDefault="002D48B0" w:rsidP="008B1D59">
      <w:pPr>
        <w:pStyle w:val="Heading2"/>
      </w:pPr>
    </w:p>
    <w:p w14:paraId="32565B5C" w14:textId="5F10A6A3" w:rsidR="008B1D59" w:rsidRDefault="008B1D59" w:rsidP="008B1D59">
      <w:pPr>
        <w:pStyle w:val="Heading2"/>
      </w:pPr>
      <w:bookmarkStart w:id="7" w:name="_Toc140573256"/>
      <w:r>
        <w:t>REVISION HISTORY</w:t>
      </w:r>
      <w:bookmarkEnd w:id="7"/>
    </w:p>
    <w:tbl>
      <w:tblPr>
        <w:tblW w:w="87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377"/>
        <w:gridCol w:w="1100"/>
        <w:gridCol w:w="1475"/>
        <w:gridCol w:w="1984"/>
        <w:gridCol w:w="2820"/>
      </w:tblGrid>
      <w:tr w:rsidR="00FA4F75" w:rsidRPr="00BE0759" w14:paraId="6C135ACB" w14:textId="77777777" w:rsidTr="0006539C">
        <w:trPr>
          <w:cantSplit/>
          <w:trHeight w:val="494"/>
        </w:trPr>
        <w:tc>
          <w:tcPr>
            <w:tcW w:w="1377" w:type="dxa"/>
            <w:shd w:val="clear" w:color="auto" w:fill="FCE16A" w:themeFill="accent1" w:themeFillTint="99"/>
          </w:tcPr>
          <w:p w14:paraId="169171B6" w14:textId="77777777" w:rsidR="00FA4F75" w:rsidRPr="008B1D59" w:rsidRDefault="00FA4F75" w:rsidP="007B3193">
            <w:pPr>
              <w:pStyle w:val="BodyText"/>
              <w:jc w:val="center"/>
              <w:rPr>
                <w:rFonts w:cs="Arial"/>
                <w:b/>
                <w:bCs/>
                <w:sz w:val="20"/>
                <w:szCs w:val="18"/>
              </w:rPr>
            </w:pPr>
            <w:r w:rsidRPr="008B1D59">
              <w:rPr>
                <w:rFonts w:cs="Arial"/>
                <w:b/>
                <w:bCs/>
                <w:sz w:val="20"/>
                <w:szCs w:val="18"/>
              </w:rPr>
              <w:t>Date</w:t>
            </w:r>
          </w:p>
        </w:tc>
        <w:tc>
          <w:tcPr>
            <w:tcW w:w="1100" w:type="dxa"/>
            <w:shd w:val="clear" w:color="auto" w:fill="FCE16A" w:themeFill="accent1" w:themeFillTint="99"/>
          </w:tcPr>
          <w:p w14:paraId="51A20B58" w14:textId="77777777" w:rsidR="00FA4F75" w:rsidRPr="008B1D59" w:rsidRDefault="00FA4F75" w:rsidP="007B3193">
            <w:pPr>
              <w:pStyle w:val="BodyText"/>
              <w:jc w:val="center"/>
              <w:rPr>
                <w:rFonts w:cs="Arial"/>
                <w:b/>
                <w:bCs/>
                <w:sz w:val="20"/>
                <w:szCs w:val="18"/>
              </w:rPr>
            </w:pPr>
            <w:r w:rsidRPr="008B1D59">
              <w:rPr>
                <w:rFonts w:cs="Arial"/>
                <w:b/>
                <w:bCs/>
                <w:sz w:val="20"/>
                <w:szCs w:val="18"/>
              </w:rPr>
              <w:t>Version</w:t>
            </w:r>
          </w:p>
        </w:tc>
        <w:tc>
          <w:tcPr>
            <w:tcW w:w="1475" w:type="dxa"/>
            <w:shd w:val="clear" w:color="auto" w:fill="FCE16A" w:themeFill="accent1" w:themeFillTint="99"/>
          </w:tcPr>
          <w:p w14:paraId="509A0CEE" w14:textId="77777777" w:rsidR="00FA4F75" w:rsidRPr="008B1D59" w:rsidRDefault="00FA4F75" w:rsidP="007B3193">
            <w:pPr>
              <w:pStyle w:val="BodyText"/>
              <w:jc w:val="center"/>
              <w:rPr>
                <w:rFonts w:cs="Arial"/>
                <w:b/>
                <w:bCs/>
                <w:sz w:val="20"/>
                <w:szCs w:val="18"/>
              </w:rPr>
            </w:pPr>
            <w:r w:rsidRPr="008B1D59">
              <w:rPr>
                <w:rFonts w:cs="Arial"/>
                <w:b/>
                <w:bCs/>
                <w:sz w:val="20"/>
                <w:szCs w:val="18"/>
              </w:rPr>
              <w:t>Author</w:t>
            </w:r>
          </w:p>
        </w:tc>
        <w:tc>
          <w:tcPr>
            <w:tcW w:w="1984" w:type="dxa"/>
            <w:shd w:val="clear" w:color="auto" w:fill="FCE16A" w:themeFill="accent1" w:themeFillTint="99"/>
          </w:tcPr>
          <w:p w14:paraId="40EED7C2" w14:textId="77777777" w:rsidR="00FA4F75" w:rsidRPr="008B1D59" w:rsidRDefault="00FA4F75" w:rsidP="007B3193">
            <w:pPr>
              <w:pStyle w:val="BodyText"/>
              <w:jc w:val="center"/>
              <w:rPr>
                <w:rFonts w:cs="Arial"/>
                <w:b/>
                <w:bCs/>
                <w:sz w:val="20"/>
                <w:szCs w:val="18"/>
              </w:rPr>
            </w:pPr>
            <w:r w:rsidRPr="008B1D59">
              <w:rPr>
                <w:rFonts w:cs="Arial"/>
                <w:b/>
                <w:bCs/>
                <w:sz w:val="20"/>
                <w:szCs w:val="18"/>
              </w:rPr>
              <w:t>Reviewed By</w:t>
            </w:r>
          </w:p>
        </w:tc>
        <w:tc>
          <w:tcPr>
            <w:tcW w:w="2820" w:type="dxa"/>
            <w:shd w:val="clear" w:color="auto" w:fill="FCE16A" w:themeFill="accent1" w:themeFillTint="99"/>
          </w:tcPr>
          <w:p w14:paraId="25D80A64" w14:textId="77777777" w:rsidR="00FA4F75" w:rsidRPr="008B1D59" w:rsidRDefault="00FA4F75" w:rsidP="007B3193">
            <w:pPr>
              <w:pStyle w:val="BodyText"/>
              <w:jc w:val="center"/>
              <w:rPr>
                <w:rFonts w:cs="Arial"/>
                <w:b/>
                <w:bCs/>
                <w:sz w:val="20"/>
                <w:szCs w:val="18"/>
              </w:rPr>
            </w:pPr>
            <w:r w:rsidRPr="008B1D59">
              <w:rPr>
                <w:rFonts w:cs="Arial"/>
                <w:b/>
                <w:bCs/>
                <w:sz w:val="20"/>
                <w:szCs w:val="18"/>
              </w:rPr>
              <w:t>Change Description</w:t>
            </w:r>
          </w:p>
        </w:tc>
      </w:tr>
      <w:tr w:rsidR="00FA4F75" w:rsidRPr="00BE0759" w14:paraId="52EA09F7" w14:textId="77777777" w:rsidTr="00CD186D">
        <w:trPr>
          <w:cantSplit/>
          <w:trHeight w:val="373"/>
        </w:trPr>
        <w:tc>
          <w:tcPr>
            <w:tcW w:w="1377" w:type="dxa"/>
          </w:tcPr>
          <w:p w14:paraId="3D8F0DFD" w14:textId="08055483" w:rsidR="00FA4F75" w:rsidRPr="008B1D59" w:rsidRDefault="00452DCB" w:rsidP="007B3193">
            <w:pPr>
              <w:jc w:val="both"/>
              <w:rPr>
                <w:rFonts w:cs="Arial"/>
                <w:sz w:val="20"/>
                <w:szCs w:val="18"/>
              </w:rPr>
            </w:pPr>
            <w:r>
              <w:rPr>
                <w:rFonts w:cs="Arial"/>
                <w:sz w:val="20"/>
                <w:szCs w:val="18"/>
              </w:rPr>
              <w:t>12</w:t>
            </w:r>
            <w:r w:rsidRPr="00452DCB">
              <w:rPr>
                <w:rFonts w:cs="Arial"/>
                <w:sz w:val="20"/>
                <w:szCs w:val="18"/>
                <w:vertAlign w:val="superscript"/>
              </w:rPr>
              <w:t>th</w:t>
            </w:r>
            <w:r>
              <w:rPr>
                <w:rFonts w:cs="Arial"/>
                <w:sz w:val="20"/>
                <w:szCs w:val="18"/>
              </w:rPr>
              <w:t xml:space="preserve"> Jun 23</w:t>
            </w:r>
          </w:p>
        </w:tc>
        <w:tc>
          <w:tcPr>
            <w:tcW w:w="1100" w:type="dxa"/>
          </w:tcPr>
          <w:p w14:paraId="2B0C1CB3" w14:textId="0776372A" w:rsidR="00FA4F75" w:rsidRPr="008B1D59" w:rsidRDefault="00CB1004" w:rsidP="00CB1004">
            <w:pPr>
              <w:jc w:val="center"/>
              <w:rPr>
                <w:rFonts w:cs="Arial"/>
                <w:sz w:val="20"/>
                <w:szCs w:val="18"/>
              </w:rPr>
            </w:pPr>
            <w:r>
              <w:rPr>
                <w:rFonts w:cs="Arial"/>
                <w:sz w:val="20"/>
                <w:szCs w:val="18"/>
              </w:rPr>
              <w:t>1.7</w:t>
            </w:r>
          </w:p>
        </w:tc>
        <w:tc>
          <w:tcPr>
            <w:tcW w:w="1475" w:type="dxa"/>
          </w:tcPr>
          <w:p w14:paraId="0AB5C1F1" w14:textId="09C064E1" w:rsidR="00FA4F75" w:rsidRPr="008B1D59" w:rsidRDefault="00D847A1" w:rsidP="007B3193">
            <w:pPr>
              <w:jc w:val="both"/>
              <w:rPr>
                <w:rFonts w:cs="Arial"/>
                <w:sz w:val="20"/>
                <w:szCs w:val="18"/>
              </w:rPr>
            </w:pPr>
            <w:r>
              <w:rPr>
                <w:rFonts w:cs="Arial"/>
                <w:sz w:val="20"/>
                <w:szCs w:val="18"/>
              </w:rPr>
              <w:t>Girish Pai</w:t>
            </w:r>
          </w:p>
        </w:tc>
        <w:tc>
          <w:tcPr>
            <w:tcW w:w="1984" w:type="dxa"/>
          </w:tcPr>
          <w:p w14:paraId="79DDF5E4" w14:textId="02AE5A5B" w:rsidR="00FA4F75" w:rsidRPr="008B1D59" w:rsidRDefault="00E87F53" w:rsidP="007B3193">
            <w:pPr>
              <w:jc w:val="both"/>
              <w:rPr>
                <w:rFonts w:cs="Arial"/>
                <w:sz w:val="20"/>
                <w:szCs w:val="18"/>
              </w:rPr>
            </w:pPr>
            <w:r>
              <w:rPr>
                <w:rFonts w:cs="Arial"/>
                <w:sz w:val="20"/>
                <w:szCs w:val="18"/>
              </w:rPr>
              <w:t>Sapna Ranganath</w:t>
            </w:r>
          </w:p>
        </w:tc>
        <w:tc>
          <w:tcPr>
            <w:tcW w:w="2820" w:type="dxa"/>
          </w:tcPr>
          <w:p w14:paraId="532F26A2" w14:textId="354F6B71" w:rsidR="00FA4F75" w:rsidRPr="008B1D59" w:rsidRDefault="00800BED" w:rsidP="007B3193">
            <w:pPr>
              <w:jc w:val="both"/>
              <w:rPr>
                <w:rFonts w:cs="Arial"/>
                <w:sz w:val="20"/>
                <w:szCs w:val="18"/>
              </w:rPr>
            </w:pPr>
            <w:r w:rsidRPr="00496C36">
              <w:rPr>
                <w:rFonts w:cs="Arial"/>
                <w:sz w:val="20"/>
                <w:szCs w:val="18"/>
              </w:rPr>
              <w:t>Revised based on Release 1.5 delivery plan</w:t>
            </w:r>
          </w:p>
        </w:tc>
      </w:tr>
      <w:tr w:rsidR="00496C36" w:rsidRPr="00BE0759" w14:paraId="74870F14" w14:textId="77777777" w:rsidTr="00CD186D">
        <w:trPr>
          <w:cantSplit/>
          <w:trHeight w:val="373"/>
        </w:trPr>
        <w:tc>
          <w:tcPr>
            <w:tcW w:w="1377" w:type="dxa"/>
          </w:tcPr>
          <w:p w14:paraId="69D5778F" w14:textId="039F3D69" w:rsidR="00496C36" w:rsidRDefault="00496C36" w:rsidP="007B3193">
            <w:pPr>
              <w:jc w:val="both"/>
              <w:rPr>
                <w:rFonts w:cs="Arial"/>
                <w:sz w:val="20"/>
                <w:szCs w:val="18"/>
              </w:rPr>
            </w:pPr>
            <w:r>
              <w:rPr>
                <w:rFonts w:cs="Arial"/>
                <w:sz w:val="20"/>
                <w:szCs w:val="18"/>
              </w:rPr>
              <w:t>14</w:t>
            </w:r>
            <w:r w:rsidRPr="00496C36">
              <w:rPr>
                <w:rFonts w:cs="Arial"/>
                <w:sz w:val="20"/>
                <w:szCs w:val="18"/>
                <w:vertAlign w:val="superscript"/>
              </w:rPr>
              <w:t>th</w:t>
            </w:r>
            <w:r>
              <w:rPr>
                <w:rFonts w:cs="Arial"/>
                <w:sz w:val="20"/>
                <w:szCs w:val="18"/>
              </w:rPr>
              <w:t xml:space="preserve"> Jul 23</w:t>
            </w:r>
          </w:p>
        </w:tc>
        <w:tc>
          <w:tcPr>
            <w:tcW w:w="1100" w:type="dxa"/>
          </w:tcPr>
          <w:p w14:paraId="3D588FAD" w14:textId="466C36B1" w:rsidR="00496C36" w:rsidRDefault="00496C36" w:rsidP="00CB1004">
            <w:pPr>
              <w:jc w:val="center"/>
              <w:rPr>
                <w:rFonts w:cs="Arial"/>
                <w:sz w:val="20"/>
                <w:szCs w:val="18"/>
              </w:rPr>
            </w:pPr>
            <w:r>
              <w:rPr>
                <w:rFonts w:cs="Arial"/>
                <w:sz w:val="20"/>
                <w:szCs w:val="18"/>
              </w:rPr>
              <w:t>2.0</w:t>
            </w:r>
          </w:p>
        </w:tc>
        <w:tc>
          <w:tcPr>
            <w:tcW w:w="1475" w:type="dxa"/>
          </w:tcPr>
          <w:p w14:paraId="098CBAD0" w14:textId="0DBEE72F" w:rsidR="00496C36" w:rsidRDefault="00496C36" w:rsidP="007B3193">
            <w:pPr>
              <w:jc w:val="both"/>
              <w:rPr>
                <w:rFonts w:cs="Arial"/>
                <w:sz w:val="20"/>
                <w:szCs w:val="18"/>
              </w:rPr>
            </w:pPr>
            <w:r>
              <w:rPr>
                <w:rFonts w:cs="Arial"/>
                <w:sz w:val="20"/>
                <w:szCs w:val="18"/>
              </w:rPr>
              <w:t>Girish Pai</w:t>
            </w:r>
          </w:p>
        </w:tc>
        <w:tc>
          <w:tcPr>
            <w:tcW w:w="1984" w:type="dxa"/>
          </w:tcPr>
          <w:p w14:paraId="76E784AB" w14:textId="7CBB2C94" w:rsidR="00496C36" w:rsidRDefault="00CD186D" w:rsidP="007B3193">
            <w:pPr>
              <w:jc w:val="both"/>
              <w:rPr>
                <w:rFonts w:cs="Arial"/>
                <w:sz w:val="20"/>
                <w:szCs w:val="18"/>
              </w:rPr>
            </w:pPr>
            <w:r>
              <w:rPr>
                <w:rFonts w:cs="Arial"/>
                <w:sz w:val="20"/>
                <w:szCs w:val="18"/>
              </w:rPr>
              <w:t>Joydev Kayal / Sapna Ranganath</w:t>
            </w:r>
          </w:p>
        </w:tc>
        <w:tc>
          <w:tcPr>
            <w:tcW w:w="2820" w:type="dxa"/>
          </w:tcPr>
          <w:p w14:paraId="2AD97C6C" w14:textId="6A4CB11D" w:rsidR="00496C36" w:rsidRPr="00496C36" w:rsidRDefault="00F1121A" w:rsidP="007B3193">
            <w:pPr>
              <w:jc w:val="both"/>
              <w:rPr>
                <w:rFonts w:cs="Arial"/>
                <w:sz w:val="20"/>
                <w:szCs w:val="18"/>
              </w:rPr>
            </w:pPr>
            <w:r>
              <w:rPr>
                <w:rFonts w:cs="Arial"/>
                <w:sz w:val="20"/>
                <w:szCs w:val="18"/>
              </w:rPr>
              <w:t>Incorporated review feedback</w:t>
            </w:r>
          </w:p>
        </w:tc>
      </w:tr>
    </w:tbl>
    <w:p w14:paraId="3EF0A438" w14:textId="1DA83887" w:rsidR="008909B4" w:rsidRDefault="008909B4" w:rsidP="007861DF">
      <w:pPr>
        <w:pStyle w:val="Heading1"/>
      </w:pPr>
    </w:p>
    <w:p w14:paraId="598D580D" w14:textId="1E77CFBA" w:rsidR="008909B4" w:rsidRDefault="008909B4" w:rsidP="008909B4"/>
    <w:p w14:paraId="169DFBA8" w14:textId="3DC0169D" w:rsidR="00BA6CE6" w:rsidRDefault="006971F0" w:rsidP="006971F0">
      <w:pPr>
        <w:pStyle w:val="Heading1"/>
      </w:pPr>
      <w:bookmarkStart w:id="8" w:name="_Toc140573257"/>
      <w:r>
        <w:t>MANAGEMENT SUMMARY</w:t>
      </w:r>
      <w:bookmarkEnd w:id="8"/>
    </w:p>
    <w:p w14:paraId="0BEAFF6F" w14:textId="29123BD6" w:rsidR="006971F0" w:rsidRPr="00E80CE7" w:rsidRDefault="006971F0" w:rsidP="006971F0">
      <w:pPr>
        <w:jc w:val="both"/>
        <w:rPr>
          <w:sz w:val="22"/>
          <w:szCs w:val="20"/>
        </w:rPr>
      </w:pPr>
      <w:r w:rsidRPr="00E80CE7">
        <w:rPr>
          <w:sz w:val="22"/>
          <w:szCs w:val="20"/>
        </w:rPr>
        <w:t>As part of the PDF framework</w:t>
      </w:r>
      <w:r w:rsidR="00BB3ABE">
        <w:rPr>
          <w:sz w:val="22"/>
          <w:szCs w:val="20"/>
        </w:rPr>
        <w:t>,</w:t>
      </w:r>
      <w:r w:rsidRPr="00E80CE7">
        <w:rPr>
          <w:sz w:val="22"/>
          <w:szCs w:val="20"/>
        </w:rPr>
        <w:t xml:space="preserve"> Test strategy is </w:t>
      </w:r>
      <w:r w:rsidR="00BB3ABE">
        <w:rPr>
          <w:sz w:val="22"/>
          <w:szCs w:val="20"/>
        </w:rPr>
        <w:t>a mandatory artefact</w:t>
      </w:r>
      <w:r w:rsidRPr="00E80CE7">
        <w:rPr>
          <w:sz w:val="22"/>
          <w:szCs w:val="20"/>
        </w:rPr>
        <w:t xml:space="preserve"> for Stage Gate</w:t>
      </w:r>
      <w:r w:rsidR="00B446F9">
        <w:rPr>
          <w:sz w:val="22"/>
          <w:szCs w:val="20"/>
        </w:rPr>
        <w:t xml:space="preserve"> 1/</w:t>
      </w:r>
      <w:r w:rsidRPr="00E80CE7">
        <w:rPr>
          <w:sz w:val="22"/>
          <w:szCs w:val="20"/>
        </w:rPr>
        <w:t xml:space="preserve">2. It is required to ensure testing is done with a right approach and be able to </w:t>
      </w:r>
      <w:r w:rsidR="00BB3ABE">
        <w:rPr>
          <w:sz w:val="22"/>
          <w:szCs w:val="20"/>
        </w:rPr>
        <w:t>deliver</w:t>
      </w:r>
      <w:r w:rsidRPr="00E80CE7">
        <w:rPr>
          <w:sz w:val="22"/>
          <w:szCs w:val="20"/>
        </w:rPr>
        <w:t xml:space="preserve"> a good quality application. Th</w:t>
      </w:r>
      <w:r w:rsidR="00B446F9">
        <w:rPr>
          <w:sz w:val="22"/>
          <w:szCs w:val="20"/>
        </w:rPr>
        <w:t>e test</w:t>
      </w:r>
      <w:r w:rsidRPr="00E80CE7">
        <w:rPr>
          <w:sz w:val="22"/>
          <w:szCs w:val="20"/>
        </w:rPr>
        <w:t xml:space="preserve"> strategy is aligned to </w:t>
      </w:r>
      <w:r w:rsidR="00B446F9">
        <w:rPr>
          <w:sz w:val="22"/>
          <w:szCs w:val="20"/>
        </w:rPr>
        <w:t xml:space="preserve">the </w:t>
      </w:r>
      <w:r w:rsidR="00074DFA">
        <w:rPr>
          <w:sz w:val="22"/>
          <w:szCs w:val="20"/>
        </w:rPr>
        <w:t xml:space="preserve">testing requirements of the </w:t>
      </w:r>
      <w:r w:rsidR="00B446F9">
        <w:rPr>
          <w:sz w:val="22"/>
          <w:szCs w:val="20"/>
        </w:rPr>
        <w:t>Project</w:t>
      </w:r>
      <w:r w:rsidR="00074DFA">
        <w:rPr>
          <w:sz w:val="22"/>
          <w:szCs w:val="20"/>
        </w:rPr>
        <w:t xml:space="preserve"> based on</w:t>
      </w:r>
      <w:r w:rsidR="00C059A1">
        <w:rPr>
          <w:sz w:val="22"/>
          <w:szCs w:val="20"/>
        </w:rPr>
        <w:t xml:space="preserve"> design and build phases</w:t>
      </w:r>
      <w:r w:rsidR="009B2E7C">
        <w:rPr>
          <w:sz w:val="22"/>
          <w:szCs w:val="20"/>
        </w:rPr>
        <w:t>.</w:t>
      </w:r>
    </w:p>
    <w:p w14:paraId="2A01D73F" w14:textId="77777777" w:rsidR="00E80CE7" w:rsidRDefault="00E80CE7" w:rsidP="006971F0">
      <w:pPr>
        <w:jc w:val="both"/>
        <w:rPr>
          <w:sz w:val="22"/>
          <w:szCs w:val="20"/>
        </w:rPr>
      </w:pPr>
    </w:p>
    <w:p w14:paraId="5155FBCC" w14:textId="35DA5467" w:rsidR="006971F0" w:rsidRPr="00E80CE7" w:rsidRDefault="006971F0" w:rsidP="006971F0">
      <w:pPr>
        <w:jc w:val="both"/>
        <w:rPr>
          <w:sz w:val="22"/>
          <w:szCs w:val="20"/>
        </w:rPr>
      </w:pPr>
      <w:r w:rsidRPr="00E80CE7">
        <w:rPr>
          <w:sz w:val="22"/>
          <w:szCs w:val="20"/>
        </w:rPr>
        <w:t xml:space="preserve">The purpose of this document is to define a Testing Strategy </w:t>
      </w:r>
      <w:r w:rsidR="00BB3ABE">
        <w:rPr>
          <w:sz w:val="22"/>
          <w:szCs w:val="20"/>
        </w:rPr>
        <w:t>irrespective of the methodology (Agile/Waterfall) opted in the Project.</w:t>
      </w:r>
      <w:r w:rsidRPr="00E80CE7">
        <w:rPr>
          <w:sz w:val="22"/>
          <w:szCs w:val="20"/>
        </w:rPr>
        <w:t xml:space="preserve"> This document will define the standard deliverables and testing stages that are required for a development project and describe how these test stages will be used.</w:t>
      </w:r>
    </w:p>
    <w:p w14:paraId="19BC81FB" w14:textId="77777777" w:rsidR="00E80CE7" w:rsidRDefault="00E80CE7" w:rsidP="006971F0">
      <w:pPr>
        <w:jc w:val="both"/>
        <w:rPr>
          <w:sz w:val="22"/>
          <w:szCs w:val="20"/>
        </w:rPr>
      </w:pPr>
    </w:p>
    <w:p w14:paraId="166A7091" w14:textId="6EBFD8FE" w:rsidR="006971F0" w:rsidRPr="00243F25" w:rsidRDefault="006971F0" w:rsidP="004740AA">
      <w:pPr>
        <w:pStyle w:val="ListParagraph"/>
        <w:numPr>
          <w:ilvl w:val="0"/>
          <w:numId w:val="17"/>
        </w:numPr>
        <w:ind w:left="720"/>
        <w:jc w:val="both"/>
        <w:rPr>
          <w:sz w:val="22"/>
          <w:szCs w:val="20"/>
        </w:rPr>
      </w:pPr>
      <w:r w:rsidRPr="00243F25">
        <w:rPr>
          <w:sz w:val="22"/>
          <w:szCs w:val="20"/>
        </w:rPr>
        <w:t>Agile (SCRUM) is the way of working where test and development are integrated in the development lifecycle.</w:t>
      </w:r>
    </w:p>
    <w:p w14:paraId="50F48A20" w14:textId="3CB314A8" w:rsidR="009A5D4F" w:rsidRDefault="009A5D4F" w:rsidP="003B619B">
      <w:pPr>
        <w:ind w:left="360"/>
        <w:jc w:val="both"/>
        <w:rPr>
          <w:sz w:val="22"/>
          <w:szCs w:val="20"/>
        </w:rPr>
      </w:pPr>
    </w:p>
    <w:p w14:paraId="79D899CA" w14:textId="3B010E91" w:rsidR="009A5D4F" w:rsidRPr="009A5D4F" w:rsidRDefault="009A5D4F" w:rsidP="003B619B">
      <w:pPr>
        <w:pStyle w:val="ListParagraph"/>
        <w:numPr>
          <w:ilvl w:val="0"/>
          <w:numId w:val="13"/>
        </w:numPr>
        <w:jc w:val="both"/>
        <w:rPr>
          <w:sz w:val="22"/>
          <w:szCs w:val="20"/>
        </w:rPr>
      </w:pPr>
      <w:r w:rsidRPr="009A5D4F">
        <w:rPr>
          <w:sz w:val="22"/>
          <w:szCs w:val="20"/>
        </w:rPr>
        <w:t>One release contain</w:t>
      </w:r>
      <w:r>
        <w:rPr>
          <w:sz w:val="22"/>
          <w:szCs w:val="20"/>
        </w:rPr>
        <w:t>s</w:t>
      </w:r>
      <w:r w:rsidRPr="009A5D4F">
        <w:rPr>
          <w:sz w:val="22"/>
          <w:szCs w:val="20"/>
        </w:rPr>
        <w:t xml:space="preserve"> n number of sprints as agreed with product owner</w:t>
      </w:r>
    </w:p>
    <w:p w14:paraId="0590DFD6" w14:textId="77777777" w:rsidR="009A5D4F" w:rsidRPr="009A5D4F" w:rsidRDefault="009A5D4F" w:rsidP="003B619B">
      <w:pPr>
        <w:pStyle w:val="ListParagraph"/>
        <w:numPr>
          <w:ilvl w:val="0"/>
          <w:numId w:val="13"/>
        </w:numPr>
        <w:jc w:val="both"/>
        <w:rPr>
          <w:sz w:val="22"/>
          <w:szCs w:val="20"/>
        </w:rPr>
      </w:pPr>
      <w:r w:rsidRPr="009A5D4F">
        <w:rPr>
          <w:sz w:val="22"/>
          <w:szCs w:val="20"/>
        </w:rPr>
        <w:t>Each sprint should deliver a working solution</w:t>
      </w:r>
    </w:p>
    <w:p w14:paraId="21E7B530" w14:textId="77777777" w:rsidR="009A5D4F" w:rsidRPr="009A5D4F" w:rsidRDefault="009A5D4F" w:rsidP="003B619B">
      <w:pPr>
        <w:pStyle w:val="ListParagraph"/>
        <w:numPr>
          <w:ilvl w:val="0"/>
          <w:numId w:val="13"/>
        </w:numPr>
        <w:jc w:val="both"/>
        <w:rPr>
          <w:sz w:val="22"/>
          <w:szCs w:val="20"/>
        </w:rPr>
      </w:pPr>
      <w:r w:rsidRPr="009A5D4F">
        <w:rPr>
          <w:sz w:val="22"/>
          <w:szCs w:val="20"/>
        </w:rPr>
        <w:t>Continuous testing during the application development lifecycle</w:t>
      </w:r>
    </w:p>
    <w:p w14:paraId="511EBEDD" w14:textId="77777777" w:rsidR="009A5D4F" w:rsidRPr="009A5D4F" w:rsidRDefault="009A5D4F" w:rsidP="003B619B">
      <w:pPr>
        <w:pStyle w:val="ListParagraph"/>
        <w:numPr>
          <w:ilvl w:val="0"/>
          <w:numId w:val="13"/>
        </w:numPr>
        <w:jc w:val="both"/>
        <w:rPr>
          <w:sz w:val="22"/>
          <w:szCs w:val="20"/>
        </w:rPr>
      </w:pPr>
      <w:r w:rsidRPr="009A5D4F">
        <w:rPr>
          <w:sz w:val="22"/>
          <w:szCs w:val="20"/>
        </w:rPr>
        <w:t>Improved integration between End-Users and Development Team</w:t>
      </w:r>
    </w:p>
    <w:p w14:paraId="238D089E" w14:textId="5DB82C2F" w:rsidR="009A5D4F" w:rsidRPr="009A5D4F" w:rsidRDefault="009A5D4F" w:rsidP="003B619B">
      <w:pPr>
        <w:pStyle w:val="ListParagraph"/>
        <w:numPr>
          <w:ilvl w:val="0"/>
          <w:numId w:val="13"/>
        </w:numPr>
        <w:jc w:val="both"/>
        <w:rPr>
          <w:sz w:val="22"/>
          <w:szCs w:val="20"/>
        </w:rPr>
      </w:pPr>
      <w:r w:rsidRPr="009A5D4F">
        <w:rPr>
          <w:sz w:val="22"/>
          <w:szCs w:val="20"/>
        </w:rPr>
        <w:t>More Unit test and Back-end Test compare</w:t>
      </w:r>
      <w:r>
        <w:rPr>
          <w:sz w:val="22"/>
          <w:szCs w:val="20"/>
        </w:rPr>
        <w:t>d</w:t>
      </w:r>
      <w:r w:rsidRPr="009A5D4F">
        <w:rPr>
          <w:sz w:val="22"/>
          <w:szCs w:val="20"/>
        </w:rPr>
        <w:t xml:space="preserve"> to GUI tests</w:t>
      </w:r>
    </w:p>
    <w:p w14:paraId="74905130" w14:textId="77777777" w:rsidR="009A5D4F" w:rsidRPr="009A5D4F" w:rsidRDefault="009A5D4F" w:rsidP="003B619B">
      <w:pPr>
        <w:pStyle w:val="ListParagraph"/>
        <w:numPr>
          <w:ilvl w:val="0"/>
          <w:numId w:val="13"/>
        </w:numPr>
        <w:jc w:val="both"/>
        <w:rPr>
          <w:sz w:val="22"/>
          <w:szCs w:val="20"/>
        </w:rPr>
      </w:pPr>
      <w:r w:rsidRPr="009A5D4F">
        <w:rPr>
          <w:sz w:val="22"/>
          <w:szCs w:val="20"/>
        </w:rPr>
        <w:t>Iterative deployment and testing.</w:t>
      </w:r>
    </w:p>
    <w:p w14:paraId="3D2C3A9D" w14:textId="238B181C" w:rsidR="009A5D4F" w:rsidRDefault="009A5D4F" w:rsidP="003B619B">
      <w:pPr>
        <w:pStyle w:val="ListParagraph"/>
        <w:numPr>
          <w:ilvl w:val="0"/>
          <w:numId w:val="13"/>
        </w:numPr>
        <w:jc w:val="both"/>
        <w:rPr>
          <w:sz w:val="22"/>
          <w:szCs w:val="20"/>
        </w:rPr>
      </w:pPr>
      <w:r w:rsidRPr="009A5D4F">
        <w:rPr>
          <w:sz w:val="22"/>
          <w:szCs w:val="20"/>
        </w:rPr>
        <w:t>More test automation and less manual testing</w:t>
      </w:r>
    </w:p>
    <w:p w14:paraId="54ABCE7C" w14:textId="41CE673E" w:rsidR="00243F25" w:rsidRPr="008A2822" w:rsidRDefault="00243F25" w:rsidP="008A2822">
      <w:pPr>
        <w:jc w:val="both"/>
        <w:rPr>
          <w:sz w:val="22"/>
          <w:szCs w:val="20"/>
        </w:rPr>
      </w:pPr>
    </w:p>
    <w:p w14:paraId="050E74EA" w14:textId="77777777" w:rsidR="001A5026" w:rsidRDefault="001A5026">
      <w:pPr>
        <w:spacing w:after="200" w:line="276" w:lineRule="auto"/>
        <w:rPr>
          <w:sz w:val="22"/>
          <w:szCs w:val="20"/>
        </w:rPr>
      </w:pPr>
    </w:p>
    <w:p w14:paraId="67D4DBC0" w14:textId="77777777" w:rsidR="008A7F62" w:rsidRPr="00D94934" w:rsidRDefault="008A7F62">
      <w:pPr>
        <w:spacing w:after="200" w:line="276" w:lineRule="auto"/>
        <w:rPr>
          <w:b/>
          <w:bCs/>
          <w:sz w:val="22"/>
          <w:szCs w:val="20"/>
        </w:rPr>
      </w:pPr>
      <w:r w:rsidRPr="00D94934">
        <w:rPr>
          <w:b/>
          <w:bCs/>
          <w:sz w:val="22"/>
          <w:szCs w:val="20"/>
        </w:rPr>
        <w:t>Project Delivery Framework – Project activities wrt. key decision points.</w:t>
      </w:r>
    </w:p>
    <w:p w14:paraId="20A15429" w14:textId="451C5B3C" w:rsidR="004E02D2" w:rsidRDefault="00E41E77">
      <w:pPr>
        <w:spacing w:after="200" w:line="276" w:lineRule="auto"/>
        <w:rPr>
          <w:b/>
          <w:bCs/>
          <w:sz w:val="22"/>
          <w:szCs w:val="20"/>
        </w:rPr>
      </w:pPr>
      <w:r w:rsidRPr="00E41E77">
        <w:rPr>
          <w:rFonts w:ascii="Arial" w:eastAsia="Times New Roman" w:hAnsi="Arial" w:cs="Times New Roman"/>
          <w:noProof/>
          <w:color w:val="auto"/>
          <w:sz w:val="20"/>
          <w:szCs w:val="24"/>
        </w:rPr>
        <mc:AlternateContent>
          <mc:Choice Requires="wps">
            <w:drawing>
              <wp:anchor distT="0" distB="0" distL="114300" distR="114300" simplePos="0" relativeHeight="251699200" behindDoc="0" locked="0" layoutInCell="1" allowOverlap="1" wp14:anchorId="2851F029" wp14:editId="69DB84E2">
                <wp:simplePos x="0" y="0"/>
                <wp:positionH relativeFrom="column">
                  <wp:posOffset>2129083</wp:posOffset>
                </wp:positionH>
                <wp:positionV relativeFrom="paragraph">
                  <wp:posOffset>748030</wp:posOffset>
                </wp:positionV>
                <wp:extent cx="831690" cy="964798"/>
                <wp:effectExtent l="19050" t="19050" r="26035" b="26035"/>
                <wp:wrapNone/>
                <wp:docPr id="4" name="Arrow: Up 4"/>
                <wp:cNvGraphicFramePr/>
                <a:graphic xmlns:a="http://schemas.openxmlformats.org/drawingml/2006/main">
                  <a:graphicData uri="http://schemas.microsoft.com/office/word/2010/wordprocessingShape">
                    <wps:wsp>
                      <wps:cNvSpPr/>
                      <wps:spPr>
                        <a:xfrm>
                          <a:off x="0" y="0"/>
                          <a:ext cx="831690" cy="964798"/>
                        </a:xfrm>
                        <a:prstGeom prst="upArrow">
                          <a:avLst/>
                        </a:prstGeom>
                        <a:solidFill>
                          <a:srgbClr val="4F81BD"/>
                        </a:solidFill>
                        <a:ln w="12700" cap="flat" cmpd="sng" algn="ctr">
                          <a:solidFill>
                            <a:srgbClr val="4F81BD">
                              <a:shade val="50000"/>
                            </a:srgbClr>
                          </a:solidFill>
                          <a:prstDash val="solid"/>
                          <a:miter lim="800000"/>
                        </a:ln>
                        <a:effectLst/>
                      </wps:spPr>
                      <wps:txbx>
                        <w:txbxContent>
                          <w:p w14:paraId="06D1FE2A" w14:textId="77777777" w:rsidR="00E41E77" w:rsidRPr="00E41E77" w:rsidRDefault="00E41E77" w:rsidP="00E41E77">
                            <w:pPr>
                              <w:jc w:val="center"/>
                              <w:rPr>
                                <w:color w:val="FFFFFF" w:themeColor="background1"/>
                                <w:sz w:val="14"/>
                                <w:szCs w:val="12"/>
                              </w:rPr>
                            </w:pPr>
                            <w:r w:rsidRPr="00E41E77">
                              <w:rPr>
                                <w:color w:val="FFFFFF" w:themeColor="background1"/>
                                <w:sz w:val="14"/>
                                <w:szCs w:val="12"/>
                              </w:rPr>
                              <w:t>WE ARE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51F02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 o:spid="_x0000_s1027" type="#_x0000_t68" style="position:absolute;margin-left:167.65pt;margin-top:58.9pt;width:65.5pt;height:75.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" adj="9310" fillcolor="#4f81bd" strokecolor="#385d8a" strokeweight="1pt">
                <v:textbox>
                  <w:txbxContent>
                    <w:p w14:paraId="06D1FE2A" w14:textId="77777777" w:rsidR="00E41E77" w:rsidRPr="00E41E77" w:rsidRDefault="00E41E77" w:rsidP="00E41E77">
                      <w:pPr>
                        <w:jc w:val="center"/>
                        <w:rPr>
                          <w:color w:val="FFFFFF" w:themeColor="background1"/>
                          <w:sz w:val="14"/>
                          <w:szCs w:val="12"/>
                        </w:rPr>
                      </w:pPr>
                      <w:r w:rsidRPr="00E41E77">
                        <w:rPr>
                          <w:color w:val="FFFFFF" w:themeColor="background1"/>
                          <w:sz w:val="14"/>
                          <w:szCs w:val="12"/>
                        </w:rPr>
                        <w:t>WE ARE HERE</w:t>
                      </w:r>
                    </w:p>
                  </w:txbxContent>
                </v:textbox>
              </v:shape>
            </w:pict>
          </mc:Fallback>
        </mc:AlternateContent>
      </w:r>
      <w:r w:rsidR="008A7F62">
        <w:rPr>
          <w:noProof/>
        </w:rPr>
        <w:drawing>
          <wp:inline distT="0" distB="0" distL="0" distR="0" wp14:anchorId="42494B8A" wp14:editId="36BC4D0B">
            <wp:extent cx="6210300" cy="788670"/>
            <wp:effectExtent l="0" t="0" r="0" b="0"/>
            <wp:docPr id="27" name="Picture 27" descr="Project Delivery Framework Project Activities&#10;Project Initiation and Planning&#10;Final Investment Decision&#10;Execution Phase &#10;Final Deploy Decision&#10;Deploy and Operate Phase&#10;Project Closeout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roject Delivery Framework Project Activities&#10;Project Initiation and Planning&#10;Final Investment Decision&#10;Execution Phase &#10;Final Deploy Decision&#10;Deploy and Operate Phase&#10;Project Closeout Phase"/>
                    <pic:cNvPicPr/>
                  </pic:nvPicPr>
                  <pic:blipFill>
                    <a:blip r:embed="rId15"/>
                    <a:stretch>
                      <a:fillRect/>
                    </a:stretch>
                  </pic:blipFill>
                  <pic:spPr>
                    <a:xfrm>
                      <a:off x="0" y="0"/>
                      <a:ext cx="6210300" cy="788670"/>
                    </a:xfrm>
                    <a:prstGeom prst="rect">
                      <a:avLst/>
                    </a:prstGeom>
                  </pic:spPr>
                </pic:pic>
              </a:graphicData>
            </a:graphic>
          </wp:inline>
        </w:drawing>
      </w:r>
    </w:p>
    <w:p w14:paraId="4CA22FDA" w14:textId="420140B6" w:rsidR="00FB43D6" w:rsidRPr="008A7F62" w:rsidRDefault="00E41E77">
      <w:pPr>
        <w:spacing w:after="200" w:line="276" w:lineRule="auto"/>
        <w:rPr>
          <w:b/>
          <w:bCs/>
          <w:sz w:val="22"/>
          <w:szCs w:val="20"/>
        </w:rPr>
      </w:pPr>
      <w:r>
        <w:rPr>
          <w:b/>
          <w:bCs/>
          <w:sz w:val="22"/>
          <w:szCs w:val="20"/>
        </w:rPr>
        <w:tab/>
      </w:r>
      <w:r>
        <w:rPr>
          <w:b/>
          <w:bCs/>
          <w:sz w:val="22"/>
          <w:szCs w:val="20"/>
        </w:rPr>
        <w:tab/>
      </w:r>
      <w:r w:rsidR="00FB43D6" w:rsidRPr="008A7F62">
        <w:rPr>
          <w:b/>
          <w:bCs/>
          <w:sz w:val="22"/>
          <w:szCs w:val="20"/>
        </w:rPr>
        <w:br w:type="page"/>
      </w:r>
    </w:p>
    <w:p w14:paraId="27AA4B8D" w14:textId="2539BDB9" w:rsidR="009A5D4F" w:rsidRPr="00FB43D6" w:rsidRDefault="00FB43D6" w:rsidP="00FB43D6">
      <w:pPr>
        <w:pStyle w:val="Heading1"/>
      </w:pPr>
      <w:bookmarkStart w:id="9" w:name="_Toc140573258"/>
      <w:r>
        <w:t>INTRODUCTION</w:t>
      </w:r>
      <w:bookmarkEnd w:id="9"/>
    </w:p>
    <w:p w14:paraId="3100A30F" w14:textId="77777777" w:rsidR="00873CA0" w:rsidRDefault="00873CA0" w:rsidP="00D912C1">
      <w:pPr>
        <w:jc w:val="both"/>
        <w:rPr>
          <w:rFonts w:cs="Arial"/>
          <w:color w:val="0070C0"/>
          <w:sz w:val="20"/>
          <w:szCs w:val="18"/>
        </w:rPr>
      </w:pPr>
    </w:p>
    <w:p w14:paraId="403B2A0F" w14:textId="00385B55" w:rsidR="007E2405" w:rsidRPr="00873CA0" w:rsidRDefault="00873CA0" w:rsidP="00873CA0">
      <w:pPr>
        <w:pStyle w:val="Heading2"/>
      </w:pPr>
      <w:bookmarkStart w:id="10" w:name="_Toc140573259"/>
      <w:r>
        <w:t>ABOUT THE PROJECT</w:t>
      </w:r>
      <w:bookmarkEnd w:id="10"/>
    </w:p>
    <w:p w14:paraId="2AC75475" w14:textId="77777777" w:rsidR="000E3F7B" w:rsidRDefault="00DD4FB5" w:rsidP="00DD4FB5">
      <w:pPr>
        <w:jc w:val="both"/>
        <w:rPr>
          <w:sz w:val="22"/>
          <w:szCs w:val="20"/>
        </w:rPr>
      </w:pPr>
      <w:r w:rsidRPr="00DD4FB5">
        <w:rPr>
          <w:sz w:val="22"/>
          <w:szCs w:val="20"/>
        </w:rPr>
        <w:t xml:space="preserve">SLMT Orbital focuses on optimizing the SLMT portfolio. The Objective is to achieve a consistent view of the portfolio and facilitate an improved decision making supported by an integrated digital system. The Orbital solution will be a combination of several different, but closely coupled, modules which will be developed separately. </w:t>
      </w:r>
    </w:p>
    <w:p w14:paraId="61406624" w14:textId="77777777" w:rsidR="000E3F7B" w:rsidRDefault="000E3F7B" w:rsidP="00DD4FB5">
      <w:pPr>
        <w:jc w:val="both"/>
        <w:rPr>
          <w:sz w:val="22"/>
          <w:szCs w:val="20"/>
        </w:rPr>
      </w:pPr>
    </w:p>
    <w:p w14:paraId="20F2C583" w14:textId="3BFFD94E" w:rsidR="00DD4FB5" w:rsidRPr="00DD4FB5" w:rsidRDefault="00DD4FB5" w:rsidP="00DD4FB5">
      <w:pPr>
        <w:jc w:val="both"/>
        <w:rPr>
          <w:sz w:val="22"/>
          <w:szCs w:val="20"/>
        </w:rPr>
      </w:pPr>
      <w:r w:rsidRPr="00DD4FB5">
        <w:rPr>
          <w:sz w:val="22"/>
          <w:szCs w:val="20"/>
        </w:rPr>
        <w:t xml:space="preserve">The following describes the key requirements of </w:t>
      </w:r>
      <w:r w:rsidRPr="000E3F7B">
        <w:rPr>
          <w:b/>
          <w:bCs/>
          <w:sz w:val="22"/>
          <w:szCs w:val="20"/>
        </w:rPr>
        <w:t>Scheduling</w:t>
      </w:r>
      <w:r w:rsidRPr="00DD4FB5">
        <w:rPr>
          <w:sz w:val="22"/>
          <w:szCs w:val="20"/>
        </w:rPr>
        <w:t xml:space="preserve"> module:</w:t>
      </w:r>
    </w:p>
    <w:p w14:paraId="1C8FFA60" w14:textId="77777777" w:rsidR="00DD4FB5" w:rsidRPr="000E3F7B" w:rsidRDefault="00DD4FB5" w:rsidP="00DD4FB5">
      <w:pPr>
        <w:pStyle w:val="BodyText"/>
        <w:numPr>
          <w:ilvl w:val="0"/>
          <w:numId w:val="42"/>
        </w:numPr>
        <w:spacing w:line="259" w:lineRule="auto"/>
        <w:jc w:val="both"/>
        <w:rPr>
          <w:rFonts w:cs="Arial"/>
          <w:sz w:val="22"/>
          <w:szCs w:val="20"/>
        </w:rPr>
      </w:pPr>
      <w:r w:rsidRPr="000E3F7B">
        <w:rPr>
          <w:rFonts w:cs="Arial"/>
          <w:sz w:val="22"/>
          <w:szCs w:val="20"/>
        </w:rPr>
        <w:t>Fit for purpose and dynamic scheduling tool for Short Term and Ops teams to manage portfolio physical scheduling for the next ~180 days.</w:t>
      </w:r>
    </w:p>
    <w:p w14:paraId="5A84E8CD" w14:textId="77777777" w:rsidR="00DD4FB5" w:rsidRPr="000E3F7B" w:rsidRDefault="00DD4FB5" w:rsidP="00DD4FB5">
      <w:pPr>
        <w:pStyle w:val="BodyText"/>
        <w:numPr>
          <w:ilvl w:val="0"/>
          <w:numId w:val="42"/>
        </w:numPr>
        <w:spacing w:line="259" w:lineRule="auto"/>
        <w:jc w:val="both"/>
        <w:rPr>
          <w:rFonts w:cs="Arial"/>
          <w:sz w:val="22"/>
          <w:szCs w:val="20"/>
        </w:rPr>
      </w:pPr>
      <w:r w:rsidRPr="000E3F7B">
        <w:rPr>
          <w:rFonts w:cs="Arial"/>
          <w:sz w:val="22"/>
          <w:szCs w:val="20"/>
        </w:rPr>
        <w:t>Automation and overhaul of current fleet-plan, avoiding two-step process and exchanges of emails between Optimisation Traders and Ops.</w:t>
      </w:r>
    </w:p>
    <w:p w14:paraId="37E3D598" w14:textId="77777777" w:rsidR="00DD4FB5" w:rsidRPr="000E3F7B" w:rsidRDefault="00DD4FB5" w:rsidP="00DD4FB5">
      <w:pPr>
        <w:pStyle w:val="BodyText"/>
        <w:numPr>
          <w:ilvl w:val="0"/>
          <w:numId w:val="42"/>
        </w:numPr>
        <w:spacing w:line="259" w:lineRule="auto"/>
        <w:jc w:val="both"/>
        <w:rPr>
          <w:rFonts w:cs="Arial"/>
          <w:sz w:val="22"/>
          <w:szCs w:val="20"/>
        </w:rPr>
      </w:pPr>
      <w:r w:rsidRPr="000E3F7B">
        <w:rPr>
          <w:rFonts w:cs="Arial"/>
          <w:sz w:val="22"/>
          <w:szCs w:val="20"/>
        </w:rPr>
        <w:t>Friendly user interface to visualise schedule, receive notifications, add events, perform simulations.</w:t>
      </w:r>
    </w:p>
    <w:p w14:paraId="3A85E8E2" w14:textId="77777777" w:rsidR="00DD4FB5" w:rsidRPr="000E3F7B" w:rsidRDefault="00DD4FB5" w:rsidP="00DD4FB5">
      <w:pPr>
        <w:pStyle w:val="BodyText"/>
        <w:numPr>
          <w:ilvl w:val="0"/>
          <w:numId w:val="42"/>
        </w:numPr>
        <w:spacing w:line="259" w:lineRule="auto"/>
        <w:jc w:val="both"/>
        <w:rPr>
          <w:rFonts w:cs="Arial"/>
          <w:sz w:val="22"/>
          <w:szCs w:val="20"/>
        </w:rPr>
      </w:pPr>
      <w:r w:rsidRPr="000E3F7B">
        <w:rPr>
          <w:rFonts w:cs="Arial"/>
          <w:sz w:val="22"/>
          <w:szCs w:val="20"/>
        </w:rPr>
        <w:t>Analytics suite including estimation of EDQ, ETA based on various voyage parameters.</w:t>
      </w:r>
    </w:p>
    <w:p w14:paraId="3E43F693" w14:textId="77777777" w:rsidR="00DD4FB5" w:rsidRPr="000E3F7B" w:rsidRDefault="00DD4FB5" w:rsidP="00DD4FB5">
      <w:pPr>
        <w:pStyle w:val="BodyText"/>
        <w:numPr>
          <w:ilvl w:val="0"/>
          <w:numId w:val="42"/>
        </w:numPr>
        <w:spacing w:line="259" w:lineRule="auto"/>
        <w:jc w:val="both"/>
        <w:rPr>
          <w:rFonts w:cs="Arial"/>
          <w:sz w:val="22"/>
          <w:szCs w:val="20"/>
        </w:rPr>
      </w:pPr>
      <w:r w:rsidRPr="000E3F7B">
        <w:rPr>
          <w:rFonts w:cs="Arial"/>
          <w:sz w:val="22"/>
          <w:szCs w:val="20"/>
        </w:rPr>
        <w:t>Direct access to schedule for Ops team and management.</w:t>
      </w:r>
    </w:p>
    <w:p w14:paraId="47655285" w14:textId="77777777" w:rsidR="00DD4FB5" w:rsidRPr="000E3F7B" w:rsidRDefault="00DD4FB5" w:rsidP="007D5BED">
      <w:pPr>
        <w:pStyle w:val="BodyText"/>
        <w:numPr>
          <w:ilvl w:val="0"/>
          <w:numId w:val="42"/>
        </w:numPr>
        <w:spacing w:line="259" w:lineRule="auto"/>
        <w:jc w:val="both"/>
        <w:rPr>
          <w:sz w:val="20"/>
          <w:szCs w:val="16"/>
        </w:rPr>
      </w:pPr>
      <w:r w:rsidRPr="000E3F7B">
        <w:rPr>
          <w:rFonts w:cs="Arial"/>
          <w:sz w:val="22"/>
          <w:szCs w:val="20"/>
        </w:rPr>
        <w:t>Data integration of commercial and operational data through a central data layer.</w:t>
      </w:r>
    </w:p>
    <w:p w14:paraId="0D25D947" w14:textId="7713A31C" w:rsidR="0082333F" w:rsidRPr="00DD4FB5" w:rsidRDefault="00DD4FB5" w:rsidP="007D5BED">
      <w:pPr>
        <w:pStyle w:val="BodyText"/>
        <w:numPr>
          <w:ilvl w:val="0"/>
          <w:numId w:val="42"/>
        </w:numPr>
        <w:spacing w:line="259" w:lineRule="auto"/>
        <w:jc w:val="both"/>
        <w:rPr>
          <w:sz w:val="22"/>
          <w:szCs w:val="18"/>
        </w:rPr>
      </w:pPr>
      <w:r w:rsidRPr="000E3F7B">
        <w:rPr>
          <w:rFonts w:cs="Arial"/>
          <w:sz w:val="22"/>
          <w:szCs w:val="20"/>
        </w:rPr>
        <w:t>Incremental changes in optimisation, built on 3D, with improvements in user interface, analytical components and more integrated data inputs and outputs.</w:t>
      </w:r>
    </w:p>
    <w:p w14:paraId="1A460758" w14:textId="77777777" w:rsidR="00E96A01" w:rsidRDefault="00E96A01" w:rsidP="0082333F">
      <w:pPr>
        <w:jc w:val="both"/>
        <w:rPr>
          <w:sz w:val="22"/>
          <w:szCs w:val="18"/>
        </w:rPr>
      </w:pPr>
    </w:p>
    <w:p w14:paraId="7CDD881C" w14:textId="77777777" w:rsidR="00873CA0" w:rsidRPr="00873CA0" w:rsidRDefault="00873CA0" w:rsidP="00873CA0">
      <w:pPr>
        <w:pStyle w:val="Heading2"/>
      </w:pPr>
      <w:bookmarkStart w:id="11" w:name="_Toc140573260"/>
      <w:r>
        <w:t>PROJECT CHARTER</w:t>
      </w:r>
      <w:bookmarkEnd w:id="11"/>
    </w:p>
    <w:p w14:paraId="6AF3BECE" w14:textId="783B1C02" w:rsidR="00873CA0" w:rsidRDefault="00000000">
      <w:pPr>
        <w:spacing w:after="200" w:line="276" w:lineRule="auto"/>
        <w:rPr>
          <w:rFonts w:cs="Arial"/>
          <w:i/>
          <w:iCs/>
          <w:color w:val="0070C0"/>
          <w:sz w:val="20"/>
          <w:szCs w:val="18"/>
        </w:rPr>
      </w:pPr>
      <w:hyperlink r:id="rId16" w:history="1">
        <w:r w:rsidR="000A3CCA">
          <w:rPr>
            <w:rStyle w:val="Hyperlink"/>
          </w:rPr>
          <w:t>01_PDA Project Charter 04_2020.docx</w:t>
        </w:r>
      </w:hyperlink>
    </w:p>
    <w:p w14:paraId="27F8ADD6" w14:textId="77777777" w:rsidR="00873CA0" w:rsidRDefault="00873CA0">
      <w:pPr>
        <w:spacing w:after="200" w:line="276" w:lineRule="auto"/>
        <w:rPr>
          <w:rFonts w:cs="Arial"/>
          <w:i/>
          <w:iCs/>
          <w:color w:val="0070C0"/>
          <w:sz w:val="20"/>
          <w:szCs w:val="18"/>
        </w:rPr>
      </w:pPr>
    </w:p>
    <w:p w14:paraId="4FC56A41" w14:textId="77777777" w:rsidR="00E14856" w:rsidRDefault="00E14856">
      <w:pPr>
        <w:spacing w:after="200" w:line="276" w:lineRule="auto"/>
        <w:rPr>
          <w:rFonts w:cs="Arial"/>
          <w:i/>
          <w:iCs/>
          <w:color w:val="0070C0"/>
          <w:sz w:val="20"/>
          <w:szCs w:val="18"/>
        </w:rPr>
      </w:pPr>
    </w:p>
    <w:p w14:paraId="4983683B" w14:textId="77777777" w:rsidR="00E14856" w:rsidRDefault="00E14856">
      <w:pPr>
        <w:spacing w:after="200" w:line="276" w:lineRule="auto"/>
        <w:rPr>
          <w:rFonts w:cs="Arial"/>
          <w:i/>
          <w:iCs/>
          <w:color w:val="0070C0"/>
          <w:sz w:val="20"/>
          <w:szCs w:val="18"/>
        </w:rPr>
      </w:pPr>
    </w:p>
    <w:p w14:paraId="306C23DE" w14:textId="77777777" w:rsidR="00E14856" w:rsidRDefault="00E14856">
      <w:pPr>
        <w:spacing w:after="200" w:line="276" w:lineRule="auto"/>
        <w:rPr>
          <w:rFonts w:cs="Arial"/>
          <w:i/>
          <w:iCs/>
          <w:color w:val="0070C0"/>
          <w:sz w:val="20"/>
          <w:szCs w:val="18"/>
        </w:rPr>
      </w:pPr>
    </w:p>
    <w:p w14:paraId="6B241987" w14:textId="77777777" w:rsidR="00E14856" w:rsidRDefault="00E14856">
      <w:pPr>
        <w:spacing w:after="200" w:line="276" w:lineRule="auto"/>
        <w:rPr>
          <w:rFonts w:cs="Arial"/>
          <w:i/>
          <w:iCs/>
          <w:color w:val="0070C0"/>
          <w:sz w:val="20"/>
          <w:szCs w:val="18"/>
        </w:rPr>
      </w:pPr>
    </w:p>
    <w:p w14:paraId="236A06FB" w14:textId="77777777" w:rsidR="00E14856" w:rsidRDefault="00E14856">
      <w:pPr>
        <w:spacing w:after="200" w:line="276" w:lineRule="auto"/>
        <w:rPr>
          <w:rFonts w:cs="Arial"/>
          <w:i/>
          <w:iCs/>
          <w:color w:val="0070C0"/>
          <w:sz w:val="20"/>
          <w:szCs w:val="18"/>
        </w:rPr>
      </w:pPr>
    </w:p>
    <w:p w14:paraId="22F1CC7A" w14:textId="2F7C26E8" w:rsidR="00873CA0" w:rsidRPr="00873CA0" w:rsidRDefault="00873CA0" w:rsidP="00873CA0">
      <w:pPr>
        <w:pStyle w:val="Heading2"/>
      </w:pPr>
      <w:bookmarkStart w:id="12" w:name="_Toc140573261"/>
      <w:r>
        <w:t>ARCHITECTURE DIAGRAM / SAHLD</w:t>
      </w:r>
      <w:r w:rsidR="003D22DD">
        <w:t xml:space="preserve"> (Solution Architecture High Level Design)</w:t>
      </w:r>
      <w:bookmarkEnd w:id="12"/>
    </w:p>
    <w:p w14:paraId="4ED1F0FC" w14:textId="77777777" w:rsidR="001E418F" w:rsidRDefault="001E418F" w:rsidP="00873CA0">
      <w:pPr>
        <w:rPr>
          <w:rFonts w:cs="Arial"/>
          <w:i/>
          <w:iCs/>
          <w:color w:val="0070C0"/>
          <w:sz w:val="20"/>
          <w:szCs w:val="18"/>
        </w:rPr>
      </w:pPr>
    </w:p>
    <w:p w14:paraId="6DCB179C" w14:textId="0DDD2719" w:rsidR="00873CA0" w:rsidRDefault="009150E2" w:rsidP="00873CA0">
      <w:pPr>
        <w:rPr>
          <w:rFonts w:cs="Arial"/>
          <w:i/>
          <w:iCs/>
          <w:color w:val="0070C0"/>
          <w:sz w:val="20"/>
          <w:szCs w:val="18"/>
        </w:rPr>
      </w:pPr>
      <w:r>
        <w:rPr>
          <w:noProof/>
        </w:rPr>
        <mc:AlternateContent>
          <mc:Choice Requires="wps">
            <w:drawing>
              <wp:anchor distT="0" distB="0" distL="114300" distR="114300" simplePos="0" relativeHeight="251709440" behindDoc="0" locked="0" layoutInCell="1" allowOverlap="1" wp14:anchorId="10BCB998" wp14:editId="5201C74E">
                <wp:simplePos x="0" y="0"/>
                <wp:positionH relativeFrom="column">
                  <wp:posOffset>3940175</wp:posOffset>
                </wp:positionH>
                <wp:positionV relativeFrom="paragraph">
                  <wp:posOffset>549910</wp:posOffset>
                </wp:positionV>
                <wp:extent cx="394335" cy="268605"/>
                <wp:effectExtent l="38100" t="38100" r="62865" b="55245"/>
                <wp:wrapNone/>
                <wp:docPr id="31" name="Straight Arrow Connector 31"/>
                <wp:cNvGraphicFramePr/>
                <a:graphic xmlns:a="http://schemas.openxmlformats.org/drawingml/2006/main">
                  <a:graphicData uri="http://schemas.microsoft.com/office/word/2010/wordprocessingShape">
                    <wps:wsp>
                      <wps:cNvCnPr/>
                      <wps:spPr>
                        <a:xfrm flipV="1">
                          <a:off x="0" y="0"/>
                          <a:ext cx="394335" cy="268605"/>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42BBF" id="_x0000_t32" coordsize="21600,21600" o:spt="32" o:oned="t" path="m,l21600,21600e" filled="f">
                <v:path arrowok="t" fillok="f" o:connecttype="none"/>
                <o:lock v:ext="edit" shapetype="t"/>
              </v:shapetype>
              <v:shape id="Straight Arrow Connector 31" o:spid="_x0000_s1026" type="#_x0000_t32" style="position:absolute;margin-left:310.25pt;margin-top:43.3pt;width:31.05pt;height:21.1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" strokecolor="#00b050">
                <v:stroke startarrow="block" endarrow="block"/>
              </v:shape>
            </w:pict>
          </mc:Fallback>
        </mc:AlternateContent>
      </w:r>
      <w:r w:rsidR="008654D3">
        <w:rPr>
          <w:noProof/>
        </w:rPr>
        <mc:AlternateContent>
          <mc:Choice Requires="wps">
            <w:drawing>
              <wp:anchor distT="0" distB="0" distL="114300" distR="114300" simplePos="0" relativeHeight="251708416" behindDoc="0" locked="0" layoutInCell="1" allowOverlap="1" wp14:anchorId="5D579481" wp14:editId="4668E7E6">
                <wp:simplePos x="0" y="0"/>
                <wp:positionH relativeFrom="column">
                  <wp:posOffset>596064</wp:posOffset>
                </wp:positionH>
                <wp:positionV relativeFrom="paragraph">
                  <wp:posOffset>1270040</wp:posOffset>
                </wp:positionV>
                <wp:extent cx="2204463" cy="899450"/>
                <wp:effectExtent l="0" t="38100" r="62865" b="34290"/>
                <wp:wrapNone/>
                <wp:docPr id="30" name="Straight Arrow Connector 30"/>
                <wp:cNvGraphicFramePr/>
                <a:graphic xmlns:a="http://schemas.openxmlformats.org/drawingml/2006/main">
                  <a:graphicData uri="http://schemas.microsoft.com/office/word/2010/wordprocessingShape">
                    <wps:wsp>
                      <wps:cNvCnPr/>
                      <wps:spPr>
                        <a:xfrm flipV="1">
                          <a:off x="0" y="0"/>
                          <a:ext cx="2204463" cy="8994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91EB8" id="Straight Arrow Connector 30" o:spid="_x0000_s1026" type="#_x0000_t32" style="position:absolute;margin-left:46.95pt;margin-top:100pt;width:173.6pt;height:70.8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" strokecolor="#00b050">
                <v:stroke endarrow="block"/>
              </v:shape>
            </w:pict>
          </mc:Fallback>
        </mc:AlternateContent>
      </w:r>
      <w:r w:rsidR="00490D41">
        <w:rPr>
          <w:noProof/>
        </w:rPr>
        <mc:AlternateContent>
          <mc:Choice Requires="wps">
            <w:drawing>
              <wp:anchor distT="0" distB="0" distL="114300" distR="114300" simplePos="0" relativeHeight="251705344" behindDoc="0" locked="0" layoutInCell="1" allowOverlap="1" wp14:anchorId="3AB1322B" wp14:editId="7831A725">
                <wp:simplePos x="0" y="0"/>
                <wp:positionH relativeFrom="column">
                  <wp:posOffset>104140</wp:posOffset>
                </wp:positionH>
                <wp:positionV relativeFrom="paragraph">
                  <wp:posOffset>2068933</wp:posOffset>
                </wp:positionV>
                <wp:extent cx="509286" cy="202059"/>
                <wp:effectExtent l="0" t="0" r="24130" b="26670"/>
                <wp:wrapNone/>
                <wp:docPr id="26" name="Oval 26"/>
                <wp:cNvGraphicFramePr/>
                <a:graphic xmlns:a="http://schemas.openxmlformats.org/drawingml/2006/main">
                  <a:graphicData uri="http://schemas.microsoft.com/office/word/2010/wordprocessingShape">
                    <wps:wsp>
                      <wps:cNvSpPr/>
                      <wps:spPr>
                        <a:xfrm>
                          <a:off x="0" y="0"/>
                          <a:ext cx="509286" cy="202059"/>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5EFE0D" id="Oval 26" o:spid="_x0000_s1026" style="position:absolute;margin-left:8.2pt;margin-top:162.9pt;width:40.1pt;height:15.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" filled="f" strokecolor="#00b050" strokeweight="2pt"/>
            </w:pict>
          </mc:Fallback>
        </mc:AlternateContent>
      </w:r>
      <w:r w:rsidR="00490D41">
        <w:rPr>
          <w:noProof/>
        </w:rPr>
        <mc:AlternateContent>
          <mc:Choice Requires="wps">
            <w:drawing>
              <wp:anchor distT="0" distB="0" distL="114300" distR="114300" simplePos="0" relativeHeight="251707392" behindDoc="0" locked="0" layoutInCell="1" allowOverlap="1" wp14:anchorId="2710225E" wp14:editId="68A21BF8">
                <wp:simplePos x="0" y="0"/>
                <wp:positionH relativeFrom="column">
                  <wp:posOffset>4194882</wp:posOffset>
                </wp:positionH>
                <wp:positionV relativeFrom="paragraph">
                  <wp:posOffset>8255</wp:posOffset>
                </wp:positionV>
                <wp:extent cx="1856740" cy="665480"/>
                <wp:effectExtent l="0" t="0" r="10160" b="20320"/>
                <wp:wrapNone/>
                <wp:docPr id="29" name="Oval 29"/>
                <wp:cNvGraphicFramePr/>
                <a:graphic xmlns:a="http://schemas.openxmlformats.org/drawingml/2006/main">
                  <a:graphicData uri="http://schemas.microsoft.com/office/word/2010/wordprocessingShape">
                    <wps:wsp>
                      <wps:cNvSpPr/>
                      <wps:spPr>
                        <a:xfrm>
                          <a:off x="0" y="0"/>
                          <a:ext cx="1856740" cy="66548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5511DC" id="Oval 29" o:spid="_x0000_s1026" style="position:absolute;margin-left:330.3pt;margin-top:.65pt;width:146.2pt;height:52.4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" filled="f" strokecolor="#00b050" strokeweight="2pt"/>
            </w:pict>
          </mc:Fallback>
        </mc:AlternateContent>
      </w:r>
      <w:r w:rsidR="003C6342">
        <w:rPr>
          <w:noProof/>
        </w:rPr>
        <mc:AlternateContent>
          <mc:Choice Requires="wps">
            <w:drawing>
              <wp:anchor distT="0" distB="0" distL="114300" distR="114300" simplePos="0" relativeHeight="251706368" behindDoc="0" locked="0" layoutInCell="1" allowOverlap="1" wp14:anchorId="1A62333D" wp14:editId="5A38DD4D">
                <wp:simplePos x="0" y="0"/>
                <wp:positionH relativeFrom="column">
                  <wp:posOffset>2679338</wp:posOffset>
                </wp:positionH>
                <wp:positionV relativeFrom="paragraph">
                  <wp:posOffset>627854</wp:posOffset>
                </wp:positionV>
                <wp:extent cx="1319514" cy="775504"/>
                <wp:effectExtent l="0" t="0" r="14605" b="24765"/>
                <wp:wrapNone/>
                <wp:docPr id="28" name="Oval 28"/>
                <wp:cNvGraphicFramePr/>
                <a:graphic xmlns:a="http://schemas.openxmlformats.org/drawingml/2006/main">
                  <a:graphicData uri="http://schemas.microsoft.com/office/word/2010/wordprocessingShape">
                    <wps:wsp>
                      <wps:cNvSpPr/>
                      <wps:spPr>
                        <a:xfrm>
                          <a:off x="0" y="0"/>
                          <a:ext cx="1319514" cy="775504"/>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5B3FC5" id="Oval 28" o:spid="_x0000_s1026" style="position:absolute;margin-left:210.95pt;margin-top:49.45pt;width:103.9pt;height:61.0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" filled="f" strokecolor="#00b050" strokeweight="2pt"/>
            </w:pict>
          </mc:Fallback>
        </mc:AlternateContent>
      </w:r>
      <w:r w:rsidR="00EE0A6F">
        <w:rPr>
          <w:noProof/>
        </w:rPr>
        <w:drawing>
          <wp:inline distT="0" distB="0" distL="0" distR="0" wp14:anchorId="346EE0BC" wp14:editId="262A1731">
            <wp:extent cx="6146157" cy="2568727"/>
            <wp:effectExtent l="0" t="0" r="7620" b="3175"/>
            <wp:docPr id="2" name="Picture 2" descr="A picture containing timeline&#10;&#10;Description automatically generated">
              <a:extLst xmlns:a="http://schemas.openxmlformats.org/drawingml/2006/main">
                <a:ext uri="{FF2B5EF4-FFF2-40B4-BE49-F238E27FC236}">
                  <a16:creationId xmlns:a16="http://schemas.microsoft.com/office/drawing/2014/main" id="{46F3FFDF-599B-4E5B-9EC7-6E0C2F18A9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A picture containing timeline&#10;&#10;Description automatically generated">
                      <a:extLst>
                        <a:ext uri="{FF2B5EF4-FFF2-40B4-BE49-F238E27FC236}">
                          <a16:creationId xmlns:a16="http://schemas.microsoft.com/office/drawing/2014/main" id="{46F3FFDF-599B-4E5B-9EC7-6E0C2F18A9A4}"/>
                        </a:ext>
                      </a:extLst>
                    </pic:cNvPr>
                    <pic:cNvPicPr>
                      <a:picLocks noChangeAspect="1"/>
                    </pic:cNvPicPr>
                  </pic:nvPicPr>
                  <pic:blipFill>
                    <a:blip r:embed="rId17"/>
                    <a:stretch>
                      <a:fillRect/>
                    </a:stretch>
                  </pic:blipFill>
                  <pic:spPr>
                    <a:xfrm>
                      <a:off x="0" y="0"/>
                      <a:ext cx="6185772" cy="2585284"/>
                    </a:xfrm>
                    <a:prstGeom prst="rect">
                      <a:avLst/>
                    </a:prstGeom>
                  </pic:spPr>
                </pic:pic>
              </a:graphicData>
            </a:graphic>
          </wp:inline>
        </w:drawing>
      </w:r>
    </w:p>
    <w:p w14:paraId="6D61E7B6" w14:textId="600325A1" w:rsidR="00302FC3" w:rsidRDefault="00302FC3" w:rsidP="00873CA0">
      <w:pPr>
        <w:rPr>
          <w:rFonts w:cs="Arial"/>
          <w:i/>
          <w:iCs/>
          <w:color w:val="0070C0"/>
          <w:sz w:val="20"/>
          <w:szCs w:val="18"/>
        </w:rPr>
      </w:pPr>
    </w:p>
    <w:p w14:paraId="7DC3211A" w14:textId="4898A4A9" w:rsidR="0082333F" w:rsidRDefault="0082333F">
      <w:pPr>
        <w:spacing w:after="200" w:line="276" w:lineRule="auto"/>
        <w:rPr>
          <w:sz w:val="22"/>
          <w:szCs w:val="20"/>
        </w:rPr>
      </w:pPr>
      <w:r>
        <w:rPr>
          <w:sz w:val="22"/>
          <w:szCs w:val="20"/>
        </w:rPr>
        <w:br w:type="page"/>
      </w:r>
    </w:p>
    <w:p w14:paraId="4A5CECAF" w14:textId="28475EC5" w:rsidR="0082333F" w:rsidRPr="0082333F" w:rsidRDefault="0082333F" w:rsidP="0082333F">
      <w:pPr>
        <w:pStyle w:val="Heading1"/>
      </w:pPr>
      <w:bookmarkStart w:id="13" w:name="_Toc140573262"/>
      <w:r>
        <w:t>TESTING APPROACH</w:t>
      </w:r>
      <w:bookmarkEnd w:id="13"/>
    </w:p>
    <w:p w14:paraId="3E4792F6" w14:textId="293F5445" w:rsidR="00E8220A" w:rsidRPr="00E8220A" w:rsidRDefault="00E8220A" w:rsidP="00E8220A">
      <w:pPr>
        <w:pStyle w:val="Heading2"/>
      </w:pPr>
      <w:bookmarkStart w:id="14" w:name="_Toc140573263"/>
      <w:r>
        <w:t>OVERALL TESTING APPROACH</w:t>
      </w:r>
      <w:bookmarkEnd w:id="14"/>
    </w:p>
    <w:p w14:paraId="6F7DFB50" w14:textId="76A75DDB" w:rsidR="00D912C1" w:rsidRDefault="00F643FA" w:rsidP="26BBDCB8">
      <w:pPr>
        <w:jc w:val="both"/>
        <w:rPr>
          <w:szCs w:val="24"/>
        </w:rPr>
      </w:pPr>
      <w:r w:rsidRPr="00686C08">
        <w:rPr>
          <w:rFonts w:cs="Arial"/>
        </w:rPr>
        <w:t>The</w:t>
      </w:r>
      <w:r>
        <w:rPr>
          <w:rFonts w:cs="Arial"/>
        </w:rPr>
        <w:t xml:space="preserve"> project will follow the Agile methodology with Development and Testing run by IT Development &amp; QA teams using the Agile values.</w:t>
      </w:r>
    </w:p>
    <w:p w14:paraId="7D6CB3C2" w14:textId="6E722C63" w:rsidR="00152E4E" w:rsidRDefault="00747FFA" w:rsidP="00873CA0">
      <w:pPr>
        <w:jc w:val="both"/>
        <w:rPr>
          <w:rFonts w:cs="Arial"/>
          <w:i/>
          <w:iCs/>
          <w:color w:val="0070C0"/>
          <w:sz w:val="22"/>
        </w:rPr>
      </w:pPr>
      <w:r w:rsidRPr="00091D5A">
        <w:rPr>
          <w:rFonts w:cs="Arial"/>
          <w:noProof/>
        </w:rPr>
        <w:drawing>
          <wp:inline distT="0" distB="0" distL="0" distR="0" wp14:anchorId="2D1DB433" wp14:editId="2B8A80FD">
            <wp:extent cx="6101407" cy="2453833"/>
            <wp:effectExtent l="0" t="0" r="0" b="3810"/>
            <wp:docPr id="3" name="Picture 8">
              <a:extLst xmlns:a="http://schemas.openxmlformats.org/drawingml/2006/main">
                <a:ext uri="{FF2B5EF4-FFF2-40B4-BE49-F238E27FC236}">
                  <a16:creationId xmlns:a16="http://schemas.microsoft.com/office/drawing/2014/main" id="{64B1821A-AE89-497E-BAB8-0ED90C0119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FF2B5EF4-FFF2-40B4-BE49-F238E27FC236}">
                          <a16:creationId xmlns:a16="http://schemas.microsoft.com/office/drawing/2014/main" id="{64B1821A-AE89-497E-BAB8-0ED90C011928}"/>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468" cy="2455466"/>
                    </a:xfrm>
                    <a:prstGeom prst="rect">
                      <a:avLst/>
                    </a:prstGeom>
                    <a:noFill/>
                    <a:ln>
                      <a:noFill/>
                    </a:ln>
                  </pic:spPr>
                </pic:pic>
              </a:graphicData>
            </a:graphic>
          </wp:inline>
        </w:drawing>
      </w:r>
    </w:p>
    <w:p w14:paraId="549BAC12" w14:textId="77777777" w:rsidR="00DC2237" w:rsidRPr="00A3282A" w:rsidRDefault="00DC2237" w:rsidP="004740AA">
      <w:pPr>
        <w:numPr>
          <w:ilvl w:val="0"/>
          <w:numId w:val="21"/>
        </w:numPr>
        <w:jc w:val="both"/>
        <w:rPr>
          <w:rFonts w:cs="Arial"/>
          <w:sz w:val="22"/>
          <w:szCs w:val="20"/>
          <w:lang w:val="en-US"/>
        </w:rPr>
      </w:pPr>
      <w:r w:rsidRPr="00A3282A">
        <w:rPr>
          <w:rFonts w:cs="Arial"/>
          <w:sz w:val="22"/>
          <w:szCs w:val="20"/>
          <w:lang w:val="en-US"/>
        </w:rPr>
        <w:t>Agile (SCRUM) is the way of working where Test and Development are integrated in the Development lifecycle</w:t>
      </w:r>
    </w:p>
    <w:p w14:paraId="732514F7" w14:textId="77777777" w:rsidR="00DC2237" w:rsidRPr="00A3282A" w:rsidRDefault="00DC2237" w:rsidP="004740AA">
      <w:pPr>
        <w:numPr>
          <w:ilvl w:val="0"/>
          <w:numId w:val="21"/>
        </w:numPr>
        <w:jc w:val="both"/>
        <w:rPr>
          <w:rFonts w:cs="Arial"/>
          <w:sz w:val="22"/>
          <w:szCs w:val="20"/>
          <w:lang w:val="en-US"/>
        </w:rPr>
      </w:pPr>
      <w:r w:rsidRPr="00A3282A">
        <w:rPr>
          <w:rFonts w:cs="Arial"/>
          <w:sz w:val="22"/>
          <w:szCs w:val="20"/>
          <w:lang w:val="en-US"/>
        </w:rPr>
        <w:t>One Release contains several Sprints as agreed with Product Owner</w:t>
      </w:r>
    </w:p>
    <w:p w14:paraId="70A22D2E" w14:textId="77777777" w:rsidR="00DC2237" w:rsidRPr="00A3282A" w:rsidRDefault="00DC2237" w:rsidP="004740AA">
      <w:pPr>
        <w:numPr>
          <w:ilvl w:val="0"/>
          <w:numId w:val="21"/>
        </w:numPr>
        <w:jc w:val="both"/>
        <w:rPr>
          <w:rFonts w:cs="Arial"/>
          <w:sz w:val="22"/>
          <w:szCs w:val="20"/>
          <w:lang w:val="en-US"/>
        </w:rPr>
      </w:pPr>
      <w:r w:rsidRPr="00A3282A">
        <w:rPr>
          <w:rFonts w:cs="Arial"/>
          <w:sz w:val="22"/>
          <w:szCs w:val="20"/>
          <w:lang w:val="en-US"/>
        </w:rPr>
        <w:t>Each Sprint should deliver a working solution</w:t>
      </w:r>
    </w:p>
    <w:p w14:paraId="18AC3BD1" w14:textId="77777777" w:rsidR="00DC2237" w:rsidRPr="00A3282A" w:rsidRDefault="00DC2237" w:rsidP="004740AA">
      <w:pPr>
        <w:numPr>
          <w:ilvl w:val="0"/>
          <w:numId w:val="21"/>
        </w:numPr>
        <w:jc w:val="both"/>
        <w:rPr>
          <w:rFonts w:cs="Arial"/>
          <w:sz w:val="22"/>
          <w:szCs w:val="20"/>
          <w:lang w:val="en-US"/>
        </w:rPr>
      </w:pPr>
      <w:r w:rsidRPr="00A3282A">
        <w:rPr>
          <w:rFonts w:cs="Arial"/>
          <w:sz w:val="22"/>
          <w:szCs w:val="20"/>
          <w:lang w:val="en-US"/>
        </w:rPr>
        <w:t>Continuous testing during the application development lifecycle</w:t>
      </w:r>
    </w:p>
    <w:p w14:paraId="227F8F61" w14:textId="77777777" w:rsidR="00DC2237" w:rsidRPr="00A3282A" w:rsidRDefault="00DC2237" w:rsidP="004740AA">
      <w:pPr>
        <w:numPr>
          <w:ilvl w:val="0"/>
          <w:numId w:val="21"/>
        </w:numPr>
        <w:jc w:val="both"/>
        <w:rPr>
          <w:rFonts w:cs="Arial"/>
          <w:sz w:val="22"/>
          <w:szCs w:val="20"/>
          <w:lang w:val="en-US"/>
        </w:rPr>
      </w:pPr>
      <w:r w:rsidRPr="00A3282A">
        <w:rPr>
          <w:rFonts w:cs="Arial"/>
          <w:sz w:val="22"/>
          <w:szCs w:val="20"/>
          <w:lang w:val="en-US"/>
        </w:rPr>
        <w:t>Improved integration between End-Users and Development Team</w:t>
      </w:r>
    </w:p>
    <w:p w14:paraId="73B4E561" w14:textId="77777777" w:rsidR="00DC2237" w:rsidRPr="00A3282A" w:rsidRDefault="00DC2237" w:rsidP="004740AA">
      <w:pPr>
        <w:numPr>
          <w:ilvl w:val="0"/>
          <w:numId w:val="21"/>
        </w:numPr>
        <w:jc w:val="both"/>
        <w:rPr>
          <w:rFonts w:cs="Arial"/>
          <w:sz w:val="22"/>
          <w:szCs w:val="20"/>
          <w:lang w:val="en-US"/>
        </w:rPr>
      </w:pPr>
      <w:r w:rsidRPr="00A3282A">
        <w:rPr>
          <w:rFonts w:cs="Arial"/>
          <w:sz w:val="22"/>
          <w:szCs w:val="20"/>
          <w:lang w:val="en-US"/>
        </w:rPr>
        <w:t>Iterative deployment and testing.</w:t>
      </w:r>
    </w:p>
    <w:p w14:paraId="7DD0C29B" w14:textId="77777777" w:rsidR="00DC2237" w:rsidRPr="00A3282A" w:rsidRDefault="00DC2237" w:rsidP="004740AA">
      <w:pPr>
        <w:numPr>
          <w:ilvl w:val="0"/>
          <w:numId w:val="21"/>
        </w:numPr>
        <w:jc w:val="both"/>
        <w:rPr>
          <w:rFonts w:cs="Arial"/>
          <w:sz w:val="22"/>
          <w:szCs w:val="20"/>
          <w:lang w:val="en-US"/>
        </w:rPr>
      </w:pPr>
      <w:r w:rsidRPr="00A3282A">
        <w:rPr>
          <w:rFonts w:cs="Arial"/>
          <w:sz w:val="22"/>
          <w:szCs w:val="20"/>
          <w:lang w:val="en-US"/>
        </w:rPr>
        <w:t>More test automation and less Manual testing.</w:t>
      </w:r>
    </w:p>
    <w:p w14:paraId="2B49A891" w14:textId="77777777" w:rsidR="00D00806" w:rsidRDefault="00D00806" w:rsidP="00152E4E">
      <w:pPr>
        <w:pStyle w:val="Heading2"/>
      </w:pPr>
    </w:p>
    <w:p w14:paraId="1A39D1D4" w14:textId="02CDC6A0" w:rsidR="00152E4E" w:rsidRPr="00E8220A" w:rsidRDefault="00152E4E" w:rsidP="00152E4E">
      <w:pPr>
        <w:pStyle w:val="Heading2"/>
      </w:pPr>
      <w:bookmarkStart w:id="15" w:name="_Toc140573264"/>
      <w:r>
        <w:t>SPRINT DETAILS</w:t>
      </w:r>
      <w:bookmarkEnd w:id="15"/>
    </w:p>
    <w:p w14:paraId="4974A063" w14:textId="48C2D564" w:rsidR="00152E4E" w:rsidRDefault="00D00A73" w:rsidP="00873CA0">
      <w:pPr>
        <w:jc w:val="both"/>
        <w:rPr>
          <w:rFonts w:cs="Arial"/>
          <w:i/>
          <w:iCs/>
          <w:color w:val="0070C0"/>
          <w:sz w:val="22"/>
        </w:rPr>
      </w:pPr>
      <w:r w:rsidRPr="00B7124C">
        <w:t xml:space="preserve">The </w:t>
      </w:r>
      <w:r w:rsidR="00A735D0">
        <w:t xml:space="preserve">Soft Launch Release </w:t>
      </w:r>
      <w:r w:rsidR="003C704C">
        <w:t>will be delivered</w:t>
      </w:r>
      <w:r w:rsidRPr="00B7124C">
        <w:t xml:space="preserve"> with </w:t>
      </w:r>
      <w:r>
        <w:t>S</w:t>
      </w:r>
      <w:r w:rsidRPr="00B7124C">
        <w:t xml:space="preserve">prints typically lasting for 2 weeks. The </w:t>
      </w:r>
      <w:r>
        <w:t>b</w:t>
      </w:r>
      <w:r w:rsidRPr="00B7124C">
        <w:t xml:space="preserve">usiness go-live date is </w:t>
      </w:r>
      <w:r w:rsidR="00D213F4">
        <w:t>targeted for</w:t>
      </w:r>
      <w:r w:rsidRPr="00B7124C">
        <w:t xml:space="preserve"> Q</w:t>
      </w:r>
      <w:r>
        <w:t>3’</w:t>
      </w:r>
      <w:r w:rsidRPr="00B7124C">
        <w:t>2023.</w:t>
      </w:r>
    </w:p>
    <w:p w14:paraId="1D79FCAC" w14:textId="6BDF0D00" w:rsidR="00152E4E" w:rsidRDefault="00152E4E" w:rsidP="00873CA0">
      <w:pPr>
        <w:jc w:val="both"/>
        <w:rPr>
          <w:rFonts w:cs="Arial"/>
          <w:i/>
          <w:iCs/>
          <w:color w:val="0070C0"/>
          <w:sz w:val="22"/>
        </w:rPr>
      </w:pPr>
    </w:p>
    <w:p w14:paraId="582C4590" w14:textId="77777777" w:rsidR="00CB360B" w:rsidRPr="009A5CF2" w:rsidRDefault="00CB360B" w:rsidP="00CB360B">
      <w:pPr>
        <w:rPr>
          <w:rFonts w:cs="Arial"/>
          <w:b/>
          <w:bCs/>
        </w:rPr>
      </w:pPr>
      <w:r w:rsidRPr="009A5CF2">
        <w:rPr>
          <w:rFonts w:cs="Arial"/>
          <w:b/>
          <w:bCs/>
        </w:rPr>
        <w:t>Scheduling</w:t>
      </w:r>
      <w:r w:rsidRPr="000B647D">
        <w:rPr>
          <w:rFonts w:cs="Arial"/>
          <w:b/>
          <w:bCs/>
        </w:rPr>
        <w:t xml:space="preserve"> Soft Launch roadmap</w:t>
      </w:r>
      <w:r w:rsidRPr="009A5CF2">
        <w:rPr>
          <w:rFonts w:cs="Arial"/>
          <w:b/>
          <w:bCs/>
        </w:rPr>
        <w:t xml:space="preserve">: </w:t>
      </w:r>
    </w:p>
    <w:p w14:paraId="0164C8A7" w14:textId="35757842" w:rsidR="00243F25" w:rsidRDefault="00000000" w:rsidP="00CB360B">
      <w:pPr>
        <w:jc w:val="both"/>
        <w:rPr>
          <w:rFonts w:cs="Arial"/>
          <w:i/>
          <w:iCs/>
          <w:color w:val="0070C0"/>
          <w:sz w:val="22"/>
        </w:rPr>
      </w:pPr>
      <w:hyperlink r:id="rId19" w:history="1">
        <w:r w:rsidR="00CB360B" w:rsidRPr="009A5CF2">
          <w:rPr>
            <w:rStyle w:val="Hyperlink"/>
            <w:rFonts w:cs="Arial"/>
            <w:lang w:val="en-US"/>
          </w:rPr>
          <w:t>Scheduling Product Roadmap of all planned Epics</w:t>
        </w:r>
      </w:hyperlink>
    </w:p>
    <w:p w14:paraId="4F355A57" w14:textId="4FA70A83" w:rsidR="00873CA0" w:rsidRDefault="00873CA0" w:rsidP="00873CA0">
      <w:pPr>
        <w:jc w:val="both"/>
        <w:rPr>
          <w:sz w:val="22"/>
        </w:rPr>
      </w:pPr>
    </w:p>
    <w:p w14:paraId="0558A39A" w14:textId="77777777" w:rsidR="00CF3719" w:rsidRDefault="00CF3719" w:rsidP="00873CA0">
      <w:pPr>
        <w:jc w:val="both"/>
        <w:rPr>
          <w:rStyle w:val="Hyperlink"/>
          <w:rFonts w:cs="Arial"/>
          <w:lang w:val="en-US"/>
        </w:rPr>
      </w:pPr>
    </w:p>
    <w:p w14:paraId="08613238" w14:textId="77777777" w:rsidR="00CF3719" w:rsidRDefault="00CF3719" w:rsidP="00873CA0">
      <w:pPr>
        <w:jc w:val="both"/>
        <w:rPr>
          <w:rStyle w:val="Hyperlink"/>
          <w:rFonts w:cs="Arial"/>
          <w:lang w:val="en-US"/>
        </w:rPr>
      </w:pPr>
    </w:p>
    <w:p w14:paraId="3654B427" w14:textId="77777777" w:rsidR="00CF3719" w:rsidRDefault="00CF3719" w:rsidP="00873CA0">
      <w:pPr>
        <w:jc w:val="both"/>
        <w:rPr>
          <w:rStyle w:val="Hyperlink"/>
          <w:rFonts w:cs="Arial"/>
          <w:lang w:val="en-US"/>
        </w:rPr>
      </w:pPr>
    </w:p>
    <w:p w14:paraId="3458A005" w14:textId="77777777" w:rsidR="00CF3719" w:rsidRDefault="00CF3719" w:rsidP="00873CA0">
      <w:pPr>
        <w:jc w:val="both"/>
        <w:rPr>
          <w:rStyle w:val="Hyperlink"/>
          <w:rFonts w:cs="Arial"/>
          <w:lang w:val="en-US"/>
        </w:rPr>
      </w:pPr>
    </w:p>
    <w:p w14:paraId="5B7C73F6" w14:textId="77777777" w:rsidR="00CF3719" w:rsidRDefault="00CF3719" w:rsidP="00873CA0">
      <w:pPr>
        <w:jc w:val="both"/>
        <w:rPr>
          <w:rStyle w:val="Hyperlink"/>
          <w:rFonts w:cs="Arial"/>
          <w:lang w:val="en-US"/>
        </w:rPr>
      </w:pPr>
    </w:p>
    <w:p w14:paraId="7C41DADB" w14:textId="77777777" w:rsidR="00D213F4" w:rsidRDefault="00D213F4" w:rsidP="00873CA0">
      <w:pPr>
        <w:jc w:val="both"/>
        <w:rPr>
          <w:rStyle w:val="Hyperlink"/>
          <w:rFonts w:cs="Arial"/>
          <w:lang w:val="en-US"/>
        </w:rPr>
      </w:pPr>
    </w:p>
    <w:p w14:paraId="16FDE23F" w14:textId="46FFB981" w:rsidR="00243F25" w:rsidRDefault="008E1520" w:rsidP="00873CA0">
      <w:pPr>
        <w:jc w:val="both"/>
        <w:rPr>
          <w:rStyle w:val="Hyperlink"/>
          <w:rFonts w:cs="Arial"/>
          <w:lang w:val="en-US"/>
        </w:rPr>
      </w:pPr>
      <w:r>
        <w:rPr>
          <w:rStyle w:val="Hyperlink"/>
          <w:rFonts w:cs="Arial"/>
          <w:lang w:val="en-US"/>
        </w:rPr>
        <w:t>Snapshot of Scheduling Delivery Plan in Azure DevOps</w:t>
      </w:r>
    </w:p>
    <w:p w14:paraId="61167B79" w14:textId="77777777" w:rsidR="00CF3719" w:rsidRDefault="00CF3719" w:rsidP="00873CA0">
      <w:pPr>
        <w:jc w:val="both"/>
        <w:rPr>
          <w:rStyle w:val="Hyperlink"/>
          <w:rFonts w:cs="Arial"/>
          <w:lang w:val="en-US"/>
        </w:rPr>
      </w:pPr>
    </w:p>
    <w:p w14:paraId="5EB8F4E6" w14:textId="3896EDF0" w:rsidR="00E33311" w:rsidRDefault="00CF3719" w:rsidP="00873CA0">
      <w:pPr>
        <w:jc w:val="both"/>
        <w:rPr>
          <w:rFonts w:cs="Arial"/>
          <w:i/>
          <w:iCs/>
          <w:color w:val="0070C0"/>
          <w:sz w:val="22"/>
        </w:rPr>
      </w:pPr>
      <w:r>
        <w:rPr>
          <w:noProof/>
        </w:rPr>
        <w:drawing>
          <wp:inline distT="0" distB="0" distL="0" distR="0" wp14:anchorId="1132E41C" wp14:editId="5AAA59ED">
            <wp:extent cx="6210300" cy="295132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300" cy="2951326"/>
                    </a:xfrm>
                    <a:prstGeom prst="rect">
                      <a:avLst/>
                    </a:prstGeom>
                  </pic:spPr>
                </pic:pic>
              </a:graphicData>
            </a:graphic>
          </wp:inline>
        </w:drawing>
      </w:r>
    </w:p>
    <w:p w14:paraId="1A76C18F" w14:textId="77777777" w:rsidR="00243F25" w:rsidRPr="00873CA0" w:rsidRDefault="00243F25" w:rsidP="00873CA0">
      <w:pPr>
        <w:jc w:val="both"/>
        <w:rPr>
          <w:sz w:val="22"/>
        </w:rPr>
      </w:pPr>
    </w:p>
    <w:p w14:paraId="3F17D855" w14:textId="5BA5573E" w:rsidR="00320D7C" w:rsidRDefault="00320D7C">
      <w:pPr>
        <w:spacing w:after="200" w:line="276" w:lineRule="auto"/>
        <w:rPr>
          <w:sz w:val="22"/>
          <w:szCs w:val="20"/>
        </w:rPr>
      </w:pPr>
      <w:r>
        <w:rPr>
          <w:sz w:val="22"/>
          <w:szCs w:val="20"/>
        </w:rPr>
        <w:br w:type="page"/>
      </w:r>
    </w:p>
    <w:p w14:paraId="7110D444" w14:textId="7D4CC5E9" w:rsidR="00605F8E" w:rsidRPr="00320D7C" w:rsidRDefault="00320D7C" w:rsidP="00320D7C">
      <w:pPr>
        <w:pStyle w:val="Heading1"/>
      </w:pPr>
      <w:bookmarkStart w:id="16" w:name="_Toc140573265"/>
      <w:r>
        <w:t>PROJECT SCHEDULE</w:t>
      </w:r>
      <w:bookmarkEnd w:id="16"/>
    </w:p>
    <w:p w14:paraId="6E84C1AC" w14:textId="77777777" w:rsidR="00E8220A" w:rsidRDefault="00E8220A" w:rsidP="0082333F">
      <w:pPr>
        <w:jc w:val="both"/>
        <w:rPr>
          <w:sz w:val="22"/>
          <w:szCs w:val="20"/>
        </w:rPr>
      </w:pPr>
    </w:p>
    <w:p w14:paraId="055164EC" w14:textId="190FE635" w:rsidR="00320D7C" w:rsidRDefault="00E8220A" w:rsidP="00E8220A">
      <w:pPr>
        <w:pStyle w:val="Heading2"/>
      </w:pPr>
      <w:bookmarkStart w:id="17" w:name="_Toc140573266"/>
      <w:r>
        <w:t>PROJECT TIMELINE</w:t>
      </w:r>
      <w:bookmarkEnd w:id="17"/>
    </w:p>
    <w:p w14:paraId="1850F04B" w14:textId="1C6CBF0A" w:rsidR="0001228C" w:rsidRDefault="00000000" w:rsidP="009E432F">
      <w:pPr>
        <w:rPr>
          <w:rStyle w:val="ui-provider"/>
        </w:rPr>
      </w:pPr>
      <w:hyperlink r:id="rId21" w:tgtFrame="_blank" w:tooltip="https://www.figma.com/file/tv3c8tkvrubtacawbok3ol/soft-launch_refinement-board?type=whiteboard&amp;node-id=0-1&amp;t=2idaivpy9ivcdmxr-0" w:history="1">
        <w:r w:rsidR="00FE6898" w:rsidRPr="00D16528">
          <w:rPr>
            <w:rStyle w:val="ui-provider"/>
          </w:rPr>
          <w:t>Orbital</w:t>
        </w:r>
      </w:hyperlink>
      <w:r w:rsidR="00FE6898">
        <w:rPr>
          <w:rStyle w:val="ui-provider"/>
        </w:rPr>
        <w:t xml:space="preserve"> Soft Launch – </w:t>
      </w:r>
      <w:hyperlink r:id="rId22" w:history="1">
        <w:r w:rsidR="00FE6898" w:rsidRPr="00D16528">
          <w:rPr>
            <w:rStyle w:val="Hyperlink"/>
          </w:rPr>
          <w:t>Plan on a Page</w:t>
        </w:r>
      </w:hyperlink>
    </w:p>
    <w:p w14:paraId="17B743BB" w14:textId="77777777" w:rsidR="00FE6898" w:rsidRPr="009E432F" w:rsidRDefault="00FE6898" w:rsidP="009E432F"/>
    <w:p w14:paraId="000DAA43" w14:textId="24E4B488" w:rsidR="00E8220A" w:rsidRDefault="009E432F" w:rsidP="00D912C1">
      <w:pPr>
        <w:ind w:left="360" w:hanging="360"/>
        <w:jc w:val="both"/>
        <w:rPr>
          <w:sz w:val="22"/>
          <w:szCs w:val="20"/>
        </w:rPr>
      </w:pPr>
      <w:r>
        <w:rPr>
          <w:noProof/>
        </w:rPr>
        <w:drawing>
          <wp:inline distT="0" distB="0" distL="0" distR="0" wp14:anchorId="74EE89E3" wp14:editId="0F5C85A1">
            <wp:extent cx="6210300" cy="3176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0300" cy="3176270"/>
                    </a:xfrm>
                    <a:prstGeom prst="rect">
                      <a:avLst/>
                    </a:prstGeom>
                  </pic:spPr>
                </pic:pic>
              </a:graphicData>
            </a:graphic>
          </wp:inline>
        </w:drawing>
      </w:r>
    </w:p>
    <w:p w14:paraId="0F83A28F" w14:textId="77777777" w:rsidR="009E432F" w:rsidRDefault="009E432F" w:rsidP="00D912C1">
      <w:pPr>
        <w:ind w:left="360" w:hanging="360"/>
        <w:jc w:val="both"/>
        <w:rPr>
          <w:sz w:val="22"/>
          <w:szCs w:val="20"/>
        </w:rPr>
      </w:pPr>
    </w:p>
    <w:p w14:paraId="454B9484" w14:textId="796DB0E8" w:rsidR="009E432F" w:rsidRPr="00AC5D17" w:rsidRDefault="00C96B41" w:rsidP="00AC5D17">
      <w:pPr>
        <w:ind w:left="360" w:hanging="360"/>
        <w:jc w:val="both"/>
        <w:rPr>
          <w:b/>
          <w:bCs/>
          <w:sz w:val="22"/>
          <w:szCs w:val="20"/>
        </w:rPr>
      </w:pPr>
      <w:r w:rsidRPr="007C7805">
        <w:rPr>
          <w:b/>
          <w:bCs/>
          <w:sz w:val="22"/>
          <w:szCs w:val="20"/>
        </w:rPr>
        <w:t>Test Schedule</w:t>
      </w:r>
    </w:p>
    <w:p w14:paraId="3D4C371D" w14:textId="4199F688" w:rsidR="007C7805" w:rsidRDefault="00635E37" w:rsidP="00D912C1">
      <w:pPr>
        <w:ind w:left="360" w:hanging="360"/>
        <w:jc w:val="both"/>
        <w:rPr>
          <w:sz w:val="22"/>
          <w:szCs w:val="20"/>
        </w:rPr>
      </w:pPr>
      <w:r>
        <w:rPr>
          <w:noProof/>
        </w:rPr>
        <mc:AlternateContent>
          <mc:Choice Requires="wps">
            <w:drawing>
              <wp:anchor distT="0" distB="0" distL="114300" distR="114300" simplePos="0" relativeHeight="251710464" behindDoc="0" locked="0" layoutInCell="1" allowOverlap="1" wp14:anchorId="4A9383E4" wp14:editId="070463E8">
                <wp:simplePos x="0" y="0"/>
                <wp:positionH relativeFrom="column">
                  <wp:posOffset>67141</wp:posOffset>
                </wp:positionH>
                <wp:positionV relativeFrom="paragraph">
                  <wp:posOffset>1068811</wp:posOffset>
                </wp:positionV>
                <wp:extent cx="4202012" cy="1337244"/>
                <wp:effectExtent l="0" t="0" r="27305" b="15875"/>
                <wp:wrapNone/>
                <wp:docPr id="32" name="Rectangle 32"/>
                <wp:cNvGraphicFramePr/>
                <a:graphic xmlns:a="http://schemas.openxmlformats.org/drawingml/2006/main">
                  <a:graphicData uri="http://schemas.microsoft.com/office/word/2010/wordprocessingShape">
                    <wps:wsp>
                      <wps:cNvSpPr/>
                      <wps:spPr>
                        <a:xfrm>
                          <a:off x="0" y="0"/>
                          <a:ext cx="4202012" cy="1337244"/>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A4481" id="Rectangle 32" o:spid="_x0000_s1026" style="position:absolute;margin-left:5.3pt;margin-top:84.15pt;width:330.85pt;height:105.3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" filled="f" strokecolor="#92d050" strokeweight="2pt"/>
            </w:pict>
          </mc:Fallback>
        </mc:AlternateContent>
      </w:r>
      <w:r w:rsidR="00AC5D17">
        <w:rPr>
          <w:noProof/>
        </w:rPr>
        <w:drawing>
          <wp:inline distT="0" distB="0" distL="0" distR="0" wp14:anchorId="2B1542CC" wp14:editId="51CB3891">
            <wp:extent cx="6210300" cy="34093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300" cy="3409315"/>
                    </a:xfrm>
                    <a:prstGeom prst="rect">
                      <a:avLst/>
                    </a:prstGeom>
                  </pic:spPr>
                </pic:pic>
              </a:graphicData>
            </a:graphic>
          </wp:inline>
        </w:drawing>
      </w:r>
    </w:p>
    <w:p w14:paraId="4D869690" w14:textId="16F4DAF3" w:rsidR="00320D7C" w:rsidRDefault="00320D7C">
      <w:pPr>
        <w:spacing w:after="200" w:line="276" w:lineRule="auto"/>
        <w:rPr>
          <w:sz w:val="22"/>
          <w:szCs w:val="20"/>
        </w:rPr>
      </w:pPr>
      <w:r>
        <w:rPr>
          <w:sz w:val="22"/>
          <w:szCs w:val="20"/>
        </w:rPr>
        <w:br w:type="page"/>
      </w:r>
    </w:p>
    <w:p w14:paraId="4A805DEA" w14:textId="060D2E65" w:rsidR="00320D7C" w:rsidRDefault="000852B4" w:rsidP="00320D7C">
      <w:pPr>
        <w:pStyle w:val="Heading1"/>
      </w:pPr>
      <w:bookmarkStart w:id="18" w:name="_Toc140573267"/>
      <w:r>
        <w:t>TESTING SCOPE</w:t>
      </w:r>
      <w:bookmarkEnd w:id="18"/>
    </w:p>
    <w:p w14:paraId="70435E85" w14:textId="638E187D" w:rsidR="000852B4" w:rsidRDefault="000852B4" w:rsidP="000852B4"/>
    <w:p w14:paraId="5D4E5D22" w14:textId="2C0EDB7C" w:rsidR="000852B4" w:rsidRDefault="000852B4" w:rsidP="000852B4">
      <w:pPr>
        <w:pStyle w:val="Heading2"/>
      </w:pPr>
      <w:bookmarkStart w:id="19" w:name="_Toc140573268"/>
      <w:r>
        <w:t>WHAT IS TO BE TESTED? (IN SCOPE)</w:t>
      </w:r>
      <w:bookmarkEnd w:id="19"/>
    </w:p>
    <w:p w14:paraId="6CF47451" w14:textId="4F3BA45B" w:rsidR="00CE536D" w:rsidRPr="00CE536D" w:rsidRDefault="00CE536D" w:rsidP="00CE536D">
      <w:pPr>
        <w:jc w:val="both"/>
        <w:rPr>
          <w:lang w:val="en-US"/>
        </w:rPr>
      </w:pPr>
      <w:r>
        <w:rPr>
          <w:lang w:val="en-US"/>
        </w:rPr>
        <w:t xml:space="preserve">The scope of Scheduling </w:t>
      </w:r>
      <w:r w:rsidR="005742F1">
        <w:rPr>
          <w:lang w:val="en-US"/>
        </w:rPr>
        <w:t>module</w:t>
      </w:r>
      <w:r>
        <w:rPr>
          <w:lang w:val="en-US"/>
        </w:rPr>
        <w:t xml:space="preserve"> is to </w:t>
      </w:r>
      <w:r w:rsidRPr="1082D2BF">
        <w:rPr>
          <w:lang w:val="en-US"/>
        </w:rPr>
        <w:t xml:space="preserve">design the new </w:t>
      </w:r>
      <w:r>
        <w:rPr>
          <w:lang w:val="en-US"/>
        </w:rPr>
        <w:t>S</w:t>
      </w:r>
      <w:r w:rsidRPr="1082D2BF">
        <w:rPr>
          <w:lang w:val="en-US"/>
        </w:rPr>
        <w:t>cheduling visualization screen for the</w:t>
      </w:r>
      <w:r>
        <w:rPr>
          <w:lang w:val="en-US"/>
        </w:rPr>
        <w:t xml:space="preserve"> </w:t>
      </w:r>
      <w:r w:rsidRPr="00CE536D">
        <w:rPr>
          <w:lang w:val="en-US"/>
        </w:rPr>
        <w:t>Soft Launch Release</w:t>
      </w:r>
      <w:r w:rsidRPr="1082D2BF">
        <w:rPr>
          <w:lang w:val="en-US"/>
        </w:rPr>
        <w:t>. It incorporates all the changes and additions that have been made since the P</w:t>
      </w:r>
      <w:r>
        <w:rPr>
          <w:lang w:val="en-US"/>
        </w:rPr>
        <w:t xml:space="preserve">roduct </w:t>
      </w:r>
      <w:r w:rsidRPr="1082D2BF">
        <w:rPr>
          <w:lang w:val="en-US"/>
        </w:rPr>
        <w:t>O</w:t>
      </w:r>
      <w:r>
        <w:rPr>
          <w:lang w:val="en-US"/>
        </w:rPr>
        <w:t>wner</w:t>
      </w:r>
      <w:r w:rsidRPr="1082D2BF">
        <w:rPr>
          <w:lang w:val="en-US"/>
        </w:rPr>
        <w:t>’s approval on 7</w:t>
      </w:r>
      <w:r w:rsidR="005742F1" w:rsidRPr="005742F1">
        <w:rPr>
          <w:vertAlign w:val="superscript"/>
          <w:lang w:val="en-US"/>
        </w:rPr>
        <w:t>th</w:t>
      </w:r>
      <w:r w:rsidR="005742F1">
        <w:rPr>
          <w:lang w:val="en-US"/>
        </w:rPr>
        <w:t xml:space="preserve"> </w:t>
      </w:r>
      <w:r w:rsidRPr="1082D2BF">
        <w:rPr>
          <w:lang w:val="en-US"/>
        </w:rPr>
        <w:t>November 2022</w:t>
      </w:r>
      <w:r>
        <w:rPr>
          <w:lang w:val="en-US"/>
        </w:rPr>
        <w:t>.</w:t>
      </w:r>
    </w:p>
    <w:p w14:paraId="60CE7F3F" w14:textId="77777777" w:rsidR="00CE536D" w:rsidRDefault="00CE536D" w:rsidP="00FC4008">
      <w:pPr>
        <w:jc w:val="both"/>
        <w:rPr>
          <w:lang w:val="en-US"/>
        </w:rPr>
      </w:pPr>
    </w:p>
    <w:p w14:paraId="774C88B8" w14:textId="15CC7C70" w:rsidR="00FC4008" w:rsidRPr="00C208BE" w:rsidRDefault="00FC4008" w:rsidP="00FC4008">
      <w:pPr>
        <w:jc w:val="both"/>
        <w:rPr>
          <w:rFonts w:cs="Tahoma"/>
        </w:rPr>
      </w:pPr>
      <w:r w:rsidRPr="00BC6336">
        <w:rPr>
          <w:rFonts w:hint="eastAsia"/>
          <w:lang w:val="en-US"/>
        </w:rPr>
        <w:t xml:space="preserve">The Orbital Application </w:t>
      </w:r>
      <w:r>
        <w:rPr>
          <w:lang w:val="en-US"/>
        </w:rPr>
        <w:t xml:space="preserve">screen’s visualizations of 3D Optimizer </w:t>
      </w:r>
      <w:r w:rsidRPr="00BC6336">
        <w:rPr>
          <w:rFonts w:hint="eastAsia"/>
          <w:lang w:val="en-US"/>
        </w:rPr>
        <w:t>in which the user can visualize the output in 3 separate ways. Each of the views will serve specific use case and user type:</w:t>
      </w:r>
      <w:r w:rsidRPr="00BC6336">
        <w:rPr>
          <w:rFonts w:hint="cs"/>
          <w:lang w:val="en-US"/>
        </w:rPr>
        <w:t> </w:t>
      </w:r>
      <w:r w:rsidRPr="00BC6336">
        <w:rPr>
          <w:lang w:val="en-US"/>
        </w:rPr>
        <w:t> </w:t>
      </w:r>
    </w:p>
    <w:p w14:paraId="549DC3F2" w14:textId="77777777" w:rsidR="00FC4008" w:rsidRDefault="00FC4008" w:rsidP="004740AA">
      <w:pPr>
        <w:pStyle w:val="Bulletlist1"/>
        <w:numPr>
          <w:ilvl w:val="0"/>
          <w:numId w:val="19"/>
        </w:numPr>
        <w:jc w:val="both"/>
        <w:rPr>
          <w:b/>
          <w:bCs/>
          <w:color w:val="auto"/>
          <w:lang w:val="en-US"/>
        </w:rPr>
      </w:pPr>
      <w:r w:rsidRPr="00FC4008">
        <w:rPr>
          <w:b/>
          <w:bCs/>
          <w:color w:val="auto"/>
          <w:lang w:val="en-US"/>
        </w:rPr>
        <w:t>Schedule by vessel</w:t>
      </w:r>
      <w:r w:rsidRPr="00FC4008">
        <w:rPr>
          <w:rFonts w:cs="Cambria Math"/>
          <w:b/>
          <w:bCs/>
          <w:color w:val="auto"/>
          <w:lang w:val="en-US"/>
        </w:rPr>
        <w:t> </w:t>
      </w:r>
      <w:r w:rsidRPr="00FC4008">
        <w:rPr>
          <w:b/>
          <w:bCs/>
          <w:color w:val="auto"/>
          <w:lang w:val="en-US"/>
        </w:rPr>
        <w:t>(incl. Shorts, DES-DES &amp; FOB-FOB as separate sections)</w:t>
      </w:r>
    </w:p>
    <w:p w14:paraId="1E70E9FD" w14:textId="115A69E9" w:rsidR="00FC4008" w:rsidRPr="00FC4008" w:rsidRDefault="00FC4008" w:rsidP="004740AA">
      <w:pPr>
        <w:pStyle w:val="Bulletlist1"/>
        <w:numPr>
          <w:ilvl w:val="0"/>
          <w:numId w:val="19"/>
        </w:numPr>
        <w:jc w:val="both"/>
        <w:rPr>
          <w:b/>
          <w:bCs/>
          <w:color w:val="auto"/>
          <w:lang w:val="en-US"/>
        </w:rPr>
      </w:pPr>
      <w:r w:rsidRPr="00FC4008">
        <w:rPr>
          <w:b/>
          <w:bCs/>
          <w:color w:val="auto"/>
          <w:lang w:val="en-US"/>
        </w:rPr>
        <w:t>Cargo overview</w:t>
      </w:r>
    </w:p>
    <w:p w14:paraId="692737EF" w14:textId="4372EC83" w:rsidR="00E307C9" w:rsidRPr="00FC4008" w:rsidRDefault="00FC4008" w:rsidP="004740AA">
      <w:pPr>
        <w:pStyle w:val="Bulletlist1"/>
        <w:numPr>
          <w:ilvl w:val="0"/>
          <w:numId w:val="19"/>
        </w:numPr>
        <w:jc w:val="both"/>
        <w:rPr>
          <w:rFonts w:cs="Arial"/>
          <w:i/>
          <w:iCs/>
          <w:color w:val="auto"/>
          <w:sz w:val="20"/>
          <w:szCs w:val="18"/>
        </w:rPr>
      </w:pPr>
      <w:r w:rsidRPr="00FC4008">
        <w:rPr>
          <w:b/>
          <w:bCs/>
          <w:color w:val="auto"/>
          <w:lang w:val="en-US"/>
        </w:rPr>
        <w:t>Map overview </w:t>
      </w:r>
      <w:r w:rsidRPr="00FC4008">
        <w:rPr>
          <w:rFonts w:cs="Arial"/>
          <w:i/>
          <w:iCs/>
          <w:color w:val="auto"/>
          <w:sz w:val="20"/>
          <w:szCs w:val="18"/>
        </w:rPr>
        <w:t xml:space="preserve"> </w:t>
      </w:r>
    </w:p>
    <w:p w14:paraId="2886B570" w14:textId="77777777" w:rsidR="00FC4008" w:rsidRDefault="00FC4008" w:rsidP="00380C51">
      <w:pPr>
        <w:pStyle w:val="Bulletlist1"/>
        <w:numPr>
          <w:ilvl w:val="0"/>
          <w:numId w:val="0"/>
        </w:numPr>
        <w:ind w:left="360"/>
        <w:jc w:val="both"/>
        <w:rPr>
          <w:color w:val="595959" w:themeColor="text1" w:themeTint="A6"/>
          <w:sz w:val="24"/>
        </w:rPr>
      </w:pPr>
    </w:p>
    <w:p w14:paraId="5E38E763" w14:textId="4D1551D0" w:rsidR="00156D47" w:rsidRPr="00156D47" w:rsidRDefault="00156D47" w:rsidP="00156D47">
      <w:pPr>
        <w:pStyle w:val="Bulletlist1"/>
        <w:numPr>
          <w:ilvl w:val="0"/>
          <w:numId w:val="0"/>
        </w:numPr>
        <w:jc w:val="both"/>
        <w:rPr>
          <w:b/>
          <w:bCs/>
          <w:color w:val="595959" w:themeColor="text1" w:themeTint="A6"/>
          <w:sz w:val="24"/>
        </w:rPr>
      </w:pPr>
      <w:r w:rsidRPr="00156D47">
        <w:rPr>
          <w:b/>
          <w:bCs/>
          <w:color w:val="595959" w:themeColor="text1" w:themeTint="A6"/>
          <w:sz w:val="24"/>
        </w:rPr>
        <w:t>Document Reference:</w:t>
      </w:r>
    </w:p>
    <w:p w14:paraId="4C3D5D3F" w14:textId="77777777" w:rsidR="00C8718C" w:rsidRPr="0080750B" w:rsidRDefault="00000000" w:rsidP="00C8718C">
      <w:pPr>
        <w:jc w:val="both"/>
        <w:rPr>
          <w:rStyle w:val="Hyperlink"/>
          <w:color w:val="auto"/>
        </w:rPr>
      </w:pPr>
      <w:hyperlink r:id="rId25" w:history="1">
        <w:r w:rsidR="00C8718C" w:rsidRPr="0080750B">
          <w:rPr>
            <w:rStyle w:val="Hyperlink"/>
            <w:color w:val="auto"/>
          </w:rPr>
          <w:t xml:space="preserve">Scheduling - Visualisation Schedule </w:t>
        </w:r>
        <w:proofErr w:type="gramStart"/>
        <w:r w:rsidR="00C8718C" w:rsidRPr="0080750B">
          <w:rPr>
            <w:rStyle w:val="Hyperlink"/>
            <w:color w:val="auto"/>
          </w:rPr>
          <w:t>By</w:t>
        </w:r>
        <w:proofErr w:type="gramEnd"/>
        <w:r w:rsidR="00C8718C" w:rsidRPr="0080750B">
          <w:rPr>
            <w:rStyle w:val="Hyperlink"/>
            <w:color w:val="auto"/>
          </w:rPr>
          <w:t xml:space="preserve"> Vessel and Cargo_1.5.docx</w:t>
        </w:r>
      </w:hyperlink>
      <w:r w:rsidR="00C8718C" w:rsidRPr="0080750B">
        <w:rPr>
          <w:rStyle w:val="Hyperlink"/>
          <w:color w:val="auto"/>
        </w:rPr>
        <w:t xml:space="preserve"> </w:t>
      </w:r>
    </w:p>
    <w:p w14:paraId="0183B136" w14:textId="774C7BFC" w:rsidR="00C8718C" w:rsidRPr="0080750B" w:rsidRDefault="00C8718C" w:rsidP="00C8718C">
      <w:pPr>
        <w:jc w:val="both"/>
        <w:rPr>
          <w:rStyle w:val="Hyperlink"/>
          <w:color w:val="auto"/>
          <w:u w:val="none"/>
        </w:rPr>
      </w:pPr>
      <w:r w:rsidRPr="0080750B">
        <w:rPr>
          <w:rStyle w:val="Hyperlink"/>
          <w:color w:val="auto"/>
          <w:u w:val="none"/>
        </w:rPr>
        <w:t>(Functional Specification)</w:t>
      </w:r>
    </w:p>
    <w:p w14:paraId="4C1AAF01" w14:textId="77777777" w:rsidR="00C8718C" w:rsidRPr="0080750B" w:rsidRDefault="00C8718C" w:rsidP="00C8718C">
      <w:pPr>
        <w:jc w:val="both"/>
        <w:rPr>
          <w:color w:val="auto"/>
        </w:rPr>
      </w:pPr>
    </w:p>
    <w:p w14:paraId="6265F0CC" w14:textId="77777777" w:rsidR="00AB46CC" w:rsidRPr="0080750B" w:rsidRDefault="00000000" w:rsidP="00AB46CC">
      <w:pPr>
        <w:jc w:val="both"/>
        <w:rPr>
          <w:color w:val="auto"/>
        </w:rPr>
      </w:pPr>
      <w:hyperlink r:id="rId26" w:history="1">
        <w:r w:rsidR="00AB46CC" w:rsidRPr="0080750B">
          <w:rPr>
            <w:rStyle w:val="Hyperlink"/>
            <w:color w:val="auto"/>
          </w:rPr>
          <w:t>Scheduling Epics Backlog - Boards (visualstudio.com)</w:t>
        </w:r>
      </w:hyperlink>
    </w:p>
    <w:p w14:paraId="60C0E033" w14:textId="7044E980" w:rsidR="00AB46CC" w:rsidRPr="0080750B" w:rsidRDefault="0080750B" w:rsidP="00C8718C">
      <w:pPr>
        <w:jc w:val="both"/>
        <w:rPr>
          <w:color w:val="auto"/>
        </w:rPr>
      </w:pPr>
      <w:r w:rsidRPr="0080750B">
        <w:rPr>
          <w:color w:val="auto"/>
        </w:rPr>
        <w:t>(</w:t>
      </w:r>
      <w:r w:rsidRPr="0080750B">
        <w:rPr>
          <w:rFonts w:cs="Arial"/>
          <w:color w:val="auto"/>
          <w:szCs w:val="20"/>
        </w:rPr>
        <w:t>Azure DevOps - Product Backlog Items)</w:t>
      </w:r>
    </w:p>
    <w:p w14:paraId="6FC2F8D3" w14:textId="77777777" w:rsidR="00163636" w:rsidRDefault="00163636" w:rsidP="00156D47">
      <w:pPr>
        <w:pStyle w:val="Bulletlist1"/>
        <w:numPr>
          <w:ilvl w:val="0"/>
          <w:numId w:val="0"/>
        </w:numPr>
        <w:jc w:val="both"/>
        <w:rPr>
          <w:color w:val="595959" w:themeColor="text1" w:themeTint="A6"/>
          <w:sz w:val="24"/>
        </w:rPr>
      </w:pPr>
    </w:p>
    <w:p w14:paraId="78805715" w14:textId="6B059DE8" w:rsidR="004A7D98" w:rsidRDefault="004A7D98" w:rsidP="00156D47">
      <w:pPr>
        <w:pStyle w:val="Bulletlist1"/>
        <w:numPr>
          <w:ilvl w:val="0"/>
          <w:numId w:val="0"/>
        </w:numPr>
        <w:jc w:val="both"/>
        <w:rPr>
          <w:color w:val="595959" w:themeColor="text1" w:themeTint="A6"/>
          <w:sz w:val="24"/>
        </w:rPr>
      </w:pPr>
      <w:r>
        <w:rPr>
          <w:color w:val="595959" w:themeColor="text1" w:themeTint="A6"/>
          <w:sz w:val="24"/>
        </w:rPr>
        <w:t xml:space="preserve">Related documents </w:t>
      </w:r>
    </w:p>
    <w:tbl>
      <w:tblPr>
        <w:tblStyle w:val="TableGrid"/>
        <w:tblW w:w="0" w:type="auto"/>
        <w:tblLook w:val="04A0" w:firstRow="1" w:lastRow="0" w:firstColumn="1" w:lastColumn="0" w:noHBand="0" w:noVBand="1"/>
      </w:tblPr>
      <w:tblGrid>
        <w:gridCol w:w="3145"/>
        <w:gridCol w:w="5202"/>
      </w:tblGrid>
      <w:tr w:rsidR="002E57AD" w14:paraId="11AE40A6" w14:textId="77777777" w:rsidTr="009F0105">
        <w:trPr>
          <w:trHeight w:val="344"/>
        </w:trPr>
        <w:tc>
          <w:tcPr>
            <w:tcW w:w="3145" w:type="dxa"/>
            <w:shd w:val="clear" w:color="auto" w:fill="FCE16A" w:themeFill="accent1" w:themeFillTint="99"/>
          </w:tcPr>
          <w:p w14:paraId="184BF13A" w14:textId="495CC434" w:rsidR="002E57AD" w:rsidRPr="00B26B74" w:rsidRDefault="001E4C52" w:rsidP="00156D47">
            <w:pPr>
              <w:pStyle w:val="Bulletlist1"/>
              <w:numPr>
                <w:ilvl w:val="0"/>
                <w:numId w:val="0"/>
              </w:numPr>
              <w:jc w:val="both"/>
              <w:rPr>
                <w:b/>
                <w:bCs/>
                <w:color w:val="595959" w:themeColor="text1" w:themeTint="A6"/>
                <w:szCs w:val="20"/>
              </w:rPr>
            </w:pPr>
            <w:r w:rsidRPr="009F6E18">
              <w:rPr>
                <w:rFonts w:cs="Arial"/>
                <w:b/>
                <w:bCs/>
                <w:szCs w:val="20"/>
              </w:rPr>
              <w:t>Document</w:t>
            </w:r>
            <w:r w:rsidR="004C6A64" w:rsidRPr="00B26B74">
              <w:rPr>
                <w:b/>
                <w:bCs/>
                <w:color w:val="595959" w:themeColor="text1" w:themeTint="A6"/>
                <w:szCs w:val="20"/>
              </w:rPr>
              <w:t xml:space="preserve"> </w:t>
            </w:r>
            <w:r w:rsidR="004C6A64" w:rsidRPr="008F75DB">
              <w:rPr>
                <w:rFonts w:cs="Arial"/>
                <w:b/>
                <w:bCs/>
                <w:szCs w:val="20"/>
              </w:rPr>
              <w:t>type</w:t>
            </w:r>
          </w:p>
        </w:tc>
        <w:tc>
          <w:tcPr>
            <w:tcW w:w="5202" w:type="dxa"/>
            <w:shd w:val="clear" w:color="auto" w:fill="FCE16A" w:themeFill="accent1" w:themeFillTint="99"/>
          </w:tcPr>
          <w:p w14:paraId="3471ED6D" w14:textId="3FA97F6E" w:rsidR="002E57AD" w:rsidRPr="00B26B74" w:rsidRDefault="00776748" w:rsidP="00156D47">
            <w:pPr>
              <w:pStyle w:val="Bulletlist1"/>
              <w:numPr>
                <w:ilvl w:val="0"/>
                <w:numId w:val="0"/>
              </w:numPr>
              <w:jc w:val="both"/>
              <w:rPr>
                <w:b/>
                <w:bCs/>
                <w:color w:val="595959" w:themeColor="text1" w:themeTint="A6"/>
                <w:szCs w:val="20"/>
              </w:rPr>
            </w:pPr>
            <w:r w:rsidRPr="00B26B74">
              <w:rPr>
                <w:rFonts w:cs="Arial"/>
                <w:b/>
                <w:bCs/>
                <w:szCs w:val="20"/>
              </w:rPr>
              <w:t>Filename &amp; Link to location</w:t>
            </w:r>
          </w:p>
        </w:tc>
      </w:tr>
      <w:tr w:rsidR="009F6E18" w14:paraId="747B90B2" w14:textId="77777777" w:rsidTr="009F0105">
        <w:trPr>
          <w:trHeight w:val="317"/>
        </w:trPr>
        <w:tc>
          <w:tcPr>
            <w:tcW w:w="3145" w:type="dxa"/>
            <w:vAlign w:val="center"/>
          </w:tcPr>
          <w:p w14:paraId="64F2CFCF" w14:textId="22D83367" w:rsidR="009F6E18" w:rsidRPr="00C86560" w:rsidRDefault="009F6E18" w:rsidP="009F6E18">
            <w:pPr>
              <w:pStyle w:val="Bulletlist1"/>
              <w:numPr>
                <w:ilvl w:val="0"/>
                <w:numId w:val="0"/>
              </w:numPr>
              <w:jc w:val="both"/>
              <w:rPr>
                <w:color w:val="595959" w:themeColor="text1" w:themeTint="A6"/>
                <w:sz w:val="20"/>
                <w:szCs w:val="20"/>
              </w:rPr>
            </w:pPr>
            <w:r w:rsidRPr="00C86560">
              <w:rPr>
                <w:sz w:val="20"/>
                <w:szCs w:val="20"/>
                <w:lang w:val="en-US"/>
              </w:rPr>
              <w:t>Data Mapping for Vessel Screen</w:t>
            </w:r>
          </w:p>
        </w:tc>
        <w:tc>
          <w:tcPr>
            <w:tcW w:w="5202" w:type="dxa"/>
            <w:vAlign w:val="center"/>
          </w:tcPr>
          <w:p w14:paraId="521B182E" w14:textId="0C6F39B0" w:rsidR="009F6E18" w:rsidRPr="009F6E18" w:rsidRDefault="009F6E18" w:rsidP="009F6E18">
            <w:pPr>
              <w:pStyle w:val="Bulletlist1"/>
              <w:numPr>
                <w:ilvl w:val="0"/>
                <w:numId w:val="0"/>
              </w:numPr>
              <w:jc w:val="both"/>
              <w:rPr>
                <w:color w:val="595959" w:themeColor="text1" w:themeTint="A6"/>
                <w:sz w:val="20"/>
                <w:szCs w:val="20"/>
              </w:rPr>
            </w:pPr>
            <w:ins w:id="20" w:author="Torchio, Arianna STASCO-PTID/TGL" w:date="2023-01-16T18:27:00Z">
              <w:r w:rsidRPr="009F6E18">
                <w:rPr>
                  <w:rFonts w:cs="Segoe UI"/>
                  <w:color w:val="0563C1"/>
                  <w:sz w:val="20"/>
                  <w:szCs w:val="20"/>
                  <w:u w:val="single"/>
                  <w:lang w:val="en-US"/>
                </w:rPr>
                <w:fldChar w:fldCharType="begin"/>
              </w:r>
              <w:r w:rsidRPr="009F6E18">
                <w:rPr>
                  <w:rFonts w:cs="Segoe UI"/>
                  <w:color w:val="0563C1"/>
                  <w:sz w:val="20"/>
                  <w:szCs w:val="20"/>
                  <w:u w:val="single"/>
                  <w:lang w:val="en-US"/>
                </w:rPr>
                <w:instrText xml:space="preserve"> HYPERLINK "https://www.figma.com/file/pqfA3uW6Muz9XFbzwL6IDs/Shell-Orbital-Design?node-id=3835%3A208455&amp;t=khGdQ3SUllYbBz6k-0" </w:instrText>
              </w:r>
              <w:r w:rsidRPr="009F6E18">
                <w:rPr>
                  <w:rFonts w:cs="Segoe UI"/>
                  <w:color w:val="0563C1"/>
                  <w:sz w:val="20"/>
                  <w:szCs w:val="20"/>
                  <w:u w:val="single"/>
                  <w:lang w:val="en-US"/>
                </w:rPr>
                <w:fldChar w:fldCharType="separate"/>
              </w:r>
            </w:ins>
            <w:r w:rsidRPr="009F6E18">
              <w:rPr>
                <w:rStyle w:val="Hyperlink"/>
                <w:rFonts w:cs="Segoe UI"/>
                <w:sz w:val="20"/>
                <w:szCs w:val="20"/>
                <w:lang w:val="en-US"/>
              </w:rPr>
              <w:t>Detailed data mapping link</w:t>
            </w:r>
            <w:ins w:id="21" w:author="Torchio, Arianna STASCO-PTID/TGL" w:date="2023-01-16T18:27:00Z">
              <w:r w:rsidRPr="009F6E18">
                <w:rPr>
                  <w:rFonts w:cs="Segoe UI"/>
                  <w:color w:val="0563C1"/>
                  <w:sz w:val="20"/>
                  <w:szCs w:val="20"/>
                  <w:u w:val="single"/>
                  <w:lang w:val="en-US"/>
                </w:rPr>
                <w:fldChar w:fldCharType="end"/>
              </w:r>
            </w:ins>
          </w:p>
        </w:tc>
      </w:tr>
      <w:tr w:rsidR="009F6E18" w14:paraId="6277EAFD" w14:textId="77777777" w:rsidTr="009F0105">
        <w:trPr>
          <w:trHeight w:val="307"/>
        </w:trPr>
        <w:tc>
          <w:tcPr>
            <w:tcW w:w="3145" w:type="dxa"/>
          </w:tcPr>
          <w:p w14:paraId="436B03C3" w14:textId="5B38C29E" w:rsidR="009F6E18" w:rsidRPr="00C86560" w:rsidRDefault="009F6E18" w:rsidP="009F6E18">
            <w:pPr>
              <w:pStyle w:val="Bulletlist1"/>
              <w:numPr>
                <w:ilvl w:val="0"/>
                <w:numId w:val="0"/>
              </w:numPr>
              <w:jc w:val="both"/>
              <w:rPr>
                <w:color w:val="595959" w:themeColor="text1" w:themeTint="A6"/>
                <w:sz w:val="20"/>
                <w:szCs w:val="20"/>
              </w:rPr>
            </w:pPr>
            <w:r w:rsidRPr="00C86560">
              <w:rPr>
                <w:sz w:val="20"/>
                <w:szCs w:val="20"/>
                <w:lang w:val="en-US"/>
              </w:rPr>
              <w:t>Figma Designs</w:t>
            </w:r>
          </w:p>
        </w:tc>
        <w:tc>
          <w:tcPr>
            <w:tcW w:w="5202" w:type="dxa"/>
            <w:vAlign w:val="center"/>
          </w:tcPr>
          <w:p w14:paraId="7B7C167E" w14:textId="2204CF02" w:rsidR="009F6E18" w:rsidRPr="009F6E18" w:rsidRDefault="00000000" w:rsidP="009F6E18">
            <w:pPr>
              <w:pStyle w:val="Bulletlist1"/>
              <w:numPr>
                <w:ilvl w:val="0"/>
                <w:numId w:val="0"/>
              </w:numPr>
              <w:jc w:val="both"/>
              <w:rPr>
                <w:color w:val="595959" w:themeColor="text1" w:themeTint="A6"/>
                <w:sz w:val="20"/>
                <w:szCs w:val="20"/>
              </w:rPr>
            </w:pPr>
            <w:hyperlink r:id="rId27">
              <w:r w:rsidR="009F6E18" w:rsidRPr="009F6E18">
                <w:rPr>
                  <w:rStyle w:val="Hyperlink"/>
                  <w:rFonts w:ascii="ShellMedium" w:eastAsia="ShellMedium" w:hAnsi="ShellMedium" w:cs="ShellMedium"/>
                  <w:sz w:val="20"/>
                  <w:szCs w:val="20"/>
                  <w:lang w:val="en-US"/>
                </w:rPr>
                <w:t>Shell Orbital Design – Figma</w:t>
              </w:r>
            </w:hyperlink>
          </w:p>
        </w:tc>
      </w:tr>
      <w:tr w:rsidR="009F6E18" w14:paraId="7DECCD11" w14:textId="77777777" w:rsidTr="009F0105">
        <w:trPr>
          <w:trHeight w:val="317"/>
        </w:trPr>
        <w:tc>
          <w:tcPr>
            <w:tcW w:w="3145" w:type="dxa"/>
          </w:tcPr>
          <w:p w14:paraId="2D7ED8A2" w14:textId="2B8F1D30" w:rsidR="009F6E18" w:rsidRPr="00C86560" w:rsidRDefault="009F6E18" w:rsidP="009F6E18">
            <w:pPr>
              <w:pStyle w:val="Bulletlist1"/>
              <w:numPr>
                <w:ilvl w:val="0"/>
                <w:numId w:val="0"/>
              </w:numPr>
              <w:jc w:val="both"/>
              <w:rPr>
                <w:color w:val="595959" w:themeColor="text1" w:themeTint="A6"/>
                <w:sz w:val="20"/>
                <w:szCs w:val="20"/>
              </w:rPr>
            </w:pPr>
            <w:r w:rsidRPr="00C86560">
              <w:rPr>
                <w:sz w:val="20"/>
                <w:szCs w:val="20"/>
                <w:lang w:val="en-US"/>
              </w:rPr>
              <w:t>Change Log</w:t>
            </w:r>
          </w:p>
        </w:tc>
        <w:tc>
          <w:tcPr>
            <w:tcW w:w="5202" w:type="dxa"/>
            <w:vAlign w:val="center"/>
          </w:tcPr>
          <w:p w14:paraId="764987D4" w14:textId="2D8650CD" w:rsidR="009F6E18" w:rsidRPr="009F6E18" w:rsidRDefault="00000000" w:rsidP="009F6E18">
            <w:pPr>
              <w:pStyle w:val="Bulletlist1"/>
              <w:numPr>
                <w:ilvl w:val="0"/>
                <w:numId w:val="0"/>
              </w:numPr>
              <w:jc w:val="both"/>
              <w:rPr>
                <w:color w:val="595959" w:themeColor="text1" w:themeTint="A6"/>
                <w:sz w:val="20"/>
                <w:szCs w:val="20"/>
              </w:rPr>
            </w:pPr>
            <w:hyperlink r:id="rId28">
              <w:r w:rsidR="009F6E18" w:rsidRPr="009F6E18">
                <w:rPr>
                  <w:rStyle w:val="Hyperlink"/>
                  <w:rFonts w:ascii="ShellMedium" w:eastAsia="ShellMedium" w:hAnsi="ShellMedium" w:cs="ShellMedium"/>
                  <w:sz w:val="20"/>
                  <w:szCs w:val="20"/>
                  <w:lang w:val="en-US"/>
                </w:rPr>
                <w:t>ChangeLog.xlsx</w:t>
              </w:r>
            </w:hyperlink>
          </w:p>
        </w:tc>
      </w:tr>
      <w:tr w:rsidR="009F6E18" w14:paraId="630BFEC2" w14:textId="77777777" w:rsidTr="009F0105">
        <w:trPr>
          <w:trHeight w:val="317"/>
        </w:trPr>
        <w:tc>
          <w:tcPr>
            <w:tcW w:w="3145" w:type="dxa"/>
          </w:tcPr>
          <w:p w14:paraId="0B79863D" w14:textId="2C5F8298" w:rsidR="009F6E18" w:rsidRPr="00C86560" w:rsidRDefault="009F6E18" w:rsidP="009F6E18">
            <w:pPr>
              <w:pStyle w:val="Bulletlist1"/>
              <w:numPr>
                <w:ilvl w:val="0"/>
                <w:numId w:val="0"/>
              </w:numPr>
              <w:jc w:val="both"/>
              <w:rPr>
                <w:color w:val="595959" w:themeColor="text1" w:themeTint="A6"/>
                <w:sz w:val="20"/>
                <w:szCs w:val="20"/>
              </w:rPr>
            </w:pPr>
            <w:r w:rsidRPr="00C86560">
              <w:rPr>
                <w:sz w:val="20"/>
                <w:szCs w:val="20"/>
                <w:lang w:val="en-US"/>
              </w:rPr>
              <w:t>3D Tables and details</w:t>
            </w:r>
          </w:p>
        </w:tc>
        <w:tc>
          <w:tcPr>
            <w:tcW w:w="5202" w:type="dxa"/>
            <w:vAlign w:val="center"/>
          </w:tcPr>
          <w:p w14:paraId="501F7D05" w14:textId="14D6907B" w:rsidR="009F6E18" w:rsidRPr="009F6E18" w:rsidRDefault="00000000" w:rsidP="009F6E18">
            <w:pPr>
              <w:pStyle w:val="Bulletlist1"/>
              <w:numPr>
                <w:ilvl w:val="0"/>
                <w:numId w:val="0"/>
              </w:numPr>
              <w:jc w:val="both"/>
              <w:rPr>
                <w:color w:val="595959" w:themeColor="text1" w:themeTint="A6"/>
                <w:sz w:val="20"/>
                <w:szCs w:val="20"/>
              </w:rPr>
            </w:pPr>
            <w:hyperlink r:id="rId29" w:history="1">
              <w:r w:rsidR="009F6E18" w:rsidRPr="009F6E18">
                <w:rPr>
                  <w:rStyle w:val="Hyperlink"/>
                  <w:sz w:val="20"/>
                  <w:szCs w:val="20"/>
                </w:rPr>
                <w:t>3D to Orbital InterfaceV1.2 (002).docx</w:t>
              </w:r>
            </w:hyperlink>
          </w:p>
        </w:tc>
      </w:tr>
    </w:tbl>
    <w:p w14:paraId="51771327" w14:textId="77777777" w:rsidR="00163636" w:rsidRDefault="00163636" w:rsidP="00156D47">
      <w:pPr>
        <w:pStyle w:val="Bulletlist1"/>
        <w:numPr>
          <w:ilvl w:val="0"/>
          <w:numId w:val="0"/>
        </w:numPr>
        <w:jc w:val="both"/>
        <w:rPr>
          <w:color w:val="595959" w:themeColor="text1" w:themeTint="A6"/>
          <w:sz w:val="24"/>
        </w:rPr>
      </w:pPr>
    </w:p>
    <w:p w14:paraId="43C013C9" w14:textId="77777777" w:rsidR="00163636" w:rsidRDefault="00163636" w:rsidP="00156D47">
      <w:pPr>
        <w:pStyle w:val="Bulletlist1"/>
        <w:numPr>
          <w:ilvl w:val="0"/>
          <w:numId w:val="0"/>
        </w:numPr>
        <w:jc w:val="both"/>
        <w:rPr>
          <w:color w:val="595959" w:themeColor="text1" w:themeTint="A6"/>
          <w:sz w:val="24"/>
        </w:rPr>
      </w:pPr>
    </w:p>
    <w:p w14:paraId="0938D809" w14:textId="77777777" w:rsidR="00163636" w:rsidRDefault="00163636" w:rsidP="00156D47">
      <w:pPr>
        <w:pStyle w:val="Bulletlist1"/>
        <w:numPr>
          <w:ilvl w:val="0"/>
          <w:numId w:val="0"/>
        </w:numPr>
        <w:jc w:val="both"/>
        <w:rPr>
          <w:color w:val="595959" w:themeColor="text1" w:themeTint="A6"/>
          <w:sz w:val="24"/>
        </w:rPr>
      </w:pPr>
    </w:p>
    <w:p w14:paraId="619E4B23" w14:textId="77777777" w:rsidR="00163636" w:rsidRDefault="00163636" w:rsidP="00156D47">
      <w:pPr>
        <w:pStyle w:val="Bulletlist1"/>
        <w:numPr>
          <w:ilvl w:val="0"/>
          <w:numId w:val="0"/>
        </w:numPr>
        <w:jc w:val="both"/>
        <w:rPr>
          <w:color w:val="595959" w:themeColor="text1" w:themeTint="A6"/>
          <w:sz w:val="24"/>
        </w:rPr>
      </w:pPr>
    </w:p>
    <w:p w14:paraId="182351CE" w14:textId="77777777" w:rsidR="00163636" w:rsidRDefault="00163636" w:rsidP="00156D47">
      <w:pPr>
        <w:pStyle w:val="Bulletlist1"/>
        <w:numPr>
          <w:ilvl w:val="0"/>
          <w:numId w:val="0"/>
        </w:numPr>
        <w:jc w:val="both"/>
        <w:rPr>
          <w:color w:val="595959" w:themeColor="text1" w:themeTint="A6"/>
          <w:sz w:val="24"/>
        </w:rPr>
      </w:pPr>
    </w:p>
    <w:p w14:paraId="66D2D539" w14:textId="77777777" w:rsidR="00163636" w:rsidRDefault="00163636" w:rsidP="00156D47">
      <w:pPr>
        <w:pStyle w:val="Bulletlist1"/>
        <w:numPr>
          <w:ilvl w:val="0"/>
          <w:numId w:val="0"/>
        </w:numPr>
        <w:jc w:val="both"/>
        <w:rPr>
          <w:color w:val="595959" w:themeColor="text1" w:themeTint="A6"/>
          <w:sz w:val="24"/>
        </w:rPr>
      </w:pPr>
    </w:p>
    <w:p w14:paraId="71A542AF" w14:textId="77777777" w:rsidR="00163636" w:rsidRDefault="00163636" w:rsidP="00156D47">
      <w:pPr>
        <w:pStyle w:val="Bulletlist1"/>
        <w:numPr>
          <w:ilvl w:val="0"/>
          <w:numId w:val="0"/>
        </w:numPr>
        <w:jc w:val="both"/>
        <w:rPr>
          <w:color w:val="595959" w:themeColor="text1" w:themeTint="A6"/>
          <w:sz w:val="24"/>
        </w:rPr>
      </w:pPr>
    </w:p>
    <w:p w14:paraId="45FF0398" w14:textId="77777777" w:rsidR="00163636" w:rsidRDefault="00163636" w:rsidP="00156D47">
      <w:pPr>
        <w:pStyle w:val="Bulletlist1"/>
        <w:numPr>
          <w:ilvl w:val="0"/>
          <w:numId w:val="0"/>
        </w:numPr>
        <w:jc w:val="both"/>
        <w:rPr>
          <w:color w:val="595959" w:themeColor="text1" w:themeTint="A6"/>
          <w:sz w:val="24"/>
        </w:rPr>
      </w:pPr>
    </w:p>
    <w:p w14:paraId="379371EB" w14:textId="77777777" w:rsidR="00163636" w:rsidRDefault="00163636" w:rsidP="00156D47">
      <w:pPr>
        <w:pStyle w:val="Bulletlist1"/>
        <w:numPr>
          <w:ilvl w:val="0"/>
          <w:numId w:val="0"/>
        </w:numPr>
        <w:jc w:val="both"/>
        <w:rPr>
          <w:color w:val="595959" w:themeColor="text1" w:themeTint="A6"/>
          <w:sz w:val="24"/>
        </w:rPr>
      </w:pPr>
    </w:p>
    <w:p w14:paraId="66313E1A" w14:textId="77777777" w:rsidR="00163636" w:rsidRDefault="00163636" w:rsidP="00156D47">
      <w:pPr>
        <w:pStyle w:val="Bulletlist1"/>
        <w:numPr>
          <w:ilvl w:val="0"/>
          <w:numId w:val="0"/>
        </w:numPr>
        <w:jc w:val="both"/>
        <w:rPr>
          <w:color w:val="595959" w:themeColor="text1" w:themeTint="A6"/>
          <w:sz w:val="24"/>
        </w:rPr>
      </w:pPr>
    </w:p>
    <w:p w14:paraId="471149CC" w14:textId="4D1DCDA0" w:rsidR="00163636" w:rsidRPr="00163636" w:rsidRDefault="00163636" w:rsidP="00156D47">
      <w:pPr>
        <w:pStyle w:val="Bulletlist1"/>
        <w:numPr>
          <w:ilvl w:val="0"/>
          <w:numId w:val="0"/>
        </w:numPr>
        <w:jc w:val="both"/>
        <w:rPr>
          <w:b/>
          <w:bCs/>
          <w:color w:val="595959" w:themeColor="text1" w:themeTint="A6"/>
          <w:sz w:val="24"/>
        </w:rPr>
      </w:pPr>
      <w:r w:rsidRPr="00163636">
        <w:rPr>
          <w:b/>
          <w:bCs/>
          <w:color w:val="595959" w:themeColor="text1" w:themeTint="A6"/>
          <w:sz w:val="24"/>
        </w:rPr>
        <w:t>Functional Requirement:</w:t>
      </w:r>
    </w:p>
    <w:p w14:paraId="6F38EAAD" w14:textId="77777777" w:rsidR="00163636" w:rsidRDefault="00163636" w:rsidP="00156D47">
      <w:pPr>
        <w:pStyle w:val="Bulletlist1"/>
        <w:numPr>
          <w:ilvl w:val="0"/>
          <w:numId w:val="0"/>
        </w:numPr>
        <w:jc w:val="both"/>
        <w:rPr>
          <w:color w:val="595959" w:themeColor="text1" w:themeTint="A6"/>
          <w:sz w:val="24"/>
        </w:rPr>
      </w:pPr>
    </w:p>
    <w:p w14:paraId="7A14D1A0" w14:textId="7A88313E" w:rsidR="00641E56" w:rsidRDefault="00596FAC" w:rsidP="00156D47">
      <w:pPr>
        <w:pStyle w:val="Bulletlist1"/>
        <w:numPr>
          <w:ilvl w:val="0"/>
          <w:numId w:val="0"/>
        </w:numPr>
        <w:jc w:val="both"/>
        <w:rPr>
          <w:color w:val="595959" w:themeColor="text1" w:themeTint="A6"/>
          <w:sz w:val="24"/>
        </w:rPr>
      </w:pPr>
      <w:r>
        <w:rPr>
          <w:color w:val="595959" w:themeColor="text1" w:themeTint="A6"/>
          <w:sz w:val="24"/>
        </w:rPr>
        <w:object w:dxaOrig="9530" w:dyaOrig="6690" w14:anchorId="6A5E57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95pt;height:320.75pt" o:ole="">
            <v:imagedata r:id="rId30" o:title=""/>
          </v:shape>
          <o:OLEObject Type="Link" ProgID="Excel.Sheet.12" ShapeID="_x0000_i1025" DrawAspect="Content" r:id="rId31" UpdateMode="Always">
            <o:LinkType>EnhancedMetaFile</o:LinkType>
            <o:LockedField>false</o:LockedField>
            <o:FieldCodes>\f 0</o:FieldCodes>
          </o:OLEObject>
        </w:object>
      </w:r>
    </w:p>
    <w:p w14:paraId="458212CE" w14:textId="77777777" w:rsidR="00E8220A" w:rsidRPr="00E8220A" w:rsidRDefault="00E8220A" w:rsidP="00E8220A"/>
    <w:p w14:paraId="1EE82449" w14:textId="0BE97888" w:rsidR="00320D7C" w:rsidRPr="00163636" w:rsidRDefault="00163636" w:rsidP="00320D7C">
      <w:pPr>
        <w:jc w:val="both"/>
        <w:rPr>
          <w:b/>
          <w:bCs/>
          <w:sz w:val="22"/>
          <w:szCs w:val="20"/>
        </w:rPr>
      </w:pPr>
      <w:r w:rsidRPr="00163636">
        <w:rPr>
          <w:b/>
          <w:bCs/>
          <w:sz w:val="22"/>
          <w:szCs w:val="20"/>
        </w:rPr>
        <w:t>Non-Functional Requirement:</w:t>
      </w:r>
    </w:p>
    <w:p w14:paraId="1F9D9581" w14:textId="77777777" w:rsidR="00163636" w:rsidRDefault="00163636" w:rsidP="00320D7C">
      <w:pPr>
        <w:jc w:val="both"/>
        <w:rPr>
          <w:sz w:val="22"/>
          <w:szCs w:val="20"/>
        </w:rPr>
      </w:pPr>
    </w:p>
    <w:tbl>
      <w:tblPr>
        <w:tblStyle w:val="TableGrid"/>
        <w:tblW w:w="0" w:type="auto"/>
        <w:tblLook w:val="04A0" w:firstRow="1" w:lastRow="0" w:firstColumn="1" w:lastColumn="0" w:noHBand="0" w:noVBand="1"/>
      </w:tblPr>
      <w:tblGrid>
        <w:gridCol w:w="2279"/>
        <w:gridCol w:w="6894"/>
      </w:tblGrid>
      <w:tr w:rsidR="007C3002" w14:paraId="7A1F0CD2" w14:textId="77777777" w:rsidTr="00451B23">
        <w:trPr>
          <w:trHeight w:val="343"/>
        </w:trPr>
        <w:tc>
          <w:tcPr>
            <w:tcW w:w="2279" w:type="dxa"/>
            <w:shd w:val="clear" w:color="auto" w:fill="FCE16A" w:themeFill="accent1" w:themeFillTint="99"/>
          </w:tcPr>
          <w:p w14:paraId="69CA337A" w14:textId="2FDA02B8" w:rsidR="007C3002" w:rsidRPr="00BC2E72" w:rsidRDefault="007C3002" w:rsidP="00BC2E72">
            <w:pPr>
              <w:jc w:val="center"/>
              <w:rPr>
                <w:b/>
                <w:bCs/>
                <w:sz w:val="22"/>
                <w:szCs w:val="20"/>
              </w:rPr>
            </w:pPr>
            <w:r>
              <w:rPr>
                <w:b/>
                <w:bCs/>
                <w:sz w:val="22"/>
                <w:szCs w:val="20"/>
              </w:rPr>
              <w:t>NFR</w:t>
            </w:r>
          </w:p>
        </w:tc>
        <w:tc>
          <w:tcPr>
            <w:tcW w:w="6894" w:type="dxa"/>
            <w:shd w:val="clear" w:color="auto" w:fill="FCE16A" w:themeFill="accent1" w:themeFillTint="99"/>
          </w:tcPr>
          <w:p w14:paraId="0D25B1B4" w14:textId="09A28A4C" w:rsidR="007C3002" w:rsidRPr="00BC2E72" w:rsidRDefault="007C3002" w:rsidP="00BC2E72">
            <w:pPr>
              <w:jc w:val="center"/>
              <w:rPr>
                <w:b/>
                <w:bCs/>
                <w:sz w:val="22"/>
                <w:szCs w:val="20"/>
              </w:rPr>
            </w:pPr>
            <w:r>
              <w:rPr>
                <w:b/>
                <w:bCs/>
                <w:sz w:val="22"/>
                <w:szCs w:val="20"/>
              </w:rPr>
              <w:t>Scope</w:t>
            </w:r>
          </w:p>
        </w:tc>
      </w:tr>
      <w:tr w:rsidR="007C3002" w14:paraId="4021E130" w14:textId="77777777" w:rsidTr="007C3002">
        <w:trPr>
          <w:trHeight w:val="1307"/>
        </w:trPr>
        <w:tc>
          <w:tcPr>
            <w:tcW w:w="2279" w:type="dxa"/>
          </w:tcPr>
          <w:p w14:paraId="54D84897" w14:textId="020BBB75" w:rsidR="007C3002" w:rsidRPr="005B2269" w:rsidRDefault="007C3002" w:rsidP="00320D7C">
            <w:pPr>
              <w:jc w:val="both"/>
              <w:rPr>
                <w:sz w:val="20"/>
                <w:szCs w:val="18"/>
              </w:rPr>
            </w:pPr>
            <w:r w:rsidRPr="005B2269">
              <w:rPr>
                <w:sz w:val="20"/>
                <w:szCs w:val="18"/>
              </w:rPr>
              <w:t>Load / Performance</w:t>
            </w:r>
          </w:p>
        </w:tc>
        <w:tc>
          <w:tcPr>
            <w:tcW w:w="6894" w:type="dxa"/>
          </w:tcPr>
          <w:p w14:paraId="74A8C84D" w14:textId="5534C4BF" w:rsidR="007C3002" w:rsidRDefault="007C3002" w:rsidP="00320D7C">
            <w:pPr>
              <w:jc w:val="both"/>
              <w:rPr>
                <w:sz w:val="20"/>
                <w:szCs w:val="18"/>
              </w:rPr>
            </w:pPr>
            <w:r>
              <w:rPr>
                <w:sz w:val="20"/>
                <w:szCs w:val="18"/>
              </w:rPr>
              <w:t>A Load test to simulate higher volume of data or number of Users</w:t>
            </w:r>
            <w:r w:rsidR="009F454A">
              <w:rPr>
                <w:sz w:val="20"/>
                <w:szCs w:val="18"/>
              </w:rPr>
              <w:t xml:space="preserve"> (20, 50, </w:t>
            </w:r>
            <w:r w:rsidR="006A2C49">
              <w:rPr>
                <w:sz w:val="20"/>
                <w:szCs w:val="18"/>
              </w:rPr>
              <w:t>100 &amp; 200)</w:t>
            </w:r>
            <w:r>
              <w:rPr>
                <w:sz w:val="20"/>
                <w:szCs w:val="18"/>
              </w:rPr>
              <w:t xml:space="preserve"> simultaneously accessing the application</w:t>
            </w:r>
            <w:r w:rsidR="00681550">
              <w:rPr>
                <w:sz w:val="20"/>
                <w:szCs w:val="18"/>
              </w:rPr>
              <w:t xml:space="preserve"> and validate application </w:t>
            </w:r>
            <w:r w:rsidR="009F454A">
              <w:rPr>
                <w:sz w:val="20"/>
                <w:szCs w:val="18"/>
              </w:rPr>
              <w:t>behaviour</w:t>
            </w:r>
            <w:r w:rsidR="00681550">
              <w:rPr>
                <w:sz w:val="20"/>
                <w:szCs w:val="18"/>
              </w:rPr>
              <w:t xml:space="preserve"> and response time </w:t>
            </w:r>
            <w:r w:rsidR="009F454A">
              <w:rPr>
                <w:sz w:val="20"/>
                <w:szCs w:val="18"/>
              </w:rPr>
              <w:t>of UI visualizations</w:t>
            </w:r>
            <w:r>
              <w:rPr>
                <w:sz w:val="20"/>
                <w:szCs w:val="18"/>
              </w:rPr>
              <w:t xml:space="preserve">. </w:t>
            </w:r>
          </w:p>
          <w:p w14:paraId="0865B01C" w14:textId="0AEA82CA" w:rsidR="007C3002" w:rsidRPr="005B2269" w:rsidRDefault="007C3002" w:rsidP="00320D7C">
            <w:pPr>
              <w:jc w:val="both"/>
              <w:rPr>
                <w:sz w:val="20"/>
                <w:szCs w:val="18"/>
              </w:rPr>
            </w:pPr>
            <w:r>
              <w:rPr>
                <w:sz w:val="20"/>
                <w:szCs w:val="18"/>
              </w:rPr>
              <w:t xml:space="preserve">(A Load </w:t>
            </w:r>
            <w:r w:rsidRPr="0062016D">
              <w:rPr>
                <w:sz w:val="20"/>
                <w:szCs w:val="18"/>
              </w:rPr>
              <w:t xml:space="preserve">test </w:t>
            </w:r>
            <w:r>
              <w:rPr>
                <w:sz w:val="20"/>
                <w:szCs w:val="18"/>
              </w:rPr>
              <w:t>must</w:t>
            </w:r>
            <w:r w:rsidRPr="0062016D">
              <w:rPr>
                <w:sz w:val="20"/>
                <w:szCs w:val="18"/>
              </w:rPr>
              <w:t xml:space="preserve"> be executed </w:t>
            </w:r>
            <w:r>
              <w:rPr>
                <w:sz w:val="20"/>
                <w:szCs w:val="18"/>
              </w:rPr>
              <w:t>every time the</w:t>
            </w:r>
            <w:r w:rsidRPr="0062016D">
              <w:rPr>
                <w:sz w:val="20"/>
                <w:szCs w:val="18"/>
              </w:rPr>
              <w:t xml:space="preserve"> </w:t>
            </w:r>
            <w:r>
              <w:rPr>
                <w:sz w:val="20"/>
                <w:szCs w:val="18"/>
              </w:rPr>
              <w:t xml:space="preserve">Module undergoes a major </w:t>
            </w:r>
            <w:r w:rsidRPr="0062016D">
              <w:rPr>
                <w:sz w:val="20"/>
                <w:szCs w:val="18"/>
              </w:rPr>
              <w:t xml:space="preserve">Design change or significant increase in data volume or </w:t>
            </w:r>
            <w:r>
              <w:rPr>
                <w:sz w:val="20"/>
                <w:szCs w:val="18"/>
              </w:rPr>
              <w:t xml:space="preserve">OT </w:t>
            </w:r>
            <w:r w:rsidRPr="0062016D">
              <w:rPr>
                <w:sz w:val="20"/>
                <w:szCs w:val="18"/>
              </w:rPr>
              <w:t>User base</w:t>
            </w:r>
            <w:r>
              <w:rPr>
                <w:sz w:val="20"/>
                <w:szCs w:val="18"/>
              </w:rPr>
              <w:t>)</w:t>
            </w:r>
            <w:r w:rsidRPr="0062016D">
              <w:rPr>
                <w:sz w:val="20"/>
                <w:szCs w:val="18"/>
              </w:rPr>
              <w:t>.</w:t>
            </w:r>
          </w:p>
        </w:tc>
      </w:tr>
      <w:tr w:rsidR="007C3002" w14:paraId="2094B199" w14:textId="77777777" w:rsidTr="007C3002">
        <w:trPr>
          <w:trHeight w:val="649"/>
        </w:trPr>
        <w:tc>
          <w:tcPr>
            <w:tcW w:w="2279" w:type="dxa"/>
          </w:tcPr>
          <w:p w14:paraId="41BDAD72" w14:textId="3B701607" w:rsidR="007C3002" w:rsidRPr="005B2269" w:rsidRDefault="007C3002" w:rsidP="00320D7C">
            <w:pPr>
              <w:jc w:val="both"/>
              <w:rPr>
                <w:sz w:val="20"/>
                <w:szCs w:val="18"/>
              </w:rPr>
            </w:pPr>
            <w:r>
              <w:rPr>
                <w:sz w:val="20"/>
                <w:szCs w:val="18"/>
              </w:rPr>
              <w:t>IT Accessibility</w:t>
            </w:r>
          </w:p>
        </w:tc>
        <w:tc>
          <w:tcPr>
            <w:tcW w:w="6894" w:type="dxa"/>
          </w:tcPr>
          <w:p w14:paraId="24B3CB8D" w14:textId="415DE379" w:rsidR="007C3002" w:rsidRPr="005B2269" w:rsidRDefault="007C3002" w:rsidP="00320D7C">
            <w:pPr>
              <w:jc w:val="both"/>
              <w:rPr>
                <w:sz w:val="20"/>
                <w:szCs w:val="18"/>
              </w:rPr>
            </w:pPr>
            <w:r w:rsidRPr="00AC345C">
              <w:rPr>
                <w:sz w:val="20"/>
                <w:szCs w:val="18"/>
              </w:rPr>
              <w:t>Application can be utilized by everyone irrespective of hearing, movement, sight or Cognitive disability.</w:t>
            </w:r>
          </w:p>
        </w:tc>
      </w:tr>
      <w:tr w:rsidR="007C3002" w14:paraId="6CF7BD0E" w14:textId="77777777" w:rsidTr="007C3002">
        <w:trPr>
          <w:trHeight w:val="658"/>
        </w:trPr>
        <w:tc>
          <w:tcPr>
            <w:tcW w:w="2279" w:type="dxa"/>
          </w:tcPr>
          <w:p w14:paraId="2D3774FA" w14:textId="05FF1CFD" w:rsidR="007C3002" w:rsidRDefault="007C3002" w:rsidP="00320D7C">
            <w:pPr>
              <w:jc w:val="both"/>
              <w:rPr>
                <w:sz w:val="20"/>
                <w:szCs w:val="18"/>
              </w:rPr>
            </w:pPr>
            <w:r>
              <w:rPr>
                <w:sz w:val="20"/>
                <w:szCs w:val="18"/>
              </w:rPr>
              <w:t>Penetration</w:t>
            </w:r>
            <w:r w:rsidR="00DC727E">
              <w:rPr>
                <w:sz w:val="20"/>
                <w:szCs w:val="18"/>
              </w:rPr>
              <w:t xml:space="preserve"> / Security</w:t>
            </w:r>
          </w:p>
        </w:tc>
        <w:tc>
          <w:tcPr>
            <w:tcW w:w="6894" w:type="dxa"/>
          </w:tcPr>
          <w:p w14:paraId="438F568A" w14:textId="7994F71A" w:rsidR="007C3002" w:rsidRPr="00AC345C" w:rsidRDefault="007C3002" w:rsidP="00320D7C">
            <w:pPr>
              <w:jc w:val="both"/>
              <w:rPr>
                <w:sz w:val="20"/>
                <w:szCs w:val="18"/>
              </w:rPr>
            </w:pPr>
            <w:r>
              <w:rPr>
                <w:sz w:val="20"/>
                <w:szCs w:val="18"/>
              </w:rPr>
              <w:t xml:space="preserve">Application must be secure from hacking or penetration by </w:t>
            </w:r>
            <w:r w:rsidR="00851A13">
              <w:rPr>
                <w:sz w:val="20"/>
                <w:szCs w:val="18"/>
              </w:rPr>
              <w:t>unauthorized/</w:t>
            </w:r>
            <w:r>
              <w:rPr>
                <w:sz w:val="20"/>
                <w:szCs w:val="18"/>
              </w:rPr>
              <w:t xml:space="preserve">external entities. </w:t>
            </w:r>
          </w:p>
        </w:tc>
      </w:tr>
    </w:tbl>
    <w:p w14:paraId="337244F2" w14:textId="77777777" w:rsidR="007750AB" w:rsidRDefault="007750AB" w:rsidP="00320D7C">
      <w:pPr>
        <w:jc w:val="both"/>
        <w:rPr>
          <w:sz w:val="22"/>
          <w:szCs w:val="20"/>
        </w:rPr>
      </w:pPr>
    </w:p>
    <w:p w14:paraId="49721EFC" w14:textId="2B913D4B" w:rsidR="00EE3CE7" w:rsidRDefault="00EE3CE7" w:rsidP="000852B4">
      <w:pPr>
        <w:pStyle w:val="Heading2"/>
      </w:pPr>
      <w:bookmarkStart w:id="22" w:name="_Toc140573269"/>
      <w:r>
        <w:t xml:space="preserve">WHAT </w:t>
      </w:r>
      <w:r w:rsidR="000852B4">
        <w:t xml:space="preserve">IS </w:t>
      </w:r>
      <w:r>
        <w:t>NOT TO BE TESTED</w:t>
      </w:r>
      <w:r w:rsidR="000852B4">
        <w:t>?</w:t>
      </w:r>
      <w:r>
        <w:t xml:space="preserve"> (</w:t>
      </w:r>
      <w:r w:rsidR="00D4006D">
        <w:t xml:space="preserve">OUT OF </w:t>
      </w:r>
      <w:r>
        <w:t>SCOPE)</w:t>
      </w:r>
      <w:bookmarkEnd w:id="22"/>
    </w:p>
    <w:p w14:paraId="588A0CB9" w14:textId="72346C10" w:rsidR="00C33C05" w:rsidRPr="00C33C05" w:rsidRDefault="003F400F" w:rsidP="004740AA">
      <w:pPr>
        <w:pStyle w:val="ListParagraph"/>
        <w:numPr>
          <w:ilvl w:val="0"/>
          <w:numId w:val="20"/>
        </w:numPr>
        <w:ind w:left="360"/>
        <w:jc w:val="both"/>
      </w:pPr>
      <w:r w:rsidRPr="00C33C05">
        <w:rPr>
          <w:sz w:val="22"/>
          <w:szCs w:val="20"/>
          <w:lang w:val="en-US"/>
        </w:rPr>
        <w:t xml:space="preserve">Any Product Features defined in FS </w:t>
      </w:r>
      <w:r w:rsidR="009F6D95">
        <w:rPr>
          <w:sz w:val="22"/>
          <w:szCs w:val="20"/>
          <w:lang w:val="en-US"/>
        </w:rPr>
        <w:t>NOT</w:t>
      </w:r>
      <w:r w:rsidRPr="00C33C05">
        <w:rPr>
          <w:sz w:val="22"/>
          <w:szCs w:val="20"/>
          <w:lang w:val="en-US"/>
        </w:rPr>
        <w:t xml:space="preserve"> having a corresponding PBI in ADO </w:t>
      </w:r>
      <w:r w:rsidR="00506F5C">
        <w:rPr>
          <w:sz w:val="22"/>
          <w:szCs w:val="20"/>
          <w:lang w:val="en-US"/>
        </w:rPr>
        <w:t>but delivered</w:t>
      </w:r>
      <w:r w:rsidRPr="00C33C05">
        <w:rPr>
          <w:sz w:val="22"/>
          <w:szCs w:val="20"/>
          <w:lang w:val="en-US"/>
        </w:rPr>
        <w:t xml:space="preserve"> in a Sprint</w:t>
      </w:r>
      <w:r w:rsidR="00506F5C">
        <w:rPr>
          <w:rFonts w:ascii="Arial" w:eastAsia="Times New Roman" w:hAnsi="Arial" w:cs="Arial"/>
          <w:sz w:val="18"/>
          <w:szCs w:val="18"/>
        </w:rPr>
        <w:t>.</w:t>
      </w:r>
    </w:p>
    <w:p w14:paraId="7F7EFD37" w14:textId="7738C928" w:rsidR="003F400F" w:rsidRPr="00C33C05" w:rsidRDefault="003F400F" w:rsidP="004740AA">
      <w:pPr>
        <w:pStyle w:val="ListParagraph"/>
        <w:numPr>
          <w:ilvl w:val="0"/>
          <w:numId w:val="20"/>
        </w:numPr>
        <w:ind w:left="360"/>
        <w:jc w:val="both"/>
        <w:rPr>
          <w:sz w:val="22"/>
          <w:szCs w:val="20"/>
          <w:lang w:val="en-US"/>
        </w:rPr>
      </w:pPr>
      <w:r w:rsidRPr="00C33C05">
        <w:rPr>
          <w:sz w:val="22"/>
          <w:szCs w:val="20"/>
          <w:lang w:val="en-US"/>
        </w:rPr>
        <w:t>Testing of 3D Application functionality.</w:t>
      </w:r>
    </w:p>
    <w:p w14:paraId="5C79F598" w14:textId="6365B131" w:rsidR="003F400F" w:rsidRPr="00C33C05" w:rsidRDefault="003F400F" w:rsidP="004740AA">
      <w:pPr>
        <w:pStyle w:val="ListParagraph"/>
        <w:numPr>
          <w:ilvl w:val="0"/>
          <w:numId w:val="20"/>
        </w:numPr>
        <w:ind w:left="360"/>
        <w:jc w:val="both"/>
        <w:rPr>
          <w:sz w:val="22"/>
          <w:szCs w:val="20"/>
          <w:lang w:val="en-US"/>
        </w:rPr>
      </w:pPr>
      <w:r w:rsidRPr="00C33C05">
        <w:rPr>
          <w:sz w:val="22"/>
          <w:szCs w:val="20"/>
          <w:lang w:val="en-US"/>
        </w:rPr>
        <w:t>Testing of any 3</w:t>
      </w:r>
      <w:r w:rsidR="00F9446A" w:rsidRPr="00F9446A">
        <w:rPr>
          <w:sz w:val="22"/>
          <w:szCs w:val="20"/>
          <w:vertAlign w:val="superscript"/>
          <w:lang w:val="en-US"/>
        </w:rPr>
        <w:t>rd</w:t>
      </w:r>
      <w:r w:rsidR="00F9446A">
        <w:rPr>
          <w:sz w:val="22"/>
          <w:szCs w:val="20"/>
          <w:lang w:val="en-US"/>
        </w:rPr>
        <w:t xml:space="preserve"> </w:t>
      </w:r>
      <w:r w:rsidRPr="00C33C05">
        <w:rPr>
          <w:sz w:val="22"/>
          <w:szCs w:val="20"/>
          <w:lang w:val="en-US"/>
        </w:rPr>
        <w:t>Party Interfaces that do not impact Scheduling functionality.</w:t>
      </w:r>
    </w:p>
    <w:p w14:paraId="05C4E8C3" w14:textId="65E9FC1E" w:rsidR="003F400F" w:rsidRPr="00C33C05" w:rsidRDefault="003F400F" w:rsidP="004740AA">
      <w:pPr>
        <w:pStyle w:val="ListParagraph"/>
        <w:numPr>
          <w:ilvl w:val="0"/>
          <w:numId w:val="20"/>
        </w:numPr>
        <w:ind w:left="360"/>
        <w:jc w:val="both"/>
        <w:rPr>
          <w:sz w:val="22"/>
          <w:szCs w:val="20"/>
          <w:lang w:val="en-US"/>
        </w:rPr>
      </w:pPr>
      <w:r w:rsidRPr="00C33C05">
        <w:rPr>
          <w:sz w:val="22"/>
          <w:szCs w:val="20"/>
          <w:lang w:val="en-US"/>
        </w:rPr>
        <w:t xml:space="preserve">Explicit testing of Microservices API implementation. This will be covered with a test combination between GUI and corresponding data check in the database. </w:t>
      </w:r>
    </w:p>
    <w:p w14:paraId="5EEFBA46" w14:textId="0C9D3347" w:rsidR="003F400F" w:rsidRPr="00C33C05" w:rsidRDefault="003F400F" w:rsidP="004740AA">
      <w:pPr>
        <w:pStyle w:val="ListParagraph"/>
        <w:numPr>
          <w:ilvl w:val="0"/>
          <w:numId w:val="20"/>
        </w:numPr>
        <w:ind w:left="360"/>
        <w:jc w:val="both"/>
        <w:rPr>
          <w:sz w:val="22"/>
          <w:szCs w:val="20"/>
          <w:lang w:val="en-US"/>
        </w:rPr>
      </w:pPr>
      <w:r w:rsidRPr="00C33C05">
        <w:rPr>
          <w:sz w:val="22"/>
          <w:szCs w:val="20"/>
          <w:lang w:val="en-US"/>
        </w:rPr>
        <w:t>Open Defects from Release 1.0 not included in Soft Launch scope.</w:t>
      </w:r>
    </w:p>
    <w:p w14:paraId="64DA1268" w14:textId="7FE713CE" w:rsidR="00E8220A" w:rsidRPr="00C33C05" w:rsidRDefault="003F400F" w:rsidP="004740AA">
      <w:pPr>
        <w:pStyle w:val="ListParagraph"/>
        <w:numPr>
          <w:ilvl w:val="0"/>
          <w:numId w:val="20"/>
        </w:numPr>
        <w:ind w:left="360"/>
        <w:jc w:val="both"/>
        <w:rPr>
          <w:sz w:val="22"/>
          <w:szCs w:val="20"/>
          <w:lang w:val="en-US"/>
        </w:rPr>
      </w:pPr>
      <w:r w:rsidRPr="00C33C05">
        <w:rPr>
          <w:sz w:val="22"/>
          <w:szCs w:val="20"/>
          <w:lang w:val="en-US"/>
        </w:rPr>
        <w:t>Any manual business processes.</w:t>
      </w:r>
    </w:p>
    <w:p w14:paraId="7ECB93E1" w14:textId="2B71DC88" w:rsidR="00320D7C" w:rsidRDefault="00320D7C">
      <w:pPr>
        <w:spacing w:after="200" w:line="276" w:lineRule="auto"/>
        <w:rPr>
          <w:sz w:val="22"/>
          <w:szCs w:val="20"/>
        </w:rPr>
      </w:pPr>
      <w:r>
        <w:rPr>
          <w:sz w:val="22"/>
          <w:szCs w:val="20"/>
        </w:rPr>
        <w:br w:type="page"/>
      </w:r>
    </w:p>
    <w:p w14:paraId="1F11CDE0" w14:textId="0E14F2A8" w:rsidR="00FC2878" w:rsidRDefault="00FC2878" w:rsidP="00320D7C">
      <w:pPr>
        <w:pStyle w:val="Heading1"/>
      </w:pPr>
      <w:bookmarkStart w:id="23" w:name="_Toc140573270"/>
      <w:r>
        <w:t>Risk Based Testing approach</w:t>
      </w:r>
      <w:bookmarkEnd w:id="23"/>
    </w:p>
    <w:p w14:paraId="54A8E95F" w14:textId="77777777" w:rsidR="00450FE3" w:rsidRDefault="00450FE3" w:rsidP="007B56AC">
      <w:pPr>
        <w:rPr>
          <w:sz w:val="22"/>
          <w:szCs w:val="20"/>
        </w:rPr>
      </w:pPr>
    </w:p>
    <w:p w14:paraId="57D04AF3" w14:textId="1B48D891" w:rsidR="00450FE3" w:rsidRDefault="00450FE3" w:rsidP="009000C3">
      <w:pPr>
        <w:jc w:val="both"/>
        <w:rPr>
          <w:sz w:val="22"/>
          <w:szCs w:val="20"/>
        </w:rPr>
      </w:pPr>
      <w:r w:rsidRPr="00F60EF8">
        <w:rPr>
          <w:sz w:val="22"/>
          <w:szCs w:val="20"/>
        </w:rPr>
        <w:t>Risk based testing uses risk to prioritize and emphasize the appropriate tests based on risk of failure, the function of their importance and likelihood or impact of failure during test execution.</w:t>
      </w:r>
    </w:p>
    <w:p w14:paraId="40D089F2" w14:textId="77777777" w:rsidR="00450FE3" w:rsidRDefault="00450FE3" w:rsidP="007B56AC">
      <w:pPr>
        <w:rPr>
          <w:sz w:val="22"/>
          <w:szCs w:val="20"/>
        </w:rPr>
      </w:pPr>
    </w:p>
    <w:p w14:paraId="2C9BBFE8" w14:textId="0754B5D4" w:rsidR="007B56AC" w:rsidRPr="008274A2" w:rsidRDefault="007B56AC" w:rsidP="007B56AC">
      <w:pPr>
        <w:rPr>
          <w:sz w:val="22"/>
          <w:szCs w:val="20"/>
        </w:rPr>
      </w:pPr>
      <w:r w:rsidRPr="008274A2">
        <w:rPr>
          <w:sz w:val="22"/>
          <w:szCs w:val="20"/>
        </w:rPr>
        <w:t>The risk-based testing methodology includes planning, design, and execution of testing. Everything is carried out according to the priority. But the main focus areas within the application are:</w:t>
      </w:r>
    </w:p>
    <w:p w14:paraId="7CDBE98B" w14:textId="6AC3F245" w:rsidR="009B29EE" w:rsidRPr="008274A2" w:rsidRDefault="009B29EE" w:rsidP="00DC0485">
      <w:pPr>
        <w:pStyle w:val="ListParagraph"/>
        <w:numPr>
          <w:ilvl w:val="0"/>
          <w:numId w:val="38"/>
        </w:numPr>
        <w:rPr>
          <w:sz w:val="22"/>
          <w:szCs w:val="20"/>
        </w:rPr>
      </w:pPr>
      <w:r w:rsidRPr="008274A2">
        <w:rPr>
          <w:sz w:val="22"/>
          <w:szCs w:val="20"/>
        </w:rPr>
        <w:t>Functionality that is critical for the business</w:t>
      </w:r>
      <w:r w:rsidR="00946115" w:rsidRPr="008274A2">
        <w:rPr>
          <w:sz w:val="22"/>
          <w:szCs w:val="20"/>
        </w:rPr>
        <w:t>.</w:t>
      </w:r>
    </w:p>
    <w:p w14:paraId="6AD41BDE" w14:textId="0D37416F" w:rsidR="004C4911" w:rsidRPr="008274A2" w:rsidRDefault="009B29EE" w:rsidP="008274A2">
      <w:pPr>
        <w:pStyle w:val="ListParagraph"/>
        <w:numPr>
          <w:ilvl w:val="0"/>
          <w:numId w:val="38"/>
        </w:numPr>
        <w:rPr>
          <w:sz w:val="22"/>
          <w:szCs w:val="20"/>
        </w:rPr>
      </w:pPr>
      <w:r w:rsidRPr="008274A2">
        <w:rPr>
          <w:sz w:val="22"/>
          <w:szCs w:val="20"/>
        </w:rPr>
        <w:t xml:space="preserve">Features </w:t>
      </w:r>
      <w:r w:rsidR="00DF7895" w:rsidRPr="008274A2">
        <w:rPr>
          <w:sz w:val="22"/>
          <w:szCs w:val="20"/>
        </w:rPr>
        <w:t>that are used often</w:t>
      </w:r>
      <w:r w:rsidR="006E042D" w:rsidRPr="008274A2">
        <w:rPr>
          <w:sz w:val="22"/>
          <w:szCs w:val="20"/>
        </w:rPr>
        <w:t xml:space="preserve"> </w:t>
      </w:r>
      <w:r w:rsidR="00D156F8" w:rsidRPr="008274A2">
        <w:rPr>
          <w:sz w:val="22"/>
          <w:szCs w:val="20"/>
        </w:rPr>
        <w:t xml:space="preserve">and </w:t>
      </w:r>
      <w:r w:rsidR="006F54F5">
        <w:rPr>
          <w:sz w:val="22"/>
          <w:szCs w:val="20"/>
        </w:rPr>
        <w:t>prone to failures</w:t>
      </w:r>
      <w:r w:rsidR="00D156F8" w:rsidRPr="008274A2">
        <w:rPr>
          <w:sz w:val="22"/>
          <w:szCs w:val="20"/>
        </w:rPr>
        <w:t xml:space="preserve">. </w:t>
      </w:r>
      <w:r w:rsidR="00893D82" w:rsidRPr="008274A2">
        <w:rPr>
          <w:sz w:val="22"/>
          <w:szCs w:val="20"/>
        </w:rPr>
        <w:t xml:space="preserve"> </w:t>
      </w:r>
    </w:p>
    <w:p w14:paraId="20938E87" w14:textId="77777777" w:rsidR="0018088C" w:rsidRDefault="0018088C" w:rsidP="008274A2">
      <w:pPr>
        <w:rPr>
          <w:sz w:val="22"/>
          <w:szCs w:val="20"/>
        </w:rPr>
      </w:pPr>
    </w:p>
    <w:p w14:paraId="3A2417CA" w14:textId="15698ECE" w:rsidR="008274A2" w:rsidRPr="008274A2" w:rsidRDefault="000E4BDC" w:rsidP="006F54F5">
      <w:pPr>
        <w:jc w:val="both"/>
        <w:rPr>
          <w:sz w:val="22"/>
          <w:szCs w:val="20"/>
        </w:rPr>
      </w:pPr>
      <w:r>
        <w:rPr>
          <w:sz w:val="22"/>
          <w:szCs w:val="20"/>
        </w:rPr>
        <w:t>A</w:t>
      </w:r>
      <w:r w:rsidR="008274A2">
        <w:rPr>
          <w:sz w:val="22"/>
          <w:szCs w:val="20"/>
        </w:rPr>
        <w:t xml:space="preserve">nalysis will be done to identify </w:t>
      </w:r>
      <w:r w:rsidR="00602E41">
        <w:rPr>
          <w:sz w:val="22"/>
          <w:szCs w:val="20"/>
        </w:rPr>
        <w:t xml:space="preserve">specific areas of the Application that qualify for </w:t>
      </w:r>
      <w:r>
        <w:rPr>
          <w:sz w:val="22"/>
          <w:szCs w:val="20"/>
        </w:rPr>
        <w:t xml:space="preserve">a </w:t>
      </w:r>
      <w:r w:rsidR="006F54F5">
        <w:rPr>
          <w:sz w:val="22"/>
          <w:szCs w:val="20"/>
        </w:rPr>
        <w:t>risk-based</w:t>
      </w:r>
      <w:r>
        <w:rPr>
          <w:sz w:val="22"/>
          <w:szCs w:val="20"/>
        </w:rPr>
        <w:t xml:space="preserve"> testing approach. </w:t>
      </w:r>
    </w:p>
    <w:p w14:paraId="59E7D202" w14:textId="088341AA" w:rsidR="00FC2878" w:rsidRPr="00D05E62" w:rsidRDefault="00FC2878" w:rsidP="00D05E62">
      <w:pPr>
        <w:ind w:left="567"/>
        <w:rPr>
          <w:rFonts w:cs="Arial"/>
          <w:i/>
          <w:iCs/>
          <w:color w:val="0070C0"/>
          <w:sz w:val="20"/>
          <w:szCs w:val="18"/>
        </w:rPr>
      </w:pPr>
    </w:p>
    <w:p w14:paraId="4A261902" w14:textId="0913DBE7" w:rsidR="00320D7C" w:rsidRPr="00320D7C" w:rsidRDefault="00320D7C" w:rsidP="00320D7C">
      <w:pPr>
        <w:pStyle w:val="Heading1"/>
      </w:pPr>
      <w:bookmarkStart w:id="24" w:name="_Toc140573271"/>
      <w:r>
        <w:t>TEST PHASES</w:t>
      </w:r>
      <w:bookmarkEnd w:id="24"/>
    </w:p>
    <w:p w14:paraId="0133DFE4" w14:textId="21B347C0" w:rsidR="00320D7C" w:rsidRDefault="00320D7C" w:rsidP="00320D7C">
      <w:pPr>
        <w:jc w:val="both"/>
        <w:rPr>
          <w:sz w:val="22"/>
          <w:szCs w:val="20"/>
        </w:rPr>
      </w:pPr>
    </w:p>
    <w:tbl>
      <w:tblPr>
        <w:tblStyle w:val="TableGrid"/>
        <w:tblW w:w="9770" w:type="dxa"/>
        <w:tblLook w:val="04A0" w:firstRow="1" w:lastRow="0" w:firstColumn="1" w:lastColumn="0" w:noHBand="0" w:noVBand="1"/>
      </w:tblPr>
      <w:tblGrid>
        <w:gridCol w:w="1414"/>
        <w:gridCol w:w="2072"/>
        <w:gridCol w:w="1862"/>
        <w:gridCol w:w="2437"/>
        <w:gridCol w:w="1985"/>
      </w:tblGrid>
      <w:tr w:rsidR="00710A54" w:rsidRPr="00471D08" w14:paraId="7FD87195" w14:textId="77777777" w:rsidTr="00451B23">
        <w:tc>
          <w:tcPr>
            <w:tcW w:w="1414" w:type="dxa"/>
            <w:shd w:val="clear" w:color="auto" w:fill="FCE16A" w:themeFill="accent1" w:themeFillTint="99"/>
            <w:vAlign w:val="center"/>
          </w:tcPr>
          <w:p w14:paraId="5E92615A" w14:textId="21EBFD5E" w:rsidR="00BE05E5" w:rsidRPr="00471D08" w:rsidRDefault="00BE05E5" w:rsidP="00A67CBB">
            <w:pPr>
              <w:jc w:val="center"/>
              <w:rPr>
                <w:color w:val="auto"/>
                <w:sz w:val="20"/>
                <w:szCs w:val="20"/>
                <w:lang w:val="en-US"/>
              </w:rPr>
            </w:pPr>
            <w:r w:rsidRPr="00471D08">
              <w:rPr>
                <w:b/>
                <w:bCs/>
                <w:color w:val="auto"/>
                <w:sz w:val="20"/>
                <w:szCs w:val="20"/>
                <w:lang w:val="en-US"/>
              </w:rPr>
              <w:t>Test Phase</w:t>
            </w:r>
          </w:p>
        </w:tc>
        <w:tc>
          <w:tcPr>
            <w:tcW w:w="2072" w:type="dxa"/>
            <w:shd w:val="clear" w:color="auto" w:fill="FCE16A" w:themeFill="accent1" w:themeFillTint="99"/>
            <w:vAlign w:val="center"/>
          </w:tcPr>
          <w:p w14:paraId="75AAF813" w14:textId="26DBFFE6" w:rsidR="00BE05E5" w:rsidRPr="00471D08" w:rsidRDefault="006F4FE6" w:rsidP="00072E4F">
            <w:pPr>
              <w:jc w:val="center"/>
              <w:rPr>
                <w:color w:val="auto"/>
                <w:sz w:val="20"/>
                <w:szCs w:val="20"/>
                <w:lang w:val="en-US"/>
              </w:rPr>
            </w:pPr>
            <w:r w:rsidRPr="00471D08">
              <w:rPr>
                <w:b/>
                <w:bCs/>
                <w:color w:val="auto"/>
                <w:sz w:val="20"/>
                <w:szCs w:val="20"/>
                <w:lang w:val="en-US"/>
              </w:rPr>
              <w:t>Objective</w:t>
            </w:r>
          </w:p>
        </w:tc>
        <w:tc>
          <w:tcPr>
            <w:tcW w:w="1862" w:type="dxa"/>
            <w:shd w:val="clear" w:color="auto" w:fill="FCE16A" w:themeFill="accent1" w:themeFillTint="99"/>
            <w:vAlign w:val="center"/>
          </w:tcPr>
          <w:p w14:paraId="52B063F2" w14:textId="33615448" w:rsidR="001F6DB8" w:rsidRPr="00471D08" w:rsidRDefault="00BE05E5" w:rsidP="00B27FAE">
            <w:pPr>
              <w:jc w:val="center"/>
              <w:rPr>
                <w:b/>
                <w:bCs/>
                <w:color w:val="auto"/>
                <w:sz w:val="20"/>
                <w:szCs w:val="20"/>
                <w:lang w:val="en-US"/>
              </w:rPr>
            </w:pPr>
            <w:r w:rsidRPr="00471D08">
              <w:rPr>
                <w:b/>
                <w:bCs/>
                <w:color w:val="auto"/>
                <w:sz w:val="20"/>
                <w:szCs w:val="20"/>
                <w:lang w:val="en-US"/>
              </w:rPr>
              <w:t>Entry Criteria</w:t>
            </w:r>
          </w:p>
          <w:p w14:paraId="6BFEE5C4" w14:textId="0F009683" w:rsidR="00BE05E5" w:rsidRPr="00471D08" w:rsidRDefault="001F6DB8" w:rsidP="00B27FAE">
            <w:pPr>
              <w:jc w:val="center"/>
              <w:rPr>
                <w:color w:val="auto"/>
                <w:sz w:val="20"/>
                <w:szCs w:val="20"/>
                <w:lang w:val="en-US"/>
              </w:rPr>
            </w:pPr>
            <w:r w:rsidRPr="00471D08">
              <w:rPr>
                <w:color w:val="auto"/>
                <w:sz w:val="20"/>
                <w:szCs w:val="20"/>
                <w:lang w:val="en-US"/>
              </w:rPr>
              <w:t>(</w:t>
            </w:r>
            <w:r w:rsidR="00DF5C0F" w:rsidRPr="00471D08">
              <w:rPr>
                <w:i/>
                <w:iCs/>
                <w:color w:val="auto"/>
                <w:sz w:val="20"/>
                <w:szCs w:val="20"/>
                <w:lang w:val="en-US"/>
              </w:rPr>
              <w:t>Gives</w:t>
            </w:r>
            <w:r w:rsidR="00D424A3" w:rsidRPr="00471D08">
              <w:rPr>
                <w:i/>
                <w:iCs/>
                <w:color w:val="auto"/>
                <w:sz w:val="20"/>
                <w:szCs w:val="20"/>
                <w:lang w:val="en-US"/>
              </w:rPr>
              <w:t xml:space="preserve"> the prerequisite items that must be completed before testing can begin</w:t>
            </w:r>
            <w:r w:rsidRPr="00471D08">
              <w:rPr>
                <w:color w:val="auto"/>
                <w:sz w:val="20"/>
                <w:szCs w:val="20"/>
                <w:lang w:val="en-US"/>
              </w:rPr>
              <w:t>)</w:t>
            </w:r>
          </w:p>
        </w:tc>
        <w:tc>
          <w:tcPr>
            <w:tcW w:w="2437" w:type="dxa"/>
            <w:shd w:val="clear" w:color="auto" w:fill="FCE16A" w:themeFill="accent1" w:themeFillTint="99"/>
            <w:vAlign w:val="center"/>
          </w:tcPr>
          <w:p w14:paraId="2F2A89A4" w14:textId="77777777" w:rsidR="001F6DB8" w:rsidRPr="00471D08" w:rsidRDefault="00BE05E5" w:rsidP="00B27FAE">
            <w:pPr>
              <w:jc w:val="center"/>
              <w:rPr>
                <w:b/>
                <w:bCs/>
                <w:color w:val="auto"/>
                <w:sz w:val="20"/>
                <w:szCs w:val="20"/>
                <w:lang w:val="en-US"/>
              </w:rPr>
            </w:pPr>
            <w:r w:rsidRPr="00471D08">
              <w:rPr>
                <w:b/>
                <w:bCs/>
                <w:color w:val="auto"/>
                <w:sz w:val="20"/>
                <w:szCs w:val="20"/>
                <w:lang w:val="en-US"/>
              </w:rPr>
              <w:t>Exit Criteria</w:t>
            </w:r>
          </w:p>
          <w:p w14:paraId="16D0EE7F" w14:textId="6A338BB5" w:rsidR="00BE05E5" w:rsidRPr="00471D08" w:rsidRDefault="001F6DB8" w:rsidP="00B27FAE">
            <w:pPr>
              <w:jc w:val="center"/>
              <w:rPr>
                <w:color w:val="auto"/>
                <w:sz w:val="20"/>
                <w:szCs w:val="20"/>
                <w:lang w:val="en-US"/>
              </w:rPr>
            </w:pPr>
            <w:r w:rsidRPr="00471D08">
              <w:rPr>
                <w:color w:val="auto"/>
                <w:sz w:val="20"/>
                <w:szCs w:val="20"/>
                <w:lang w:val="en-US"/>
              </w:rPr>
              <w:t>(</w:t>
            </w:r>
            <w:r w:rsidR="00DF5C0F" w:rsidRPr="00471D08">
              <w:rPr>
                <w:i/>
                <w:iCs/>
                <w:color w:val="auto"/>
                <w:sz w:val="20"/>
                <w:szCs w:val="20"/>
                <w:lang w:val="en-US"/>
              </w:rPr>
              <w:t>Defines</w:t>
            </w:r>
            <w:r w:rsidR="00266908" w:rsidRPr="00471D08">
              <w:rPr>
                <w:i/>
                <w:iCs/>
                <w:color w:val="auto"/>
                <w:sz w:val="20"/>
                <w:szCs w:val="20"/>
                <w:lang w:val="en-US"/>
              </w:rPr>
              <w:t xml:space="preserve"> the items that must be completed before testing can be concluded</w:t>
            </w:r>
            <w:r w:rsidRPr="00471D08">
              <w:rPr>
                <w:color w:val="auto"/>
                <w:sz w:val="20"/>
                <w:szCs w:val="20"/>
                <w:lang w:val="en-US"/>
              </w:rPr>
              <w:t>)</w:t>
            </w:r>
          </w:p>
        </w:tc>
        <w:tc>
          <w:tcPr>
            <w:tcW w:w="1985" w:type="dxa"/>
            <w:shd w:val="clear" w:color="auto" w:fill="FCE16A" w:themeFill="accent1" w:themeFillTint="99"/>
            <w:vAlign w:val="center"/>
          </w:tcPr>
          <w:p w14:paraId="685A3F9F" w14:textId="625DF839" w:rsidR="00BE05E5" w:rsidRPr="00471D08" w:rsidRDefault="00F61059" w:rsidP="00BE05E5">
            <w:pPr>
              <w:jc w:val="center"/>
              <w:rPr>
                <w:color w:val="auto"/>
                <w:sz w:val="20"/>
                <w:szCs w:val="20"/>
                <w:lang w:val="en-US"/>
              </w:rPr>
            </w:pPr>
            <w:r w:rsidRPr="00471D08">
              <w:rPr>
                <w:b/>
                <w:bCs/>
                <w:color w:val="auto"/>
                <w:sz w:val="20"/>
                <w:szCs w:val="20"/>
                <w:lang w:val="en-US"/>
              </w:rPr>
              <w:t>Ownership</w:t>
            </w:r>
          </w:p>
          <w:p w14:paraId="7DD8C3B2" w14:textId="5DDA693D" w:rsidR="00BE05E5" w:rsidRPr="00471D08" w:rsidRDefault="00BE05E5" w:rsidP="00B27FAE">
            <w:pPr>
              <w:jc w:val="center"/>
              <w:rPr>
                <w:color w:val="auto"/>
                <w:sz w:val="20"/>
                <w:szCs w:val="20"/>
                <w:lang w:val="en-US"/>
              </w:rPr>
            </w:pPr>
            <w:r w:rsidRPr="00471D08">
              <w:rPr>
                <w:color w:val="auto"/>
                <w:sz w:val="20"/>
                <w:szCs w:val="20"/>
                <w:lang w:val="en-US"/>
              </w:rPr>
              <w:t>(</w:t>
            </w:r>
            <w:r w:rsidRPr="00471D08">
              <w:rPr>
                <w:i/>
                <w:iCs/>
                <w:color w:val="auto"/>
                <w:sz w:val="20"/>
                <w:szCs w:val="20"/>
                <w:lang w:val="en-US"/>
              </w:rPr>
              <w:t>Which team is responsible for this phase</w:t>
            </w:r>
            <w:r w:rsidRPr="00471D08">
              <w:rPr>
                <w:color w:val="auto"/>
                <w:sz w:val="20"/>
                <w:szCs w:val="20"/>
                <w:lang w:val="en-US"/>
              </w:rPr>
              <w:t>)</w:t>
            </w:r>
          </w:p>
        </w:tc>
      </w:tr>
      <w:tr w:rsidR="00710A54" w:rsidRPr="00471D08" w14:paraId="3DE14D3B" w14:textId="77777777" w:rsidTr="000875A8">
        <w:trPr>
          <w:trHeight w:val="2825"/>
        </w:trPr>
        <w:tc>
          <w:tcPr>
            <w:tcW w:w="1414" w:type="dxa"/>
            <w:vAlign w:val="center"/>
          </w:tcPr>
          <w:p w14:paraId="2DB6EECE" w14:textId="0B73FA2C" w:rsidR="00BE05E5" w:rsidRPr="00E52BB4" w:rsidRDefault="00BE05E5" w:rsidP="00BE05E5">
            <w:pPr>
              <w:rPr>
                <w:color w:val="auto"/>
                <w:sz w:val="20"/>
                <w:szCs w:val="20"/>
              </w:rPr>
            </w:pPr>
            <w:r w:rsidRPr="00E52BB4">
              <w:rPr>
                <w:rFonts w:cs="Arial"/>
                <w:color w:val="auto"/>
                <w:sz w:val="20"/>
                <w:szCs w:val="18"/>
              </w:rPr>
              <w:t>Unit Testing</w:t>
            </w:r>
          </w:p>
        </w:tc>
        <w:tc>
          <w:tcPr>
            <w:tcW w:w="2072" w:type="dxa"/>
            <w:vAlign w:val="center"/>
          </w:tcPr>
          <w:p w14:paraId="782BBCFF" w14:textId="0CA0AF5B" w:rsidR="00BE05E5" w:rsidRPr="00E52BB4" w:rsidRDefault="00BE05E5" w:rsidP="00B343B0">
            <w:pPr>
              <w:jc w:val="both"/>
              <w:rPr>
                <w:rFonts w:cs="Arial"/>
                <w:color w:val="auto"/>
                <w:sz w:val="20"/>
                <w:szCs w:val="18"/>
              </w:rPr>
            </w:pPr>
            <w:r w:rsidRPr="00E52BB4">
              <w:rPr>
                <w:rFonts w:cs="Arial"/>
                <w:color w:val="auto"/>
                <w:sz w:val="20"/>
                <w:szCs w:val="18"/>
              </w:rPr>
              <w:t>To ensure code is developed correctly</w:t>
            </w:r>
          </w:p>
        </w:tc>
        <w:tc>
          <w:tcPr>
            <w:tcW w:w="1862" w:type="dxa"/>
            <w:vAlign w:val="center"/>
          </w:tcPr>
          <w:p w14:paraId="40FE73EE" w14:textId="77777777" w:rsidR="00BE05E5" w:rsidRPr="00E52BB4" w:rsidRDefault="00BE05E5" w:rsidP="00B343B0">
            <w:pPr>
              <w:numPr>
                <w:ilvl w:val="0"/>
                <w:numId w:val="14"/>
              </w:numPr>
              <w:spacing w:after="60" w:line="240" w:lineRule="auto"/>
              <w:ind w:left="370"/>
              <w:jc w:val="both"/>
              <w:rPr>
                <w:color w:val="auto"/>
                <w:sz w:val="20"/>
                <w:szCs w:val="20"/>
              </w:rPr>
            </w:pPr>
            <w:r w:rsidRPr="00E52BB4">
              <w:rPr>
                <w:color w:val="auto"/>
                <w:sz w:val="20"/>
                <w:szCs w:val="20"/>
              </w:rPr>
              <w:t>Dev environment available.</w:t>
            </w:r>
          </w:p>
          <w:p w14:paraId="7CB23D83" w14:textId="77777777" w:rsidR="00BE05E5" w:rsidRPr="00E52BB4" w:rsidRDefault="00BE05E5" w:rsidP="00B343B0">
            <w:pPr>
              <w:numPr>
                <w:ilvl w:val="0"/>
                <w:numId w:val="14"/>
              </w:numPr>
              <w:spacing w:after="60" w:line="240" w:lineRule="auto"/>
              <w:ind w:left="370"/>
              <w:jc w:val="both"/>
              <w:rPr>
                <w:color w:val="auto"/>
                <w:sz w:val="20"/>
                <w:szCs w:val="20"/>
              </w:rPr>
            </w:pPr>
            <w:r w:rsidRPr="00E52BB4">
              <w:rPr>
                <w:color w:val="auto"/>
                <w:sz w:val="20"/>
                <w:szCs w:val="20"/>
              </w:rPr>
              <w:t>Completed code as per the acceptance criteria</w:t>
            </w:r>
          </w:p>
          <w:p w14:paraId="4C406999" w14:textId="6A2AF25C" w:rsidR="00BE05E5" w:rsidRPr="00E52BB4" w:rsidRDefault="00BE05E5" w:rsidP="00B343B0">
            <w:pPr>
              <w:numPr>
                <w:ilvl w:val="0"/>
                <w:numId w:val="14"/>
              </w:numPr>
              <w:spacing w:after="60" w:line="240" w:lineRule="auto"/>
              <w:ind w:left="370"/>
              <w:jc w:val="both"/>
              <w:rPr>
                <w:color w:val="auto"/>
                <w:sz w:val="20"/>
                <w:szCs w:val="20"/>
              </w:rPr>
            </w:pPr>
            <w:r w:rsidRPr="00E52BB4">
              <w:rPr>
                <w:color w:val="auto"/>
                <w:sz w:val="20"/>
                <w:szCs w:val="20"/>
              </w:rPr>
              <w:t>Completed test scripts</w:t>
            </w:r>
          </w:p>
        </w:tc>
        <w:tc>
          <w:tcPr>
            <w:tcW w:w="2437" w:type="dxa"/>
            <w:vAlign w:val="center"/>
          </w:tcPr>
          <w:p w14:paraId="5E1FF689" w14:textId="13832903" w:rsidR="00BE05E5" w:rsidRPr="00E52BB4" w:rsidRDefault="00BE05E5" w:rsidP="005D14F2">
            <w:pPr>
              <w:numPr>
                <w:ilvl w:val="0"/>
                <w:numId w:val="14"/>
              </w:numPr>
              <w:spacing w:after="60" w:line="240" w:lineRule="auto"/>
              <w:ind w:left="370"/>
              <w:jc w:val="both"/>
              <w:rPr>
                <w:color w:val="auto"/>
                <w:sz w:val="20"/>
                <w:szCs w:val="20"/>
              </w:rPr>
            </w:pPr>
            <w:r w:rsidRPr="00E52BB4">
              <w:rPr>
                <w:color w:val="auto"/>
                <w:sz w:val="20"/>
                <w:szCs w:val="20"/>
              </w:rPr>
              <w:t xml:space="preserve">Unit </w:t>
            </w:r>
            <w:r w:rsidR="0006583D">
              <w:rPr>
                <w:color w:val="auto"/>
                <w:sz w:val="20"/>
                <w:szCs w:val="20"/>
              </w:rPr>
              <w:t>t</w:t>
            </w:r>
            <w:r w:rsidRPr="00E52BB4">
              <w:rPr>
                <w:color w:val="auto"/>
                <w:sz w:val="20"/>
                <w:szCs w:val="20"/>
              </w:rPr>
              <w:t>est scripts have been successfully executed and actual results documented</w:t>
            </w:r>
            <w:r w:rsidR="00E52BB4" w:rsidRPr="00E52BB4">
              <w:rPr>
                <w:color w:val="auto"/>
                <w:sz w:val="20"/>
                <w:szCs w:val="20"/>
              </w:rPr>
              <w:t xml:space="preserve"> in Azure DevOps</w:t>
            </w:r>
            <w:r w:rsidR="00E975F7">
              <w:rPr>
                <w:color w:val="auto"/>
                <w:sz w:val="20"/>
                <w:szCs w:val="20"/>
              </w:rPr>
              <w:t xml:space="preserve"> (ADO)</w:t>
            </w:r>
            <w:r w:rsidRPr="00E52BB4">
              <w:rPr>
                <w:color w:val="auto"/>
                <w:sz w:val="20"/>
                <w:szCs w:val="20"/>
              </w:rPr>
              <w:t xml:space="preserve">. </w:t>
            </w:r>
          </w:p>
          <w:p w14:paraId="0B41CB73" w14:textId="77777777" w:rsidR="00BE05E5" w:rsidRPr="00E52BB4" w:rsidRDefault="00BE05E5" w:rsidP="005D14F2">
            <w:pPr>
              <w:numPr>
                <w:ilvl w:val="0"/>
                <w:numId w:val="14"/>
              </w:numPr>
              <w:spacing w:after="60" w:line="240" w:lineRule="auto"/>
              <w:ind w:left="370"/>
              <w:jc w:val="both"/>
              <w:rPr>
                <w:color w:val="auto"/>
                <w:sz w:val="20"/>
                <w:szCs w:val="20"/>
              </w:rPr>
            </w:pPr>
            <w:r w:rsidRPr="00E52BB4">
              <w:rPr>
                <w:color w:val="auto"/>
                <w:sz w:val="20"/>
                <w:szCs w:val="20"/>
              </w:rPr>
              <w:t>Identified defects have been fixed and retested</w:t>
            </w:r>
          </w:p>
          <w:p w14:paraId="47C38515" w14:textId="4A3773BE" w:rsidR="00BE05E5" w:rsidRPr="00E52BB4" w:rsidRDefault="008D7338" w:rsidP="005D14F2">
            <w:pPr>
              <w:numPr>
                <w:ilvl w:val="0"/>
                <w:numId w:val="14"/>
              </w:numPr>
              <w:spacing w:after="60" w:line="240" w:lineRule="auto"/>
              <w:ind w:left="370"/>
              <w:jc w:val="both"/>
              <w:rPr>
                <w:color w:val="auto"/>
                <w:sz w:val="20"/>
                <w:szCs w:val="20"/>
              </w:rPr>
            </w:pPr>
            <w:r w:rsidRPr="00E52BB4">
              <w:rPr>
                <w:color w:val="auto"/>
                <w:sz w:val="20"/>
                <w:szCs w:val="20"/>
              </w:rPr>
              <w:t xml:space="preserve">Should not have any </w:t>
            </w:r>
            <w:r w:rsidR="005B0274">
              <w:rPr>
                <w:color w:val="auto"/>
                <w:sz w:val="20"/>
                <w:szCs w:val="20"/>
              </w:rPr>
              <w:t>Critical/</w:t>
            </w:r>
            <w:r w:rsidRPr="00E52BB4">
              <w:rPr>
                <w:color w:val="auto"/>
                <w:sz w:val="20"/>
                <w:szCs w:val="20"/>
              </w:rPr>
              <w:t>High bug open</w:t>
            </w:r>
          </w:p>
        </w:tc>
        <w:tc>
          <w:tcPr>
            <w:tcW w:w="1985" w:type="dxa"/>
            <w:vAlign w:val="center"/>
          </w:tcPr>
          <w:p w14:paraId="32D559C3" w14:textId="12B92362" w:rsidR="00BE05E5" w:rsidRPr="00E52BB4" w:rsidRDefault="00F61059" w:rsidP="00BE05E5">
            <w:pPr>
              <w:rPr>
                <w:color w:val="auto"/>
                <w:sz w:val="20"/>
                <w:szCs w:val="20"/>
              </w:rPr>
            </w:pPr>
            <w:r w:rsidRPr="00E52BB4">
              <w:rPr>
                <w:color w:val="auto"/>
                <w:sz w:val="20"/>
                <w:szCs w:val="20"/>
              </w:rPr>
              <w:t>Dev Team</w:t>
            </w:r>
          </w:p>
        </w:tc>
      </w:tr>
      <w:tr w:rsidR="00710A54" w:rsidRPr="00471D08" w14:paraId="3CD774BD" w14:textId="77777777" w:rsidTr="000875A8">
        <w:tc>
          <w:tcPr>
            <w:tcW w:w="1414" w:type="dxa"/>
            <w:vAlign w:val="center"/>
          </w:tcPr>
          <w:p w14:paraId="07146717" w14:textId="7B5121BA" w:rsidR="00BE05E5" w:rsidRPr="00E975F7" w:rsidRDefault="00BE05E5" w:rsidP="00BE05E5">
            <w:pPr>
              <w:rPr>
                <w:color w:val="auto"/>
                <w:sz w:val="20"/>
                <w:szCs w:val="20"/>
              </w:rPr>
            </w:pPr>
            <w:r w:rsidRPr="00E975F7">
              <w:rPr>
                <w:color w:val="auto"/>
                <w:sz w:val="20"/>
                <w:szCs w:val="20"/>
              </w:rPr>
              <w:t>Smoke Testing</w:t>
            </w:r>
          </w:p>
        </w:tc>
        <w:tc>
          <w:tcPr>
            <w:tcW w:w="2072" w:type="dxa"/>
            <w:vAlign w:val="center"/>
          </w:tcPr>
          <w:p w14:paraId="4F07FC7F" w14:textId="4C79AE8B" w:rsidR="00BE05E5" w:rsidRPr="00E975F7" w:rsidRDefault="00BE05E5" w:rsidP="00B343B0">
            <w:pPr>
              <w:jc w:val="both"/>
              <w:rPr>
                <w:rFonts w:cs="Arial"/>
                <w:color w:val="auto"/>
                <w:sz w:val="20"/>
                <w:szCs w:val="18"/>
              </w:rPr>
            </w:pPr>
            <w:r w:rsidRPr="00E975F7">
              <w:rPr>
                <w:rFonts w:cs="Arial"/>
                <w:color w:val="auto"/>
                <w:sz w:val="20"/>
                <w:szCs w:val="18"/>
              </w:rPr>
              <w:t>To ensure the main functionality</w:t>
            </w:r>
            <w:r w:rsidR="007A2DAC" w:rsidRPr="00E975F7">
              <w:rPr>
                <w:rFonts w:cs="Arial"/>
                <w:color w:val="auto"/>
                <w:sz w:val="20"/>
                <w:szCs w:val="18"/>
              </w:rPr>
              <w:t xml:space="preserve">/ </w:t>
            </w:r>
            <w:r w:rsidR="004F6D15" w:rsidRPr="00E975F7">
              <w:rPr>
                <w:rFonts w:cs="Arial"/>
                <w:color w:val="auto"/>
                <w:sz w:val="20"/>
                <w:szCs w:val="18"/>
              </w:rPr>
              <w:t xml:space="preserve">UI </w:t>
            </w:r>
            <w:r w:rsidR="007A2DAC" w:rsidRPr="00E975F7">
              <w:rPr>
                <w:rFonts w:cs="Arial"/>
                <w:color w:val="auto"/>
                <w:sz w:val="20"/>
                <w:szCs w:val="18"/>
              </w:rPr>
              <w:t>visualization</w:t>
            </w:r>
            <w:r w:rsidR="00C75315" w:rsidRPr="00E975F7">
              <w:rPr>
                <w:rFonts w:cs="Arial"/>
                <w:color w:val="auto"/>
                <w:sz w:val="20"/>
                <w:szCs w:val="18"/>
              </w:rPr>
              <w:t>s</w:t>
            </w:r>
            <w:r w:rsidRPr="00E975F7">
              <w:rPr>
                <w:rFonts w:cs="Arial"/>
                <w:color w:val="auto"/>
                <w:sz w:val="20"/>
                <w:szCs w:val="18"/>
              </w:rPr>
              <w:t xml:space="preserve"> of </w:t>
            </w:r>
            <w:r w:rsidR="00DB269D" w:rsidRPr="00E975F7">
              <w:rPr>
                <w:rFonts w:cs="Arial"/>
                <w:color w:val="auto"/>
                <w:sz w:val="20"/>
                <w:szCs w:val="18"/>
              </w:rPr>
              <w:t>the module</w:t>
            </w:r>
            <w:r w:rsidRPr="00E975F7">
              <w:rPr>
                <w:rFonts w:cs="Arial"/>
                <w:color w:val="auto"/>
                <w:sz w:val="20"/>
                <w:szCs w:val="18"/>
              </w:rPr>
              <w:t xml:space="preserve"> work</w:t>
            </w:r>
            <w:r w:rsidR="00C75315" w:rsidRPr="00E975F7">
              <w:rPr>
                <w:rFonts w:cs="Arial"/>
                <w:color w:val="auto"/>
                <w:sz w:val="20"/>
                <w:szCs w:val="18"/>
              </w:rPr>
              <w:t xml:space="preserve"> </w:t>
            </w:r>
            <w:r w:rsidRPr="00E975F7">
              <w:rPr>
                <w:rFonts w:cs="Arial"/>
                <w:color w:val="auto"/>
                <w:sz w:val="20"/>
                <w:szCs w:val="18"/>
              </w:rPr>
              <w:t>properly before planned testing begins</w:t>
            </w:r>
          </w:p>
        </w:tc>
        <w:tc>
          <w:tcPr>
            <w:tcW w:w="1862" w:type="dxa"/>
            <w:vAlign w:val="center"/>
          </w:tcPr>
          <w:p w14:paraId="006E771F" w14:textId="47ACD3BE" w:rsidR="00BE05E5" w:rsidRPr="00E975F7" w:rsidRDefault="00BE05E5" w:rsidP="00DB26E3">
            <w:pPr>
              <w:numPr>
                <w:ilvl w:val="0"/>
                <w:numId w:val="14"/>
              </w:numPr>
              <w:spacing w:after="60" w:line="240" w:lineRule="auto"/>
              <w:ind w:left="370"/>
              <w:rPr>
                <w:color w:val="auto"/>
                <w:sz w:val="20"/>
                <w:szCs w:val="20"/>
              </w:rPr>
            </w:pPr>
            <w:r w:rsidRPr="00E975F7">
              <w:rPr>
                <w:color w:val="auto"/>
                <w:sz w:val="20"/>
                <w:szCs w:val="20"/>
              </w:rPr>
              <w:t>Environment</w:t>
            </w:r>
            <w:r w:rsidR="00A64C96" w:rsidRPr="00E975F7">
              <w:rPr>
                <w:color w:val="auto"/>
                <w:sz w:val="20"/>
                <w:szCs w:val="20"/>
              </w:rPr>
              <w:t xml:space="preserve"> a</w:t>
            </w:r>
            <w:r w:rsidRPr="00E975F7">
              <w:rPr>
                <w:color w:val="auto"/>
                <w:sz w:val="20"/>
                <w:szCs w:val="20"/>
              </w:rPr>
              <w:t>vailability</w:t>
            </w:r>
          </w:p>
          <w:p w14:paraId="30CEEED4" w14:textId="020554B0" w:rsidR="00BE05E5" w:rsidRPr="00E975F7" w:rsidRDefault="00BE05E5" w:rsidP="00DB26E3">
            <w:pPr>
              <w:numPr>
                <w:ilvl w:val="0"/>
                <w:numId w:val="14"/>
              </w:numPr>
              <w:spacing w:after="60" w:line="240" w:lineRule="auto"/>
              <w:ind w:left="370"/>
              <w:rPr>
                <w:color w:val="auto"/>
                <w:sz w:val="20"/>
                <w:szCs w:val="20"/>
              </w:rPr>
            </w:pPr>
            <w:r w:rsidRPr="00E975F7">
              <w:rPr>
                <w:color w:val="auto"/>
                <w:sz w:val="20"/>
                <w:szCs w:val="20"/>
              </w:rPr>
              <w:t>Completed test scripts covering the main functionality/</w:t>
            </w:r>
            <w:r w:rsidR="003B4A51" w:rsidRPr="00E975F7">
              <w:rPr>
                <w:color w:val="auto"/>
                <w:sz w:val="20"/>
                <w:szCs w:val="20"/>
              </w:rPr>
              <w:t xml:space="preserve"> </w:t>
            </w:r>
            <w:r w:rsidR="004F6D15" w:rsidRPr="00E975F7">
              <w:rPr>
                <w:color w:val="auto"/>
                <w:sz w:val="20"/>
                <w:szCs w:val="20"/>
              </w:rPr>
              <w:t xml:space="preserve">UI </w:t>
            </w:r>
            <w:r w:rsidR="003B4A51" w:rsidRPr="00E975F7">
              <w:rPr>
                <w:color w:val="auto"/>
                <w:sz w:val="20"/>
                <w:szCs w:val="20"/>
              </w:rPr>
              <w:t>visualizations</w:t>
            </w:r>
          </w:p>
        </w:tc>
        <w:tc>
          <w:tcPr>
            <w:tcW w:w="2437" w:type="dxa"/>
            <w:vAlign w:val="center"/>
          </w:tcPr>
          <w:p w14:paraId="0DACF5BA" w14:textId="47A95055" w:rsidR="00BE05E5" w:rsidRPr="00E975F7" w:rsidRDefault="00BE05E5" w:rsidP="005D14F2">
            <w:pPr>
              <w:numPr>
                <w:ilvl w:val="0"/>
                <w:numId w:val="14"/>
              </w:numPr>
              <w:spacing w:after="60" w:line="240" w:lineRule="auto"/>
              <w:ind w:left="370"/>
              <w:jc w:val="both"/>
              <w:rPr>
                <w:color w:val="auto"/>
                <w:sz w:val="20"/>
                <w:szCs w:val="20"/>
              </w:rPr>
            </w:pPr>
            <w:r w:rsidRPr="00E975F7">
              <w:rPr>
                <w:color w:val="auto"/>
                <w:sz w:val="20"/>
                <w:szCs w:val="20"/>
              </w:rPr>
              <w:t xml:space="preserve">Smoke Test scripts </w:t>
            </w:r>
            <w:r w:rsidR="00E7596B" w:rsidRPr="00E975F7">
              <w:rPr>
                <w:color w:val="auto"/>
                <w:sz w:val="20"/>
                <w:szCs w:val="20"/>
              </w:rPr>
              <w:t xml:space="preserve">should be all </w:t>
            </w:r>
            <w:r w:rsidR="00060CE7" w:rsidRPr="00E975F7">
              <w:rPr>
                <w:color w:val="auto"/>
                <w:sz w:val="20"/>
                <w:szCs w:val="20"/>
              </w:rPr>
              <w:t>passed</w:t>
            </w:r>
            <w:r w:rsidR="00904065" w:rsidRPr="00E975F7">
              <w:rPr>
                <w:color w:val="auto"/>
                <w:sz w:val="20"/>
                <w:szCs w:val="20"/>
              </w:rPr>
              <w:t xml:space="preserve"> and</w:t>
            </w:r>
            <w:r w:rsidR="00C57003" w:rsidRPr="00E975F7">
              <w:rPr>
                <w:color w:val="auto"/>
                <w:sz w:val="20"/>
                <w:szCs w:val="20"/>
              </w:rPr>
              <w:t xml:space="preserve"> no </w:t>
            </w:r>
            <w:r w:rsidR="0095352C">
              <w:rPr>
                <w:color w:val="auto"/>
                <w:sz w:val="20"/>
                <w:szCs w:val="20"/>
              </w:rPr>
              <w:t>blocking issues</w:t>
            </w:r>
            <w:r w:rsidR="00904065" w:rsidRPr="00E975F7">
              <w:rPr>
                <w:color w:val="auto"/>
                <w:sz w:val="20"/>
                <w:szCs w:val="20"/>
              </w:rPr>
              <w:t xml:space="preserve"> are open</w:t>
            </w:r>
            <w:r w:rsidRPr="00E975F7">
              <w:rPr>
                <w:color w:val="auto"/>
                <w:sz w:val="20"/>
                <w:szCs w:val="20"/>
              </w:rPr>
              <w:t xml:space="preserve"> and actual results documented</w:t>
            </w:r>
            <w:r w:rsidR="00E975F7" w:rsidRPr="00E975F7">
              <w:rPr>
                <w:color w:val="auto"/>
                <w:sz w:val="20"/>
                <w:szCs w:val="20"/>
              </w:rPr>
              <w:t xml:space="preserve"> in ADO</w:t>
            </w:r>
          </w:p>
          <w:p w14:paraId="4D4E34FC" w14:textId="77777777" w:rsidR="00BE05E5" w:rsidRPr="00E975F7" w:rsidRDefault="00BE05E5" w:rsidP="005D14F2">
            <w:pPr>
              <w:numPr>
                <w:ilvl w:val="0"/>
                <w:numId w:val="14"/>
              </w:numPr>
              <w:spacing w:after="60" w:line="240" w:lineRule="auto"/>
              <w:ind w:left="370"/>
              <w:jc w:val="both"/>
              <w:rPr>
                <w:color w:val="auto"/>
                <w:sz w:val="20"/>
                <w:szCs w:val="20"/>
              </w:rPr>
            </w:pPr>
            <w:r w:rsidRPr="00E975F7">
              <w:rPr>
                <w:color w:val="auto"/>
                <w:sz w:val="20"/>
                <w:szCs w:val="20"/>
              </w:rPr>
              <w:t>Identified defects have been fixed and retested</w:t>
            </w:r>
          </w:p>
          <w:p w14:paraId="363BBE41" w14:textId="245D153B" w:rsidR="00131AFC" w:rsidRPr="00E975F7" w:rsidRDefault="00131AFC" w:rsidP="005D14F2">
            <w:pPr>
              <w:numPr>
                <w:ilvl w:val="0"/>
                <w:numId w:val="14"/>
              </w:numPr>
              <w:spacing w:after="60" w:line="240" w:lineRule="auto"/>
              <w:ind w:left="370"/>
              <w:jc w:val="both"/>
              <w:rPr>
                <w:color w:val="auto"/>
                <w:sz w:val="20"/>
                <w:szCs w:val="20"/>
              </w:rPr>
            </w:pPr>
            <w:r w:rsidRPr="00E975F7">
              <w:rPr>
                <w:color w:val="auto"/>
                <w:sz w:val="20"/>
                <w:szCs w:val="20"/>
              </w:rPr>
              <w:t>Ideal situation</w:t>
            </w:r>
            <w:r w:rsidR="00A43997">
              <w:rPr>
                <w:color w:val="auto"/>
                <w:sz w:val="20"/>
                <w:szCs w:val="20"/>
              </w:rPr>
              <w:t>,</w:t>
            </w:r>
            <w:r w:rsidRPr="00E975F7">
              <w:rPr>
                <w:color w:val="auto"/>
                <w:sz w:val="20"/>
                <w:szCs w:val="20"/>
              </w:rPr>
              <w:t xml:space="preserve"> Smoke Test should not</w:t>
            </w:r>
            <w:r w:rsidR="009D74B1" w:rsidRPr="00E975F7">
              <w:rPr>
                <w:color w:val="auto"/>
                <w:sz w:val="20"/>
                <w:szCs w:val="20"/>
              </w:rPr>
              <w:t xml:space="preserve"> fail.</w:t>
            </w:r>
          </w:p>
        </w:tc>
        <w:tc>
          <w:tcPr>
            <w:tcW w:w="1985" w:type="dxa"/>
            <w:vAlign w:val="center"/>
          </w:tcPr>
          <w:p w14:paraId="2CFE8F98" w14:textId="044DB9AC" w:rsidR="00BE05E5" w:rsidRPr="00E975F7" w:rsidRDefault="002E33DF" w:rsidP="00BE05E5">
            <w:pPr>
              <w:rPr>
                <w:color w:val="auto"/>
                <w:sz w:val="20"/>
                <w:szCs w:val="20"/>
              </w:rPr>
            </w:pPr>
            <w:r w:rsidRPr="00E975F7">
              <w:rPr>
                <w:color w:val="auto"/>
                <w:sz w:val="20"/>
                <w:szCs w:val="20"/>
              </w:rPr>
              <w:t>Testing Team</w:t>
            </w:r>
          </w:p>
        </w:tc>
      </w:tr>
      <w:tr w:rsidR="002925CF" w:rsidRPr="00471D08" w14:paraId="59C1AEC9" w14:textId="77777777" w:rsidTr="000875A8">
        <w:tc>
          <w:tcPr>
            <w:tcW w:w="1414" w:type="dxa"/>
            <w:vAlign w:val="center"/>
          </w:tcPr>
          <w:p w14:paraId="6ED1E3A1" w14:textId="6E62C9AC" w:rsidR="00714A0E" w:rsidRPr="005E0733" w:rsidRDefault="00714A0E" w:rsidP="00714A0E">
            <w:pPr>
              <w:rPr>
                <w:color w:val="auto"/>
                <w:sz w:val="20"/>
                <w:szCs w:val="20"/>
              </w:rPr>
            </w:pPr>
            <w:r w:rsidRPr="005E0733">
              <w:rPr>
                <w:color w:val="auto"/>
                <w:sz w:val="20"/>
                <w:szCs w:val="20"/>
              </w:rPr>
              <w:t>System Testing</w:t>
            </w:r>
          </w:p>
        </w:tc>
        <w:tc>
          <w:tcPr>
            <w:tcW w:w="2072" w:type="dxa"/>
            <w:vAlign w:val="center"/>
          </w:tcPr>
          <w:p w14:paraId="05169C44" w14:textId="2C31CCFB" w:rsidR="00714A0E" w:rsidRPr="005E0733" w:rsidRDefault="00714A0E" w:rsidP="00714A0E">
            <w:pPr>
              <w:rPr>
                <w:color w:val="auto"/>
                <w:sz w:val="20"/>
                <w:szCs w:val="20"/>
              </w:rPr>
            </w:pPr>
            <w:r w:rsidRPr="005E0733">
              <w:rPr>
                <w:color w:val="auto"/>
                <w:sz w:val="20"/>
                <w:szCs w:val="20"/>
              </w:rPr>
              <w:t xml:space="preserve">To ensure </w:t>
            </w:r>
            <w:r w:rsidR="009A538E" w:rsidRPr="005E0733">
              <w:rPr>
                <w:color w:val="auto"/>
                <w:sz w:val="20"/>
                <w:szCs w:val="20"/>
              </w:rPr>
              <w:t xml:space="preserve">all functionalities </w:t>
            </w:r>
            <w:r w:rsidR="00C249E8" w:rsidRPr="005E0733">
              <w:rPr>
                <w:color w:val="auto"/>
                <w:sz w:val="20"/>
                <w:szCs w:val="20"/>
              </w:rPr>
              <w:t xml:space="preserve">of </w:t>
            </w:r>
            <w:r w:rsidR="00C249E8" w:rsidRPr="00537726">
              <w:rPr>
                <w:color w:val="auto"/>
                <w:sz w:val="20"/>
                <w:szCs w:val="20"/>
                <w:highlight w:val="lightGray"/>
              </w:rPr>
              <w:t xml:space="preserve">SBV &amp; SBC </w:t>
            </w:r>
            <w:r w:rsidR="001F28DD" w:rsidRPr="00537726">
              <w:rPr>
                <w:color w:val="auto"/>
                <w:sz w:val="20"/>
                <w:szCs w:val="20"/>
                <w:highlight w:val="lightGray"/>
              </w:rPr>
              <w:t>screens</w:t>
            </w:r>
            <w:r w:rsidR="001F28DD" w:rsidRPr="005E0733">
              <w:rPr>
                <w:color w:val="auto"/>
                <w:sz w:val="20"/>
                <w:szCs w:val="20"/>
              </w:rPr>
              <w:t xml:space="preserve"> are</w:t>
            </w:r>
            <w:r w:rsidRPr="005E0733">
              <w:rPr>
                <w:color w:val="auto"/>
                <w:sz w:val="20"/>
                <w:szCs w:val="20"/>
              </w:rPr>
              <w:t xml:space="preserve"> work</w:t>
            </w:r>
            <w:r w:rsidR="00CE623C" w:rsidRPr="005E0733">
              <w:rPr>
                <w:color w:val="auto"/>
                <w:sz w:val="20"/>
                <w:szCs w:val="20"/>
              </w:rPr>
              <w:t>ing</w:t>
            </w:r>
            <w:r w:rsidRPr="005E0733">
              <w:rPr>
                <w:color w:val="auto"/>
                <w:sz w:val="20"/>
                <w:szCs w:val="20"/>
              </w:rPr>
              <w:t> </w:t>
            </w:r>
          </w:p>
        </w:tc>
        <w:tc>
          <w:tcPr>
            <w:tcW w:w="1862" w:type="dxa"/>
            <w:vAlign w:val="center"/>
          </w:tcPr>
          <w:p w14:paraId="4A035734" w14:textId="79C6DE27" w:rsidR="00714A0E" w:rsidRPr="005E0733" w:rsidRDefault="00714A0E" w:rsidP="00714A0E">
            <w:pPr>
              <w:numPr>
                <w:ilvl w:val="0"/>
                <w:numId w:val="14"/>
              </w:numPr>
              <w:spacing w:after="60" w:line="240" w:lineRule="auto"/>
              <w:ind w:left="370"/>
              <w:rPr>
                <w:color w:val="auto"/>
                <w:sz w:val="20"/>
                <w:szCs w:val="20"/>
              </w:rPr>
            </w:pPr>
            <w:r w:rsidRPr="005E0733">
              <w:rPr>
                <w:color w:val="auto"/>
                <w:sz w:val="20"/>
                <w:szCs w:val="20"/>
              </w:rPr>
              <w:t xml:space="preserve">Completed Unit Test </w:t>
            </w:r>
            <w:r w:rsidR="00B5317E" w:rsidRPr="005E0733">
              <w:rPr>
                <w:color w:val="auto"/>
                <w:sz w:val="20"/>
                <w:szCs w:val="20"/>
              </w:rPr>
              <w:t>&amp; Smoke Test</w:t>
            </w:r>
          </w:p>
          <w:p w14:paraId="4ED70B35" w14:textId="746347E7" w:rsidR="00B5317E" w:rsidRPr="005E0733" w:rsidRDefault="00B5317E" w:rsidP="00714A0E">
            <w:pPr>
              <w:numPr>
                <w:ilvl w:val="0"/>
                <w:numId w:val="14"/>
              </w:numPr>
              <w:spacing w:after="60" w:line="240" w:lineRule="auto"/>
              <w:ind w:left="370"/>
              <w:rPr>
                <w:color w:val="auto"/>
                <w:sz w:val="20"/>
                <w:szCs w:val="20"/>
              </w:rPr>
            </w:pPr>
            <w:r w:rsidRPr="005E0733">
              <w:rPr>
                <w:color w:val="auto"/>
                <w:sz w:val="20"/>
                <w:szCs w:val="20"/>
              </w:rPr>
              <w:t>No</w:t>
            </w:r>
            <w:r w:rsidR="00C05A75" w:rsidRPr="005E0733">
              <w:rPr>
                <w:color w:val="auto"/>
                <w:sz w:val="20"/>
                <w:szCs w:val="20"/>
              </w:rPr>
              <w:t xml:space="preserve"> Critical/</w:t>
            </w:r>
            <w:r w:rsidR="0006583D">
              <w:rPr>
                <w:color w:val="auto"/>
                <w:sz w:val="20"/>
                <w:szCs w:val="20"/>
              </w:rPr>
              <w:t xml:space="preserve"> </w:t>
            </w:r>
            <w:r w:rsidR="00C05A75" w:rsidRPr="005E0733">
              <w:rPr>
                <w:color w:val="auto"/>
                <w:sz w:val="20"/>
                <w:szCs w:val="20"/>
              </w:rPr>
              <w:t xml:space="preserve">High bugs </w:t>
            </w:r>
            <w:r w:rsidR="0006583D">
              <w:rPr>
                <w:color w:val="auto"/>
                <w:sz w:val="20"/>
                <w:szCs w:val="20"/>
              </w:rPr>
              <w:t xml:space="preserve">are </w:t>
            </w:r>
            <w:r w:rsidR="00C05A75" w:rsidRPr="005E0733">
              <w:rPr>
                <w:color w:val="auto"/>
                <w:sz w:val="20"/>
                <w:szCs w:val="20"/>
              </w:rPr>
              <w:t>open</w:t>
            </w:r>
          </w:p>
          <w:p w14:paraId="32DDE0A7" w14:textId="7E80373F" w:rsidR="005D036C" w:rsidRPr="005E0733" w:rsidRDefault="0001517E" w:rsidP="005D036C">
            <w:pPr>
              <w:numPr>
                <w:ilvl w:val="0"/>
                <w:numId w:val="14"/>
              </w:numPr>
              <w:spacing w:after="60" w:line="240" w:lineRule="auto"/>
              <w:ind w:left="370"/>
              <w:rPr>
                <w:color w:val="auto"/>
                <w:sz w:val="20"/>
                <w:szCs w:val="20"/>
              </w:rPr>
            </w:pPr>
            <w:r w:rsidRPr="005E0733">
              <w:rPr>
                <w:color w:val="auto"/>
                <w:sz w:val="20"/>
                <w:szCs w:val="20"/>
              </w:rPr>
              <w:t xml:space="preserve">Orbital &amp; 3D </w:t>
            </w:r>
            <w:r w:rsidR="005D036C" w:rsidRPr="005E0733">
              <w:rPr>
                <w:color w:val="auto"/>
                <w:sz w:val="20"/>
                <w:szCs w:val="20"/>
              </w:rPr>
              <w:t>Environment</w:t>
            </w:r>
            <w:r w:rsidRPr="005E0733">
              <w:rPr>
                <w:color w:val="auto"/>
                <w:sz w:val="20"/>
                <w:szCs w:val="20"/>
              </w:rPr>
              <w:t>s are</w:t>
            </w:r>
            <w:r w:rsidR="005D036C" w:rsidRPr="005E0733">
              <w:rPr>
                <w:color w:val="auto"/>
                <w:sz w:val="20"/>
                <w:szCs w:val="20"/>
              </w:rPr>
              <w:t xml:space="preserve"> available</w:t>
            </w:r>
          </w:p>
          <w:p w14:paraId="7D3551A2" w14:textId="1950E6AE" w:rsidR="00714A0E" w:rsidRPr="005E0733" w:rsidRDefault="00714A0E" w:rsidP="00714A0E">
            <w:pPr>
              <w:numPr>
                <w:ilvl w:val="0"/>
                <w:numId w:val="14"/>
              </w:numPr>
              <w:spacing w:after="60" w:line="240" w:lineRule="auto"/>
              <w:ind w:left="370"/>
              <w:rPr>
                <w:color w:val="auto"/>
                <w:sz w:val="20"/>
                <w:szCs w:val="20"/>
              </w:rPr>
            </w:pPr>
            <w:r w:rsidRPr="005E0733">
              <w:rPr>
                <w:color w:val="auto"/>
                <w:sz w:val="20"/>
                <w:szCs w:val="20"/>
              </w:rPr>
              <w:t>Test Data (in a production like state)</w:t>
            </w:r>
            <w:r w:rsidR="005D036C" w:rsidRPr="005E0733">
              <w:rPr>
                <w:color w:val="auto"/>
                <w:sz w:val="20"/>
                <w:szCs w:val="20"/>
              </w:rPr>
              <w:t xml:space="preserve"> is consumed from 3D database</w:t>
            </w:r>
            <w:r w:rsidRPr="005E0733">
              <w:rPr>
                <w:color w:val="auto"/>
                <w:sz w:val="20"/>
                <w:szCs w:val="20"/>
              </w:rPr>
              <w:t xml:space="preserve"> </w:t>
            </w:r>
          </w:p>
          <w:p w14:paraId="4F758B15" w14:textId="011A61D9" w:rsidR="00714A0E" w:rsidRPr="005E0733" w:rsidRDefault="00714A0E" w:rsidP="00714A0E">
            <w:pPr>
              <w:numPr>
                <w:ilvl w:val="0"/>
                <w:numId w:val="14"/>
              </w:numPr>
              <w:spacing w:after="60" w:line="240" w:lineRule="auto"/>
              <w:ind w:left="370"/>
              <w:rPr>
                <w:color w:val="auto"/>
                <w:sz w:val="20"/>
                <w:szCs w:val="20"/>
              </w:rPr>
            </w:pPr>
            <w:r w:rsidRPr="005E0733">
              <w:rPr>
                <w:color w:val="auto"/>
                <w:sz w:val="20"/>
                <w:szCs w:val="20"/>
              </w:rPr>
              <w:t xml:space="preserve">Completed </w:t>
            </w:r>
            <w:r w:rsidR="0006583D">
              <w:rPr>
                <w:color w:val="auto"/>
                <w:sz w:val="20"/>
                <w:szCs w:val="20"/>
              </w:rPr>
              <w:t>test scripts</w:t>
            </w:r>
            <w:r w:rsidR="00264A33" w:rsidRPr="005E0733">
              <w:rPr>
                <w:color w:val="auto"/>
                <w:sz w:val="20"/>
                <w:szCs w:val="20"/>
              </w:rPr>
              <w:t xml:space="preserve"> reviewed with BA</w:t>
            </w:r>
          </w:p>
        </w:tc>
        <w:tc>
          <w:tcPr>
            <w:tcW w:w="2437" w:type="dxa"/>
            <w:vAlign w:val="center"/>
          </w:tcPr>
          <w:p w14:paraId="64F43CCB" w14:textId="7C83FEBE" w:rsidR="0086062E" w:rsidRPr="005E0733" w:rsidRDefault="00495CBC" w:rsidP="00B343B0">
            <w:pPr>
              <w:numPr>
                <w:ilvl w:val="0"/>
                <w:numId w:val="14"/>
              </w:numPr>
              <w:spacing w:after="60" w:line="240" w:lineRule="auto"/>
              <w:ind w:left="370"/>
              <w:jc w:val="both"/>
              <w:rPr>
                <w:color w:val="auto"/>
                <w:sz w:val="20"/>
                <w:szCs w:val="20"/>
              </w:rPr>
            </w:pPr>
            <w:r w:rsidRPr="005E0733">
              <w:rPr>
                <w:color w:val="auto"/>
                <w:sz w:val="20"/>
                <w:szCs w:val="20"/>
              </w:rPr>
              <w:t xml:space="preserve">100% of </w:t>
            </w:r>
            <w:r w:rsidR="002A5D6A">
              <w:rPr>
                <w:color w:val="auto"/>
                <w:sz w:val="20"/>
                <w:szCs w:val="20"/>
              </w:rPr>
              <w:t>planned</w:t>
            </w:r>
            <w:r w:rsidR="00714A0E" w:rsidRPr="005E0733">
              <w:rPr>
                <w:color w:val="auto"/>
                <w:sz w:val="20"/>
                <w:szCs w:val="20"/>
              </w:rPr>
              <w:t xml:space="preserve"> </w:t>
            </w:r>
            <w:r w:rsidR="0006583D">
              <w:rPr>
                <w:color w:val="auto"/>
                <w:sz w:val="20"/>
                <w:szCs w:val="20"/>
              </w:rPr>
              <w:t>test scripts</w:t>
            </w:r>
            <w:r w:rsidR="00714A0E" w:rsidRPr="005E0733">
              <w:rPr>
                <w:color w:val="auto"/>
                <w:sz w:val="20"/>
                <w:szCs w:val="20"/>
              </w:rPr>
              <w:t xml:space="preserve"> have been executed and </w:t>
            </w:r>
            <w:r w:rsidR="0086062E" w:rsidRPr="005E0733">
              <w:rPr>
                <w:color w:val="auto"/>
                <w:sz w:val="20"/>
                <w:szCs w:val="20"/>
              </w:rPr>
              <w:t xml:space="preserve">90% </w:t>
            </w:r>
            <w:r w:rsidR="0006583D">
              <w:rPr>
                <w:color w:val="auto"/>
                <w:sz w:val="20"/>
                <w:szCs w:val="20"/>
              </w:rPr>
              <w:t>test scripts</w:t>
            </w:r>
            <w:r w:rsidR="0086062E" w:rsidRPr="005E0733">
              <w:rPr>
                <w:color w:val="auto"/>
                <w:sz w:val="20"/>
                <w:szCs w:val="20"/>
              </w:rPr>
              <w:t xml:space="preserve"> are Passed</w:t>
            </w:r>
          </w:p>
          <w:p w14:paraId="41645296" w14:textId="1BA748F6" w:rsidR="00714A0E" w:rsidRPr="005E0733" w:rsidRDefault="0086062E" w:rsidP="00B343B0">
            <w:pPr>
              <w:numPr>
                <w:ilvl w:val="0"/>
                <w:numId w:val="14"/>
              </w:numPr>
              <w:spacing w:after="60" w:line="240" w:lineRule="auto"/>
              <w:ind w:left="370"/>
              <w:jc w:val="both"/>
              <w:rPr>
                <w:color w:val="auto"/>
                <w:sz w:val="20"/>
                <w:szCs w:val="20"/>
              </w:rPr>
            </w:pPr>
            <w:r w:rsidRPr="005E0733">
              <w:rPr>
                <w:color w:val="auto"/>
                <w:sz w:val="20"/>
                <w:szCs w:val="20"/>
              </w:rPr>
              <w:t>A</w:t>
            </w:r>
            <w:r w:rsidR="00714A0E" w:rsidRPr="005E0733">
              <w:rPr>
                <w:color w:val="auto"/>
                <w:sz w:val="20"/>
                <w:szCs w:val="20"/>
              </w:rPr>
              <w:t xml:space="preserve">ctual </w:t>
            </w:r>
            <w:r w:rsidRPr="005E0733">
              <w:rPr>
                <w:color w:val="auto"/>
                <w:sz w:val="20"/>
                <w:szCs w:val="20"/>
              </w:rPr>
              <w:t xml:space="preserve">test </w:t>
            </w:r>
            <w:r w:rsidR="00714A0E" w:rsidRPr="005E0733">
              <w:rPr>
                <w:color w:val="auto"/>
                <w:sz w:val="20"/>
                <w:szCs w:val="20"/>
              </w:rPr>
              <w:t>results</w:t>
            </w:r>
            <w:r w:rsidRPr="005E0733">
              <w:rPr>
                <w:color w:val="auto"/>
                <w:sz w:val="20"/>
                <w:szCs w:val="20"/>
              </w:rPr>
              <w:t xml:space="preserve"> are</w:t>
            </w:r>
            <w:r w:rsidR="00714A0E" w:rsidRPr="005E0733">
              <w:rPr>
                <w:color w:val="auto"/>
                <w:sz w:val="20"/>
                <w:szCs w:val="20"/>
              </w:rPr>
              <w:t xml:space="preserve"> documented</w:t>
            </w:r>
            <w:r w:rsidR="00264A33" w:rsidRPr="005E0733">
              <w:rPr>
                <w:color w:val="auto"/>
                <w:sz w:val="20"/>
                <w:szCs w:val="20"/>
              </w:rPr>
              <w:t xml:space="preserve"> in ADO</w:t>
            </w:r>
            <w:r w:rsidR="00714A0E" w:rsidRPr="005E0733">
              <w:rPr>
                <w:color w:val="auto"/>
                <w:sz w:val="20"/>
                <w:szCs w:val="20"/>
              </w:rPr>
              <w:t xml:space="preserve"> </w:t>
            </w:r>
          </w:p>
          <w:p w14:paraId="4C2650F6" w14:textId="204B3438" w:rsidR="00EE036C" w:rsidRPr="005E0733" w:rsidRDefault="00EE036C" w:rsidP="00B343B0">
            <w:pPr>
              <w:numPr>
                <w:ilvl w:val="0"/>
                <w:numId w:val="14"/>
              </w:numPr>
              <w:spacing w:after="60" w:line="240" w:lineRule="auto"/>
              <w:ind w:left="370"/>
              <w:jc w:val="both"/>
              <w:rPr>
                <w:color w:val="auto"/>
                <w:sz w:val="20"/>
                <w:szCs w:val="20"/>
              </w:rPr>
            </w:pPr>
            <w:r w:rsidRPr="005E0733">
              <w:rPr>
                <w:color w:val="auto"/>
                <w:sz w:val="20"/>
                <w:szCs w:val="20"/>
              </w:rPr>
              <w:t xml:space="preserve">All Critical/High bugs are </w:t>
            </w:r>
            <w:r w:rsidR="007E0BE0" w:rsidRPr="005E0733">
              <w:rPr>
                <w:color w:val="auto"/>
                <w:sz w:val="20"/>
                <w:szCs w:val="20"/>
              </w:rPr>
              <w:t>fixed, retested &amp; closed</w:t>
            </w:r>
          </w:p>
          <w:p w14:paraId="1FEE8C3F" w14:textId="77777777" w:rsidR="00714A0E" w:rsidRDefault="007E0BE0" w:rsidP="00B343B0">
            <w:pPr>
              <w:numPr>
                <w:ilvl w:val="0"/>
                <w:numId w:val="14"/>
              </w:numPr>
              <w:spacing w:after="60" w:line="240" w:lineRule="auto"/>
              <w:ind w:left="370"/>
              <w:jc w:val="both"/>
              <w:rPr>
                <w:color w:val="auto"/>
                <w:sz w:val="20"/>
                <w:szCs w:val="20"/>
              </w:rPr>
            </w:pPr>
            <w:r w:rsidRPr="005E0733">
              <w:rPr>
                <w:color w:val="auto"/>
                <w:sz w:val="20"/>
                <w:szCs w:val="20"/>
              </w:rPr>
              <w:t>Open</w:t>
            </w:r>
            <w:r w:rsidR="00714A0E" w:rsidRPr="005E0733">
              <w:rPr>
                <w:color w:val="auto"/>
                <w:sz w:val="20"/>
                <w:szCs w:val="20"/>
              </w:rPr>
              <w:t xml:space="preserve"> </w:t>
            </w:r>
            <w:r w:rsidRPr="005E0733">
              <w:rPr>
                <w:color w:val="auto"/>
                <w:sz w:val="20"/>
                <w:szCs w:val="20"/>
              </w:rPr>
              <w:t>bugs</w:t>
            </w:r>
            <w:r w:rsidR="00714A0E" w:rsidRPr="005E0733">
              <w:rPr>
                <w:color w:val="auto"/>
                <w:sz w:val="20"/>
                <w:szCs w:val="20"/>
              </w:rPr>
              <w:t xml:space="preserve"> have been </w:t>
            </w:r>
            <w:r w:rsidR="00A5209C" w:rsidRPr="005E0733">
              <w:rPr>
                <w:color w:val="auto"/>
                <w:sz w:val="20"/>
                <w:szCs w:val="20"/>
              </w:rPr>
              <w:t xml:space="preserve">Triaged for a resolution plan </w:t>
            </w:r>
            <w:r w:rsidR="004F46C0" w:rsidRPr="005E0733">
              <w:rPr>
                <w:color w:val="auto"/>
                <w:sz w:val="20"/>
                <w:szCs w:val="20"/>
              </w:rPr>
              <w:t>and aligned/</w:t>
            </w:r>
            <w:r w:rsidR="00714A0E" w:rsidRPr="005E0733">
              <w:rPr>
                <w:color w:val="auto"/>
                <w:sz w:val="20"/>
                <w:szCs w:val="20"/>
              </w:rPr>
              <w:t>signed off by Product Owner/</w:t>
            </w:r>
            <w:r w:rsidR="004D54C7">
              <w:rPr>
                <w:color w:val="auto"/>
                <w:sz w:val="20"/>
                <w:szCs w:val="20"/>
              </w:rPr>
              <w:t xml:space="preserve"> </w:t>
            </w:r>
            <w:r w:rsidR="00714A0E" w:rsidRPr="005E0733">
              <w:rPr>
                <w:color w:val="auto"/>
                <w:sz w:val="20"/>
                <w:szCs w:val="20"/>
              </w:rPr>
              <w:t>SME</w:t>
            </w:r>
          </w:p>
          <w:p w14:paraId="6B658F2D" w14:textId="3BEAE5B3" w:rsidR="00932230" w:rsidRPr="005E0733" w:rsidRDefault="00932230" w:rsidP="00B343B0">
            <w:pPr>
              <w:numPr>
                <w:ilvl w:val="0"/>
                <w:numId w:val="14"/>
              </w:numPr>
              <w:spacing w:after="60" w:line="240" w:lineRule="auto"/>
              <w:ind w:left="370"/>
              <w:jc w:val="both"/>
              <w:rPr>
                <w:color w:val="auto"/>
                <w:sz w:val="20"/>
                <w:szCs w:val="20"/>
              </w:rPr>
            </w:pPr>
            <w:r>
              <w:rPr>
                <w:color w:val="auto"/>
                <w:sz w:val="20"/>
                <w:szCs w:val="20"/>
              </w:rPr>
              <w:t>Test Report is published</w:t>
            </w:r>
          </w:p>
        </w:tc>
        <w:tc>
          <w:tcPr>
            <w:tcW w:w="1985" w:type="dxa"/>
            <w:vAlign w:val="center"/>
          </w:tcPr>
          <w:p w14:paraId="3232966D" w14:textId="4B0D4C27" w:rsidR="00714A0E" w:rsidRPr="005E0733" w:rsidRDefault="00714A0E" w:rsidP="00714A0E">
            <w:pPr>
              <w:rPr>
                <w:color w:val="auto"/>
                <w:sz w:val="20"/>
                <w:szCs w:val="20"/>
              </w:rPr>
            </w:pPr>
            <w:r w:rsidRPr="005E0733">
              <w:rPr>
                <w:color w:val="auto"/>
                <w:sz w:val="20"/>
                <w:szCs w:val="20"/>
              </w:rPr>
              <w:t>Testing Team</w:t>
            </w:r>
          </w:p>
        </w:tc>
      </w:tr>
      <w:tr w:rsidR="00710A54" w:rsidRPr="00471D08" w14:paraId="736047D9" w14:textId="77777777" w:rsidTr="000875A8">
        <w:tc>
          <w:tcPr>
            <w:tcW w:w="1414" w:type="dxa"/>
            <w:vAlign w:val="center"/>
          </w:tcPr>
          <w:p w14:paraId="769EF95A" w14:textId="6DF4100C" w:rsidR="00714A0E" w:rsidRPr="0006583D" w:rsidRDefault="00714A0E" w:rsidP="00714A0E">
            <w:pPr>
              <w:rPr>
                <w:color w:val="auto"/>
                <w:sz w:val="20"/>
                <w:szCs w:val="20"/>
              </w:rPr>
            </w:pPr>
            <w:r w:rsidRPr="0006583D">
              <w:rPr>
                <w:color w:val="auto"/>
                <w:sz w:val="20"/>
                <w:szCs w:val="20"/>
              </w:rPr>
              <w:t xml:space="preserve">Integration </w:t>
            </w:r>
            <w:r w:rsidR="0034380E" w:rsidRPr="0006583D">
              <w:rPr>
                <w:color w:val="auto"/>
                <w:sz w:val="20"/>
                <w:szCs w:val="20"/>
              </w:rPr>
              <w:t xml:space="preserve">(End-to-End) </w:t>
            </w:r>
            <w:r w:rsidRPr="0006583D">
              <w:rPr>
                <w:color w:val="auto"/>
                <w:sz w:val="20"/>
                <w:szCs w:val="20"/>
              </w:rPr>
              <w:t>Testing</w:t>
            </w:r>
          </w:p>
        </w:tc>
        <w:tc>
          <w:tcPr>
            <w:tcW w:w="2072" w:type="dxa"/>
            <w:vAlign w:val="center"/>
          </w:tcPr>
          <w:p w14:paraId="27A68FDB" w14:textId="57131B82" w:rsidR="00714A0E" w:rsidRPr="0006583D" w:rsidRDefault="00714A0E" w:rsidP="00714A0E">
            <w:pPr>
              <w:rPr>
                <w:color w:val="auto"/>
                <w:sz w:val="20"/>
                <w:szCs w:val="20"/>
              </w:rPr>
            </w:pPr>
            <w:r w:rsidRPr="0006583D">
              <w:rPr>
                <w:color w:val="auto"/>
                <w:sz w:val="20"/>
                <w:szCs w:val="20"/>
              </w:rPr>
              <w:t xml:space="preserve">To ensure </w:t>
            </w:r>
            <w:r w:rsidR="00C161BF" w:rsidRPr="0006583D">
              <w:rPr>
                <w:color w:val="auto"/>
                <w:sz w:val="20"/>
                <w:szCs w:val="20"/>
              </w:rPr>
              <w:t xml:space="preserve">data flow </w:t>
            </w:r>
            <w:r w:rsidRPr="0006583D">
              <w:rPr>
                <w:color w:val="auto"/>
                <w:sz w:val="20"/>
                <w:szCs w:val="20"/>
              </w:rPr>
              <w:t xml:space="preserve">between </w:t>
            </w:r>
            <w:r w:rsidR="001A2A46">
              <w:rPr>
                <w:color w:val="auto"/>
                <w:sz w:val="20"/>
                <w:szCs w:val="20"/>
              </w:rPr>
              <w:t xml:space="preserve">CDM and </w:t>
            </w:r>
            <w:r w:rsidR="00C161BF" w:rsidRPr="0006583D">
              <w:rPr>
                <w:color w:val="auto"/>
                <w:sz w:val="20"/>
                <w:szCs w:val="20"/>
              </w:rPr>
              <w:t xml:space="preserve">Scheduling </w:t>
            </w:r>
            <w:r w:rsidR="008F33BB" w:rsidRPr="0006583D">
              <w:rPr>
                <w:color w:val="auto"/>
                <w:sz w:val="20"/>
                <w:szCs w:val="20"/>
              </w:rPr>
              <w:t>modules</w:t>
            </w:r>
            <w:r w:rsidRPr="0006583D">
              <w:rPr>
                <w:color w:val="auto"/>
                <w:sz w:val="20"/>
                <w:szCs w:val="20"/>
              </w:rPr>
              <w:t xml:space="preserve"> are working </w:t>
            </w:r>
          </w:p>
        </w:tc>
        <w:tc>
          <w:tcPr>
            <w:tcW w:w="1862" w:type="dxa"/>
            <w:vAlign w:val="center"/>
          </w:tcPr>
          <w:p w14:paraId="3BE98BBE" w14:textId="600E6918" w:rsidR="00714A0E" w:rsidRPr="0006583D" w:rsidRDefault="00714A0E" w:rsidP="00714A0E">
            <w:pPr>
              <w:numPr>
                <w:ilvl w:val="0"/>
                <w:numId w:val="14"/>
              </w:numPr>
              <w:spacing w:after="60" w:line="240" w:lineRule="auto"/>
              <w:ind w:left="370"/>
              <w:rPr>
                <w:color w:val="auto"/>
                <w:sz w:val="20"/>
                <w:szCs w:val="20"/>
              </w:rPr>
            </w:pPr>
            <w:r w:rsidRPr="0006583D">
              <w:rPr>
                <w:color w:val="auto"/>
                <w:sz w:val="20"/>
                <w:szCs w:val="20"/>
              </w:rPr>
              <w:t xml:space="preserve">Completed Unit </w:t>
            </w:r>
            <w:r w:rsidR="00DA7ADA" w:rsidRPr="0006583D">
              <w:rPr>
                <w:color w:val="auto"/>
                <w:sz w:val="20"/>
                <w:szCs w:val="20"/>
              </w:rPr>
              <w:t xml:space="preserve">&amp; System </w:t>
            </w:r>
            <w:r w:rsidRPr="0006583D">
              <w:rPr>
                <w:color w:val="auto"/>
                <w:sz w:val="20"/>
                <w:szCs w:val="20"/>
              </w:rPr>
              <w:t xml:space="preserve">Testing </w:t>
            </w:r>
          </w:p>
          <w:p w14:paraId="09A2C0EF" w14:textId="23E2B1B6" w:rsidR="00714A0E" w:rsidRPr="0006583D" w:rsidRDefault="00714A0E" w:rsidP="00714A0E">
            <w:pPr>
              <w:numPr>
                <w:ilvl w:val="0"/>
                <w:numId w:val="14"/>
              </w:numPr>
              <w:spacing w:after="60" w:line="240" w:lineRule="auto"/>
              <w:ind w:left="370"/>
              <w:rPr>
                <w:color w:val="auto"/>
                <w:sz w:val="20"/>
                <w:szCs w:val="20"/>
              </w:rPr>
            </w:pPr>
            <w:r w:rsidRPr="0006583D">
              <w:rPr>
                <w:color w:val="auto"/>
                <w:sz w:val="20"/>
                <w:szCs w:val="20"/>
              </w:rPr>
              <w:t>Code changes migrated to Integration test environment</w:t>
            </w:r>
          </w:p>
          <w:p w14:paraId="43D03A2F" w14:textId="5E5950F9" w:rsidR="00714A0E" w:rsidRPr="0006583D" w:rsidRDefault="00714A0E" w:rsidP="00714A0E">
            <w:pPr>
              <w:numPr>
                <w:ilvl w:val="0"/>
                <w:numId w:val="14"/>
              </w:numPr>
              <w:spacing w:after="60" w:line="240" w:lineRule="auto"/>
              <w:ind w:left="370"/>
              <w:rPr>
                <w:color w:val="auto"/>
                <w:sz w:val="20"/>
                <w:szCs w:val="20"/>
              </w:rPr>
            </w:pPr>
            <w:r w:rsidRPr="0006583D">
              <w:rPr>
                <w:color w:val="auto"/>
                <w:sz w:val="20"/>
                <w:szCs w:val="20"/>
              </w:rPr>
              <w:t xml:space="preserve">Test environment </w:t>
            </w:r>
            <w:r w:rsidR="000F46BE" w:rsidRPr="0006583D">
              <w:rPr>
                <w:color w:val="auto"/>
                <w:sz w:val="20"/>
                <w:szCs w:val="20"/>
              </w:rPr>
              <w:t xml:space="preserve">is </w:t>
            </w:r>
            <w:r w:rsidRPr="0006583D">
              <w:rPr>
                <w:color w:val="auto"/>
                <w:sz w:val="20"/>
                <w:szCs w:val="20"/>
              </w:rPr>
              <w:t xml:space="preserve">configured, and </w:t>
            </w:r>
            <w:r w:rsidR="000F46BE" w:rsidRPr="0006583D">
              <w:rPr>
                <w:color w:val="auto"/>
                <w:sz w:val="20"/>
                <w:szCs w:val="20"/>
              </w:rPr>
              <w:t>T</w:t>
            </w:r>
            <w:r w:rsidRPr="0006583D">
              <w:rPr>
                <w:color w:val="auto"/>
                <w:sz w:val="20"/>
                <w:szCs w:val="20"/>
              </w:rPr>
              <w:t xml:space="preserve">esters have necessary access </w:t>
            </w:r>
          </w:p>
          <w:p w14:paraId="2655011B" w14:textId="5C02E3CB" w:rsidR="00714A0E" w:rsidRPr="0006583D" w:rsidRDefault="00714A0E" w:rsidP="00714A0E">
            <w:pPr>
              <w:numPr>
                <w:ilvl w:val="0"/>
                <w:numId w:val="14"/>
              </w:numPr>
              <w:spacing w:after="60" w:line="240" w:lineRule="auto"/>
              <w:ind w:left="370"/>
              <w:rPr>
                <w:color w:val="auto"/>
                <w:sz w:val="20"/>
                <w:szCs w:val="20"/>
              </w:rPr>
            </w:pPr>
            <w:r w:rsidRPr="0006583D">
              <w:rPr>
                <w:color w:val="auto"/>
                <w:sz w:val="20"/>
                <w:szCs w:val="20"/>
              </w:rPr>
              <w:t xml:space="preserve">Completed test </w:t>
            </w:r>
            <w:r w:rsidR="00AF0920" w:rsidRPr="0006583D">
              <w:rPr>
                <w:color w:val="auto"/>
                <w:sz w:val="20"/>
                <w:szCs w:val="20"/>
              </w:rPr>
              <w:t>scripts</w:t>
            </w:r>
            <w:r w:rsidRPr="0006583D">
              <w:rPr>
                <w:color w:val="auto"/>
                <w:sz w:val="20"/>
                <w:szCs w:val="20"/>
              </w:rPr>
              <w:t xml:space="preserve"> reviewed by BA/DA </w:t>
            </w:r>
          </w:p>
          <w:p w14:paraId="322579BF" w14:textId="17F0D0D0" w:rsidR="00714A0E" w:rsidRPr="0006583D" w:rsidRDefault="00714A0E" w:rsidP="00420D73">
            <w:pPr>
              <w:ind w:left="370"/>
              <w:rPr>
                <w:color w:val="auto"/>
                <w:sz w:val="20"/>
                <w:szCs w:val="20"/>
              </w:rPr>
            </w:pPr>
            <w:r w:rsidRPr="0006583D">
              <w:rPr>
                <w:color w:val="auto"/>
                <w:sz w:val="20"/>
                <w:szCs w:val="20"/>
              </w:rPr>
              <w:t>and Test Data available</w:t>
            </w:r>
          </w:p>
        </w:tc>
        <w:tc>
          <w:tcPr>
            <w:tcW w:w="2437" w:type="dxa"/>
            <w:vAlign w:val="center"/>
          </w:tcPr>
          <w:p w14:paraId="62BC73EB" w14:textId="2B34B1F9" w:rsidR="00714A0E" w:rsidRPr="0006583D" w:rsidRDefault="0006583D" w:rsidP="0006583D">
            <w:pPr>
              <w:numPr>
                <w:ilvl w:val="0"/>
                <w:numId w:val="14"/>
              </w:numPr>
              <w:spacing w:after="60" w:line="240" w:lineRule="auto"/>
              <w:ind w:left="370"/>
              <w:jc w:val="both"/>
              <w:rPr>
                <w:color w:val="auto"/>
                <w:sz w:val="20"/>
                <w:szCs w:val="20"/>
              </w:rPr>
            </w:pPr>
            <w:r w:rsidRPr="0006583D">
              <w:rPr>
                <w:color w:val="auto"/>
                <w:sz w:val="20"/>
                <w:szCs w:val="20"/>
              </w:rPr>
              <w:t xml:space="preserve">100% of </w:t>
            </w:r>
            <w:r w:rsidR="009B3B3D">
              <w:rPr>
                <w:color w:val="auto"/>
                <w:sz w:val="20"/>
                <w:szCs w:val="20"/>
              </w:rPr>
              <w:t>planned</w:t>
            </w:r>
            <w:r w:rsidRPr="0006583D">
              <w:rPr>
                <w:color w:val="auto"/>
                <w:sz w:val="20"/>
                <w:szCs w:val="20"/>
              </w:rPr>
              <w:t xml:space="preserve"> test scripts have been executed and 90% test scripts are Passed</w:t>
            </w:r>
            <w:r w:rsidR="00714A0E" w:rsidRPr="0006583D">
              <w:rPr>
                <w:color w:val="auto"/>
                <w:sz w:val="20"/>
                <w:szCs w:val="20"/>
              </w:rPr>
              <w:t xml:space="preserve"> </w:t>
            </w:r>
          </w:p>
          <w:p w14:paraId="022AD765" w14:textId="77777777" w:rsidR="0006583D" w:rsidRPr="0006583D" w:rsidRDefault="0006583D" w:rsidP="0006583D">
            <w:pPr>
              <w:numPr>
                <w:ilvl w:val="0"/>
                <w:numId w:val="14"/>
              </w:numPr>
              <w:spacing w:after="60" w:line="240" w:lineRule="auto"/>
              <w:ind w:left="370"/>
              <w:jc w:val="both"/>
              <w:rPr>
                <w:color w:val="auto"/>
                <w:sz w:val="20"/>
                <w:szCs w:val="20"/>
              </w:rPr>
            </w:pPr>
            <w:r w:rsidRPr="0006583D">
              <w:rPr>
                <w:color w:val="auto"/>
                <w:sz w:val="20"/>
                <w:szCs w:val="20"/>
              </w:rPr>
              <w:t>All Critical/High bugs are fixed, retested &amp; closed</w:t>
            </w:r>
          </w:p>
          <w:p w14:paraId="45611939" w14:textId="1F861A5A" w:rsidR="0006583D" w:rsidRPr="0006583D" w:rsidRDefault="0006583D" w:rsidP="0006583D">
            <w:pPr>
              <w:numPr>
                <w:ilvl w:val="0"/>
                <w:numId w:val="14"/>
              </w:numPr>
              <w:spacing w:after="60" w:line="240" w:lineRule="auto"/>
              <w:ind w:left="370"/>
              <w:jc w:val="both"/>
              <w:rPr>
                <w:color w:val="auto"/>
                <w:sz w:val="20"/>
                <w:szCs w:val="20"/>
              </w:rPr>
            </w:pPr>
            <w:r w:rsidRPr="0006583D">
              <w:rPr>
                <w:color w:val="auto"/>
                <w:sz w:val="20"/>
                <w:szCs w:val="20"/>
              </w:rPr>
              <w:t>Open bugs have been Triaged for a resolution plan and aligned/signed off by Product Owner/</w:t>
            </w:r>
            <w:r w:rsidR="00120A73">
              <w:rPr>
                <w:color w:val="auto"/>
                <w:sz w:val="20"/>
                <w:szCs w:val="20"/>
              </w:rPr>
              <w:t xml:space="preserve"> </w:t>
            </w:r>
            <w:r w:rsidRPr="0006583D">
              <w:rPr>
                <w:color w:val="auto"/>
                <w:sz w:val="20"/>
                <w:szCs w:val="20"/>
              </w:rPr>
              <w:t>SME</w:t>
            </w:r>
          </w:p>
          <w:p w14:paraId="588671F6" w14:textId="50B4DBCD" w:rsidR="00714A0E" w:rsidRPr="0006583D" w:rsidRDefault="00714A0E" w:rsidP="0006583D">
            <w:pPr>
              <w:numPr>
                <w:ilvl w:val="0"/>
                <w:numId w:val="14"/>
              </w:numPr>
              <w:spacing w:after="60" w:line="240" w:lineRule="auto"/>
              <w:ind w:left="370"/>
              <w:jc w:val="both"/>
              <w:rPr>
                <w:color w:val="auto"/>
                <w:sz w:val="20"/>
                <w:szCs w:val="20"/>
              </w:rPr>
            </w:pPr>
            <w:r w:rsidRPr="0006583D">
              <w:rPr>
                <w:color w:val="auto"/>
                <w:sz w:val="20"/>
                <w:szCs w:val="20"/>
              </w:rPr>
              <w:t>Test Report</w:t>
            </w:r>
            <w:r w:rsidR="0006583D" w:rsidRPr="0006583D">
              <w:rPr>
                <w:color w:val="auto"/>
                <w:sz w:val="20"/>
                <w:szCs w:val="20"/>
              </w:rPr>
              <w:t xml:space="preserve"> is published</w:t>
            </w:r>
          </w:p>
        </w:tc>
        <w:tc>
          <w:tcPr>
            <w:tcW w:w="1985" w:type="dxa"/>
            <w:vAlign w:val="center"/>
          </w:tcPr>
          <w:p w14:paraId="38CEDF7B" w14:textId="1ACBBE63" w:rsidR="00714A0E" w:rsidRPr="0006583D" w:rsidRDefault="00714A0E" w:rsidP="00714A0E">
            <w:pPr>
              <w:rPr>
                <w:color w:val="auto"/>
                <w:sz w:val="20"/>
                <w:szCs w:val="20"/>
              </w:rPr>
            </w:pPr>
            <w:r w:rsidRPr="0006583D">
              <w:rPr>
                <w:color w:val="auto"/>
                <w:sz w:val="20"/>
                <w:szCs w:val="20"/>
              </w:rPr>
              <w:t>Testing Team</w:t>
            </w:r>
          </w:p>
        </w:tc>
      </w:tr>
      <w:tr w:rsidR="00710A54" w:rsidRPr="00471D08" w14:paraId="208A178E" w14:textId="77777777" w:rsidTr="000875A8">
        <w:trPr>
          <w:trHeight w:val="3176"/>
        </w:trPr>
        <w:tc>
          <w:tcPr>
            <w:tcW w:w="1414" w:type="dxa"/>
            <w:vAlign w:val="center"/>
          </w:tcPr>
          <w:p w14:paraId="09B37753" w14:textId="2C65BF4E" w:rsidR="00714A0E" w:rsidRPr="00104EBD" w:rsidRDefault="00714A0E" w:rsidP="00714A0E">
            <w:pPr>
              <w:rPr>
                <w:color w:val="auto"/>
                <w:sz w:val="20"/>
                <w:szCs w:val="20"/>
              </w:rPr>
            </w:pPr>
            <w:r w:rsidRPr="00104EBD">
              <w:rPr>
                <w:color w:val="auto"/>
                <w:sz w:val="20"/>
                <w:szCs w:val="20"/>
              </w:rPr>
              <w:t>Regression Testing</w:t>
            </w:r>
          </w:p>
        </w:tc>
        <w:tc>
          <w:tcPr>
            <w:tcW w:w="2072" w:type="dxa"/>
            <w:vAlign w:val="center"/>
          </w:tcPr>
          <w:p w14:paraId="14925449" w14:textId="2FD7EF61" w:rsidR="00714A0E" w:rsidRPr="00104EBD" w:rsidRDefault="00714A0E" w:rsidP="00714A0E">
            <w:pPr>
              <w:rPr>
                <w:color w:val="auto"/>
                <w:sz w:val="20"/>
                <w:szCs w:val="20"/>
              </w:rPr>
            </w:pPr>
            <w:r w:rsidRPr="00104EBD">
              <w:rPr>
                <w:color w:val="auto"/>
                <w:sz w:val="20"/>
                <w:szCs w:val="20"/>
              </w:rPr>
              <w:t xml:space="preserve">To ensure that existing functionality </w:t>
            </w:r>
            <w:r w:rsidR="004A099A" w:rsidRPr="00104EBD">
              <w:rPr>
                <w:color w:val="auto"/>
                <w:sz w:val="20"/>
                <w:szCs w:val="20"/>
              </w:rPr>
              <w:t xml:space="preserve">is </w:t>
            </w:r>
            <w:r w:rsidRPr="00104EBD">
              <w:rPr>
                <w:color w:val="auto"/>
                <w:sz w:val="20"/>
                <w:szCs w:val="20"/>
              </w:rPr>
              <w:t>working fine and new changes have not introduced any new bugs </w:t>
            </w:r>
          </w:p>
        </w:tc>
        <w:tc>
          <w:tcPr>
            <w:tcW w:w="1862" w:type="dxa"/>
            <w:vAlign w:val="center"/>
          </w:tcPr>
          <w:p w14:paraId="32EFC8E5" w14:textId="77777777" w:rsidR="009D5BA7" w:rsidRDefault="00714A0E" w:rsidP="00714A0E">
            <w:pPr>
              <w:numPr>
                <w:ilvl w:val="0"/>
                <w:numId w:val="14"/>
              </w:numPr>
              <w:spacing w:after="60" w:line="240" w:lineRule="auto"/>
              <w:ind w:left="370"/>
              <w:rPr>
                <w:color w:val="auto"/>
                <w:sz w:val="20"/>
                <w:szCs w:val="20"/>
              </w:rPr>
            </w:pPr>
            <w:r w:rsidRPr="00104EBD">
              <w:rPr>
                <w:color w:val="auto"/>
                <w:sz w:val="20"/>
                <w:szCs w:val="20"/>
              </w:rPr>
              <w:t>Completed test phases planned prior to regression testing</w:t>
            </w:r>
          </w:p>
          <w:p w14:paraId="3A9277A8" w14:textId="75A8D7B7" w:rsidR="00714A0E" w:rsidRPr="00104EBD" w:rsidRDefault="009D5BA7" w:rsidP="00714A0E">
            <w:pPr>
              <w:numPr>
                <w:ilvl w:val="0"/>
                <w:numId w:val="14"/>
              </w:numPr>
              <w:spacing w:after="60" w:line="240" w:lineRule="auto"/>
              <w:ind w:left="370"/>
              <w:rPr>
                <w:color w:val="auto"/>
                <w:sz w:val="20"/>
                <w:szCs w:val="20"/>
              </w:rPr>
            </w:pPr>
            <w:r>
              <w:rPr>
                <w:color w:val="auto"/>
                <w:sz w:val="20"/>
                <w:szCs w:val="20"/>
              </w:rPr>
              <w:t xml:space="preserve">No </w:t>
            </w:r>
            <w:r w:rsidR="00BA14A3">
              <w:rPr>
                <w:color w:val="auto"/>
                <w:sz w:val="20"/>
                <w:szCs w:val="20"/>
              </w:rPr>
              <w:t>Critical/High bugs are open from prior test phases</w:t>
            </w:r>
            <w:r w:rsidR="00475627">
              <w:rPr>
                <w:color w:val="auto"/>
                <w:sz w:val="20"/>
                <w:szCs w:val="20"/>
              </w:rPr>
              <w:t xml:space="preserve"> </w:t>
            </w:r>
          </w:p>
          <w:p w14:paraId="29329436" w14:textId="2CAC900E" w:rsidR="00E34D2D" w:rsidRPr="00104EBD" w:rsidRDefault="00BA14A3" w:rsidP="00714A0E">
            <w:pPr>
              <w:numPr>
                <w:ilvl w:val="0"/>
                <w:numId w:val="14"/>
              </w:numPr>
              <w:spacing w:after="60" w:line="240" w:lineRule="auto"/>
              <w:ind w:left="370"/>
              <w:rPr>
                <w:color w:val="auto"/>
                <w:sz w:val="20"/>
                <w:szCs w:val="20"/>
              </w:rPr>
            </w:pPr>
            <w:r>
              <w:rPr>
                <w:color w:val="auto"/>
                <w:sz w:val="20"/>
                <w:szCs w:val="20"/>
              </w:rPr>
              <w:t>Manua</w:t>
            </w:r>
            <w:r w:rsidR="00FE73FB">
              <w:rPr>
                <w:color w:val="auto"/>
                <w:sz w:val="20"/>
                <w:szCs w:val="20"/>
              </w:rPr>
              <w:t xml:space="preserve">l </w:t>
            </w:r>
            <w:r w:rsidR="00E34D2D" w:rsidRPr="00104EBD">
              <w:rPr>
                <w:color w:val="auto"/>
                <w:sz w:val="20"/>
                <w:szCs w:val="20"/>
              </w:rPr>
              <w:t>Regression test pack is finalized / Automated Test script is ready</w:t>
            </w:r>
          </w:p>
        </w:tc>
        <w:tc>
          <w:tcPr>
            <w:tcW w:w="2437" w:type="dxa"/>
            <w:vAlign w:val="center"/>
          </w:tcPr>
          <w:p w14:paraId="259F7DC6" w14:textId="51673504" w:rsidR="00714A0E" w:rsidRPr="00104EBD" w:rsidRDefault="00714A0E" w:rsidP="00714A0E">
            <w:pPr>
              <w:numPr>
                <w:ilvl w:val="0"/>
                <w:numId w:val="14"/>
              </w:numPr>
              <w:spacing w:after="60" w:line="240" w:lineRule="auto"/>
              <w:ind w:left="370"/>
              <w:rPr>
                <w:color w:val="auto"/>
                <w:sz w:val="20"/>
                <w:szCs w:val="20"/>
              </w:rPr>
            </w:pPr>
            <w:r w:rsidRPr="00104EBD">
              <w:rPr>
                <w:color w:val="auto"/>
                <w:sz w:val="20"/>
                <w:szCs w:val="20"/>
              </w:rPr>
              <w:t>All test scripts have been executed and actual results documented</w:t>
            </w:r>
            <w:r w:rsidR="000A6D0A" w:rsidRPr="00104EBD">
              <w:rPr>
                <w:color w:val="auto"/>
                <w:sz w:val="20"/>
                <w:szCs w:val="20"/>
              </w:rPr>
              <w:t xml:space="preserve"> in ADO</w:t>
            </w:r>
            <w:r w:rsidRPr="00104EBD">
              <w:rPr>
                <w:color w:val="auto"/>
                <w:sz w:val="20"/>
                <w:szCs w:val="20"/>
              </w:rPr>
              <w:t xml:space="preserve">. </w:t>
            </w:r>
          </w:p>
          <w:p w14:paraId="7A6EE081" w14:textId="77777777" w:rsidR="000A6D0A" w:rsidRPr="00104EBD" w:rsidRDefault="00714A0E" w:rsidP="00714A0E">
            <w:pPr>
              <w:numPr>
                <w:ilvl w:val="0"/>
                <w:numId w:val="14"/>
              </w:numPr>
              <w:spacing w:after="60" w:line="240" w:lineRule="auto"/>
              <w:ind w:left="370"/>
              <w:rPr>
                <w:color w:val="auto"/>
                <w:sz w:val="20"/>
                <w:szCs w:val="20"/>
              </w:rPr>
            </w:pPr>
            <w:r w:rsidRPr="00104EBD">
              <w:rPr>
                <w:color w:val="auto"/>
                <w:sz w:val="20"/>
                <w:szCs w:val="20"/>
              </w:rPr>
              <w:t>No Critical/High</w:t>
            </w:r>
            <w:r w:rsidR="000A6D0A" w:rsidRPr="00104EBD">
              <w:rPr>
                <w:color w:val="auto"/>
                <w:sz w:val="20"/>
                <w:szCs w:val="20"/>
              </w:rPr>
              <w:t xml:space="preserve"> bugs are</w:t>
            </w:r>
            <w:r w:rsidRPr="00104EBD">
              <w:rPr>
                <w:color w:val="auto"/>
                <w:sz w:val="20"/>
                <w:szCs w:val="20"/>
              </w:rPr>
              <w:t xml:space="preserve"> open </w:t>
            </w:r>
          </w:p>
          <w:p w14:paraId="1F9AE34F" w14:textId="494645FF" w:rsidR="00714A0E" w:rsidRPr="00104EBD" w:rsidRDefault="003862C6" w:rsidP="00714A0E">
            <w:pPr>
              <w:numPr>
                <w:ilvl w:val="0"/>
                <w:numId w:val="14"/>
              </w:numPr>
              <w:spacing w:after="60" w:line="240" w:lineRule="auto"/>
              <w:ind w:left="370"/>
              <w:rPr>
                <w:color w:val="auto"/>
                <w:sz w:val="20"/>
                <w:szCs w:val="20"/>
              </w:rPr>
            </w:pPr>
            <w:r w:rsidRPr="00104EBD">
              <w:rPr>
                <w:color w:val="auto"/>
                <w:sz w:val="20"/>
                <w:szCs w:val="20"/>
              </w:rPr>
              <w:t>Open bugs</w:t>
            </w:r>
            <w:r w:rsidR="00714A0E" w:rsidRPr="00104EBD">
              <w:rPr>
                <w:color w:val="auto"/>
                <w:sz w:val="20"/>
                <w:szCs w:val="20"/>
              </w:rPr>
              <w:t xml:space="preserve"> have </w:t>
            </w:r>
            <w:r w:rsidRPr="00104EBD">
              <w:rPr>
                <w:color w:val="auto"/>
                <w:sz w:val="20"/>
                <w:szCs w:val="20"/>
              </w:rPr>
              <w:t xml:space="preserve">a </w:t>
            </w:r>
            <w:r w:rsidR="00714A0E" w:rsidRPr="00104EBD">
              <w:rPr>
                <w:color w:val="auto"/>
                <w:sz w:val="20"/>
                <w:szCs w:val="20"/>
              </w:rPr>
              <w:t xml:space="preserve">proper workaround; or </w:t>
            </w:r>
            <w:r w:rsidRPr="00104EBD">
              <w:rPr>
                <w:color w:val="auto"/>
                <w:sz w:val="20"/>
                <w:szCs w:val="20"/>
              </w:rPr>
              <w:t>Triaged for a resolution plan</w:t>
            </w:r>
            <w:r w:rsidR="00714A0E" w:rsidRPr="00104EBD">
              <w:rPr>
                <w:color w:val="auto"/>
                <w:sz w:val="20"/>
                <w:szCs w:val="20"/>
              </w:rPr>
              <w:t xml:space="preserve"> and signed off by Product Owner/SME</w:t>
            </w:r>
          </w:p>
        </w:tc>
        <w:tc>
          <w:tcPr>
            <w:tcW w:w="1985" w:type="dxa"/>
            <w:vAlign w:val="center"/>
          </w:tcPr>
          <w:p w14:paraId="140F0D9E" w14:textId="4231A8D3" w:rsidR="00714A0E" w:rsidRPr="00104EBD" w:rsidRDefault="00714A0E" w:rsidP="00714A0E">
            <w:pPr>
              <w:rPr>
                <w:color w:val="auto"/>
                <w:sz w:val="20"/>
                <w:szCs w:val="20"/>
              </w:rPr>
            </w:pPr>
            <w:r w:rsidRPr="00104EBD">
              <w:rPr>
                <w:color w:val="auto"/>
                <w:sz w:val="20"/>
                <w:szCs w:val="20"/>
              </w:rPr>
              <w:t>Testing Team</w:t>
            </w:r>
          </w:p>
        </w:tc>
      </w:tr>
      <w:tr w:rsidR="00710A54" w:rsidRPr="00471D08" w14:paraId="7C7AD447" w14:textId="77777777" w:rsidTr="000875A8">
        <w:tc>
          <w:tcPr>
            <w:tcW w:w="1414" w:type="dxa"/>
            <w:vAlign w:val="center"/>
          </w:tcPr>
          <w:p w14:paraId="4A7906D7" w14:textId="6AEE0145" w:rsidR="00714A0E" w:rsidRPr="00EA4BB9" w:rsidRDefault="00714A0E" w:rsidP="00714A0E">
            <w:pPr>
              <w:rPr>
                <w:color w:val="auto"/>
                <w:sz w:val="20"/>
                <w:szCs w:val="20"/>
              </w:rPr>
            </w:pPr>
            <w:r w:rsidRPr="00EA4BB9">
              <w:rPr>
                <w:color w:val="auto"/>
                <w:sz w:val="20"/>
                <w:szCs w:val="20"/>
              </w:rPr>
              <w:t>User Acceptance Testing</w:t>
            </w:r>
          </w:p>
        </w:tc>
        <w:tc>
          <w:tcPr>
            <w:tcW w:w="2072" w:type="dxa"/>
            <w:vAlign w:val="center"/>
          </w:tcPr>
          <w:p w14:paraId="76A1230F" w14:textId="6170DB39" w:rsidR="00714A0E" w:rsidRPr="00EA4BB9" w:rsidRDefault="00714A0E" w:rsidP="00714A0E">
            <w:pPr>
              <w:rPr>
                <w:color w:val="auto"/>
                <w:sz w:val="20"/>
                <w:szCs w:val="20"/>
              </w:rPr>
            </w:pPr>
            <w:r w:rsidRPr="00EA4BB9">
              <w:rPr>
                <w:color w:val="auto"/>
                <w:sz w:val="20"/>
                <w:szCs w:val="20"/>
              </w:rPr>
              <w:t xml:space="preserve">To ensure </w:t>
            </w:r>
            <w:r w:rsidR="00A50C48" w:rsidRPr="00EA4BB9">
              <w:rPr>
                <w:color w:val="auto"/>
                <w:sz w:val="20"/>
                <w:szCs w:val="20"/>
              </w:rPr>
              <w:t>Business User</w:t>
            </w:r>
            <w:r w:rsidRPr="00EA4BB9">
              <w:rPr>
                <w:color w:val="auto"/>
                <w:sz w:val="20"/>
                <w:szCs w:val="20"/>
              </w:rPr>
              <w:t>’s expectations are met</w:t>
            </w:r>
          </w:p>
        </w:tc>
        <w:tc>
          <w:tcPr>
            <w:tcW w:w="1862" w:type="dxa"/>
            <w:vAlign w:val="center"/>
          </w:tcPr>
          <w:p w14:paraId="1ECAEABE" w14:textId="5E062AA6" w:rsidR="00714A0E" w:rsidRPr="00EA4BB9" w:rsidRDefault="00A50C48" w:rsidP="00714A0E">
            <w:pPr>
              <w:numPr>
                <w:ilvl w:val="0"/>
                <w:numId w:val="14"/>
              </w:numPr>
              <w:spacing w:after="60" w:line="240" w:lineRule="auto"/>
              <w:ind w:left="370"/>
              <w:rPr>
                <w:color w:val="auto"/>
                <w:sz w:val="20"/>
                <w:szCs w:val="20"/>
              </w:rPr>
            </w:pPr>
            <w:r w:rsidRPr="00EA4BB9">
              <w:rPr>
                <w:color w:val="auto"/>
                <w:sz w:val="20"/>
                <w:szCs w:val="20"/>
              </w:rPr>
              <w:t xml:space="preserve">Completed </w:t>
            </w:r>
            <w:r w:rsidR="00513BA3" w:rsidRPr="00EA4BB9">
              <w:rPr>
                <w:color w:val="auto"/>
                <w:sz w:val="20"/>
                <w:szCs w:val="20"/>
              </w:rPr>
              <w:t xml:space="preserve">all </w:t>
            </w:r>
            <w:r w:rsidRPr="00EA4BB9">
              <w:rPr>
                <w:color w:val="auto"/>
                <w:sz w:val="20"/>
                <w:szCs w:val="20"/>
              </w:rPr>
              <w:t>test phases planned prior to</w:t>
            </w:r>
            <w:r w:rsidR="00513BA3" w:rsidRPr="00EA4BB9">
              <w:rPr>
                <w:color w:val="auto"/>
                <w:sz w:val="20"/>
                <w:szCs w:val="20"/>
              </w:rPr>
              <w:t xml:space="preserve"> UAT</w:t>
            </w:r>
          </w:p>
          <w:p w14:paraId="46EE4C9B" w14:textId="586D6F6D" w:rsidR="00513BA3" w:rsidRPr="00EA4BB9" w:rsidRDefault="00513BA3" w:rsidP="00714A0E">
            <w:pPr>
              <w:numPr>
                <w:ilvl w:val="0"/>
                <w:numId w:val="14"/>
              </w:numPr>
              <w:spacing w:after="60" w:line="240" w:lineRule="auto"/>
              <w:ind w:left="370"/>
              <w:rPr>
                <w:color w:val="auto"/>
                <w:sz w:val="20"/>
                <w:szCs w:val="20"/>
              </w:rPr>
            </w:pPr>
            <w:r w:rsidRPr="00EA4BB9">
              <w:rPr>
                <w:color w:val="auto"/>
                <w:sz w:val="20"/>
                <w:szCs w:val="20"/>
              </w:rPr>
              <w:t>No Crit</w:t>
            </w:r>
            <w:r w:rsidR="00781BAB" w:rsidRPr="00EA4BB9">
              <w:rPr>
                <w:color w:val="auto"/>
                <w:sz w:val="20"/>
                <w:szCs w:val="20"/>
              </w:rPr>
              <w:t xml:space="preserve">ical/High bugs open </w:t>
            </w:r>
            <w:r w:rsidR="00CE0E13">
              <w:rPr>
                <w:color w:val="auto"/>
                <w:sz w:val="20"/>
                <w:szCs w:val="20"/>
              </w:rPr>
              <w:t>and</w:t>
            </w:r>
            <w:r w:rsidR="00781BAB" w:rsidRPr="00EA4BB9">
              <w:rPr>
                <w:color w:val="auto"/>
                <w:sz w:val="20"/>
                <w:szCs w:val="20"/>
              </w:rPr>
              <w:t xml:space="preserve"> </w:t>
            </w:r>
            <w:r w:rsidR="00D62C2C">
              <w:rPr>
                <w:color w:val="auto"/>
                <w:sz w:val="20"/>
                <w:szCs w:val="20"/>
              </w:rPr>
              <w:t xml:space="preserve">open bugs have a </w:t>
            </w:r>
            <w:r w:rsidR="00781BAB" w:rsidRPr="00EA4BB9">
              <w:rPr>
                <w:color w:val="auto"/>
                <w:sz w:val="20"/>
                <w:szCs w:val="20"/>
              </w:rPr>
              <w:t>resolution plan</w:t>
            </w:r>
            <w:r w:rsidR="00D62C2C">
              <w:rPr>
                <w:color w:val="auto"/>
                <w:sz w:val="20"/>
                <w:szCs w:val="20"/>
              </w:rPr>
              <w:t xml:space="preserve"> published</w:t>
            </w:r>
            <w:r w:rsidR="00781BAB" w:rsidRPr="00EA4BB9">
              <w:rPr>
                <w:color w:val="auto"/>
                <w:sz w:val="20"/>
                <w:szCs w:val="20"/>
              </w:rPr>
              <w:t xml:space="preserve"> </w:t>
            </w:r>
          </w:p>
          <w:p w14:paraId="699C2AE7" w14:textId="09EF3E18" w:rsidR="00714A0E" w:rsidRPr="00EA4BB9" w:rsidRDefault="00F65A63" w:rsidP="00714A0E">
            <w:pPr>
              <w:numPr>
                <w:ilvl w:val="0"/>
                <w:numId w:val="14"/>
              </w:numPr>
              <w:spacing w:after="60" w:line="240" w:lineRule="auto"/>
              <w:ind w:left="370"/>
              <w:rPr>
                <w:color w:val="auto"/>
                <w:sz w:val="20"/>
                <w:szCs w:val="20"/>
              </w:rPr>
            </w:pPr>
            <w:r w:rsidRPr="00EA4BB9">
              <w:rPr>
                <w:color w:val="auto"/>
                <w:sz w:val="20"/>
                <w:szCs w:val="20"/>
              </w:rPr>
              <w:t>Code m</w:t>
            </w:r>
            <w:r w:rsidR="00714A0E" w:rsidRPr="00EA4BB9">
              <w:rPr>
                <w:color w:val="auto"/>
                <w:sz w:val="20"/>
                <w:szCs w:val="20"/>
              </w:rPr>
              <w:t xml:space="preserve">igrated to the </w:t>
            </w:r>
            <w:r w:rsidR="007B30BA" w:rsidRPr="00EA4BB9">
              <w:rPr>
                <w:color w:val="auto"/>
                <w:sz w:val="20"/>
                <w:szCs w:val="20"/>
              </w:rPr>
              <w:t>UAT</w:t>
            </w:r>
            <w:r w:rsidR="00714A0E" w:rsidRPr="00EA4BB9">
              <w:rPr>
                <w:color w:val="auto"/>
                <w:sz w:val="20"/>
                <w:szCs w:val="20"/>
              </w:rPr>
              <w:t xml:space="preserve"> environment</w:t>
            </w:r>
          </w:p>
          <w:p w14:paraId="2726BC62" w14:textId="43EFB049" w:rsidR="00714A0E" w:rsidRPr="00EA4BB9" w:rsidRDefault="00714A0E" w:rsidP="00714A0E">
            <w:pPr>
              <w:numPr>
                <w:ilvl w:val="0"/>
                <w:numId w:val="14"/>
              </w:numPr>
              <w:spacing w:after="60" w:line="240" w:lineRule="auto"/>
              <w:ind w:left="370"/>
              <w:rPr>
                <w:color w:val="auto"/>
                <w:sz w:val="20"/>
                <w:szCs w:val="20"/>
              </w:rPr>
            </w:pPr>
            <w:r w:rsidRPr="00EA4BB9">
              <w:rPr>
                <w:color w:val="auto"/>
                <w:sz w:val="20"/>
                <w:szCs w:val="20"/>
              </w:rPr>
              <w:t xml:space="preserve">Test </w:t>
            </w:r>
            <w:r w:rsidR="007B30BA" w:rsidRPr="00EA4BB9">
              <w:rPr>
                <w:color w:val="auto"/>
                <w:sz w:val="20"/>
                <w:szCs w:val="20"/>
              </w:rPr>
              <w:t xml:space="preserve">report </w:t>
            </w:r>
            <w:r w:rsidR="0051165B" w:rsidRPr="00EA4BB9">
              <w:rPr>
                <w:color w:val="auto"/>
                <w:sz w:val="20"/>
                <w:szCs w:val="20"/>
              </w:rPr>
              <w:t xml:space="preserve">from previous test phases </w:t>
            </w:r>
            <w:r w:rsidRPr="00EA4BB9">
              <w:rPr>
                <w:color w:val="auto"/>
                <w:sz w:val="20"/>
                <w:szCs w:val="20"/>
              </w:rPr>
              <w:t xml:space="preserve">agreed </w:t>
            </w:r>
            <w:r w:rsidR="0051165B" w:rsidRPr="00EA4BB9">
              <w:rPr>
                <w:color w:val="auto"/>
                <w:sz w:val="20"/>
                <w:szCs w:val="20"/>
              </w:rPr>
              <w:t xml:space="preserve">with Product Owner/SME </w:t>
            </w:r>
          </w:p>
          <w:p w14:paraId="1415B4A0" w14:textId="4A7065D2" w:rsidR="00714A0E" w:rsidRPr="00EA4BB9" w:rsidRDefault="009511FA" w:rsidP="00714A0E">
            <w:pPr>
              <w:numPr>
                <w:ilvl w:val="0"/>
                <w:numId w:val="14"/>
              </w:numPr>
              <w:spacing w:after="60" w:line="240" w:lineRule="auto"/>
              <w:ind w:left="370"/>
              <w:rPr>
                <w:color w:val="auto"/>
                <w:sz w:val="20"/>
                <w:szCs w:val="20"/>
              </w:rPr>
            </w:pPr>
            <w:r w:rsidRPr="00EA4BB9">
              <w:rPr>
                <w:color w:val="auto"/>
                <w:sz w:val="20"/>
                <w:szCs w:val="20"/>
              </w:rPr>
              <w:t>Required data available in test environment</w:t>
            </w:r>
          </w:p>
          <w:p w14:paraId="5CEC75FE" w14:textId="309E0154" w:rsidR="00714A0E" w:rsidRPr="00EA4BB9" w:rsidRDefault="00714A0E" w:rsidP="00714A0E">
            <w:pPr>
              <w:numPr>
                <w:ilvl w:val="0"/>
                <w:numId w:val="14"/>
              </w:numPr>
              <w:spacing w:after="60" w:line="240" w:lineRule="auto"/>
              <w:ind w:left="370"/>
              <w:rPr>
                <w:color w:val="auto"/>
                <w:sz w:val="20"/>
                <w:szCs w:val="20"/>
              </w:rPr>
            </w:pPr>
            <w:r w:rsidRPr="00EA4BB9">
              <w:rPr>
                <w:color w:val="auto"/>
                <w:sz w:val="20"/>
                <w:szCs w:val="20"/>
              </w:rPr>
              <w:t>UAT Test Plan</w:t>
            </w:r>
            <w:r w:rsidR="00EA4BB9" w:rsidRPr="00EA4BB9">
              <w:rPr>
                <w:color w:val="auto"/>
                <w:sz w:val="20"/>
                <w:szCs w:val="20"/>
              </w:rPr>
              <w:t xml:space="preserve"> aligned with Product Owner/SME</w:t>
            </w:r>
          </w:p>
        </w:tc>
        <w:tc>
          <w:tcPr>
            <w:tcW w:w="2437" w:type="dxa"/>
            <w:vAlign w:val="center"/>
          </w:tcPr>
          <w:p w14:paraId="52BD2C6D" w14:textId="0598FB66" w:rsidR="001A70FA" w:rsidRPr="0006583D" w:rsidRDefault="001A70FA" w:rsidP="001A70FA">
            <w:pPr>
              <w:numPr>
                <w:ilvl w:val="0"/>
                <w:numId w:val="14"/>
              </w:numPr>
              <w:spacing w:after="60" w:line="240" w:lineRule="auto"/>
              <w:ind w:left="370"/>
              <w:jc w:val="both"/>
              <w:rPr>
                <w:color w:val="auto"/>
                <w:sz w:val="20"/>
                <w:szCs w:val="20"/>
              </w:rPr>
            </w:pPr>
            <w:r w:rsidRPr="0006583D">
              <w:rPr>
                <w:color w:val="auto"/>
                <w:sz w:val="20"/>
                <w:szCs w:val="20"/>
              </w:rPr>
              <w:t xml:space="preserve">100% of </w:t>
            </w:r>
            <w:r w:rsidR="00DF1335">
              <w:rPr>
                <w:color w:val="auto"/>
                <w:sz w:val="20"/>
                <w:szCs w:val="20"/>
              </w:rPr>
              <w:t>planned</w:t>
            </w:r>
            <w:r w:rsidRPr="0006583D">
              <w:rPr>
                <w:color w:val="auto"/>
                <w:sz w:val="20"/>
                <w:szCs w:val="20"/>
              </w:rPr>
              <w:t xml:space="preserve"> test scripts have been executed and 90% test scripts are Passed </w:t>
            </w:r>
          </w:p>
          <w:p w14:paraId="1704B342" w14:textId="3E5E2A17" w:rsidR="00714A0E" w:rsidRPr="00EA4BB9" w:rsidRDefault="001A70FA" w:rsidP="001A70FA">
            <w:pPr>
              <w:numPr>
                <w:ilvl w:val="0"/>
                <w:numId w:val="14"/>
              </w:numPr>
              <w:spacing w:after="60" w:line="240" w:lineRule="auto"/>
              <w:ind w:left="370"/>
              <w:rPr>
                <w:color w:val="auto"/>
                <w:sz w:val="20"/>
                <w:szCs w:val="20"/>
              </w:rPr>
            </w:pPr>
            <w:r w:rsidRPr="0006583D">
              <w:rPr>
                <w:color w:val="auto"/>
                <w:sz w:val="20"/>
                <w:szCs w:val="20"/>
              </w:rPr>
              <w:t>All Critical/High bugs are fixed, retested &amp; closed</w:t>
            </w:r>
            <w:r w:rsidR="00714A0E" w:rsidRPr="00EA4BB9">
              <w:rPr>
                <w:color w:val="auto"/>
                <w:sz w:val="20"/>
                <w:szCs w:val="20"/>
              </w:rPr>
              <w:t xml:space="preserve"> </w:t>
            </w:r>
          </w:p>
          <w:p w14:paraId="63291D0F" w14:textId="193E8C7E" w:rsidR="00714A0E" w:rsidRPr="00EA4BB9" w:rsidRDefault="00113018" w:rsidP="00113018">
            <w:pPr>
              <w:numPr>
                <w:ilvl w:val="0"/>
                <w:numId w:val="14"/>
              </w:numPr>
              <w:spacing w:after="60" w:line="240" w:lineRule="auto"/>
              <w:ind w:left="370"/>
              <w:rPr>
                <w:color w:val="auto"/>
                <w:sz w:val="20"/>
                <w:szCs w:val="20"/>
              </w:rPr>
            </w:pPr>
            <w:r w:rsidRPr="00104EBD">
              <w:rPr>
                <w:color w:val="auto"/>
                <w:sz w:val="20"/>
                <w:szCs w:val="20"/>
              </w:rPr>
              <w:t xml:space="preserve">Open bugs have a proper workaround; or Triaged </w:t>
            </w:r>
            <w:r w:rsidR="007039CF">
              <w:rPr>
                <w:color w:val="auto"/>
                <w:sz w:val="20"/>
                <w:szCs w:val="20"/>
              </w:rPr>
              <w:t>with</w:t>
            </w:r>
            <w:r w:rsidRPr="00104EBD">
              <w:rPr>
                <w:color w:val="auto"/>
                <w:sz w:val="20"/>
                <w:szCs w:val="20"/>
              </w:rPr>
              <w:t xml:space="preserve"> a resolution plan and signed off by Product Owner/SME</w:t>
            </w:r>
          </w:p>
          <w:p w14:paraId="717ECD6A" w14:textId="5BB39F00" w:rsidR="00714A0E" w:rsidRDefault="00714A0E" w:rsidP="00714A0E">
            <w:pPr>
              <w:numPr>
                <w:ilvl w:val="0"/>
                <w:numId w:val="14"/>
              </w:numPr>
              <w:tabs>
                <w:tab w:val="num" w:pos="720"/>
              </w:tabs>
              <w:spacing w:after="60" w:line="240" w:lineRule="auto"/>
              <w:ind w:left="370"/>
              <w:rPr>
                <w:color w:val="auto"/>
                <w:sz w:val="20"/>
                <w:szCs w:val="20"/>
              </w:rPr>
            </w:pPr>
            <w:r w:rsidRPr="00EA4BB9">
              <w:rPr>
                <w:color w:val="auto"/>
                <w:sz w:val="20"/>
                <w:szCs w:val="20"/>
              </w:rPr>
              <w:t xml:space="preserve">Test </w:t>
            </w:r>
            <w:r w:rsidR="0011117D">
              <w:rPr>
                <w:color w:val="auto"/>
                <w:sz w:val="20"/>
                <w:szCs w:val="20"/>
              </w:rPr>
              <w:t xml:space="preserve">Summary </w:t>
            </w:r>
            <w:r w:rsidRPr="00EA4BB9">
              <w:rPr>
                <w:color w:val="auto"/>
                <w:sz w:val="20"/>
                <w:szCs w:val="20"/>
              </w:rPr>
              <w:t>Report</w:t>
            </w:r>
            <w:r w:rsidR="00113018">
              <w:rPr>
                <w:color w:val="auto"/>
                <w:sz w:val="20"/>
                <w:szCs w:val="20"/>
              </w:rPr>
              <w:t xml:space="preserve"> </w:t>
            </w:r>
          </w:p>
          <w:p w14:paraId="095EDB80" w14:textId="0412C00C" w:rsidR="00113018" w:rsidRPr="00EA4BB9" w:rsidRDefault="00113018" w:rsidP="00714A0E">
            <w:pPr>
              <w:numPr>
                <w:ilvl w:val="0"/>
                <w:numId w:val="14"/>
              </w:numPr>
              <w:tabs>
                <w:tab w:val="num" w:pos="720"/>
              </w:tabs>
              <w:spacing w:after="60" w:line="240" w:lineRule="auto"/>
              <w:ind w:left="370"/>
              <w:rPr>
                <w:color w:val="auto"/>
                <w:sz w:val="20"/>
                <w:szCs w:val="20"/>
              </w:rPr>
            </w:pPr>
            <w:r>
              <w:rPr>
                <w:color w:val="auto"/>
                <w:sz w:val="20"/>
                <w:szCs w:val="20"/>
              </w:rPr>
              <w:t>UAT Signoff by Product Owner/SME</w:t>
            </w:r>
          </w:p>
        </w:tc>
        <w:tc>
          <w:tcPr>
            <w:tcW w:w="1985" w:type="dxa"/>
            <w:vAlign w:val="center"/>
          </w:tcPr>
          <w:p w14:paraId="171785F5" w14:textId="09754BC8" w:rsidR="00714A0E" w:rsidRPr="00EA4BB9" w:rsidRDefault="00714A0E" w:rsidP="00714A0E">
            <w:pPr>
              <w:rPr>
                <w:color w:val="auto"/>
                <w:sz w:val="20"/>
                <w:szCs w:val="20"/>
              </w:rPr>
            </w:pPr>
            <w:r w:rsidRPr="00EA4BB9">
              <w:rPr>
                <w:color w:val="auto"/>
                <w:sz w:val="20"/>
                <w:szCs w:val="20"/>
              </w:rPr>
              <w:t>Business Users</w:t>
            </w:r>
          </w:p>
        </w:tc>
      </w:tr>
      <w:tr w:rsidR="002925CF" w:rsidRPr="00471D08" w14:paraId="3FE8ACA7" w14:textId="77777777" w:rsidTr="000875A8">
        <w:tc>
          <w:tcPr>
            <w:tcW w:w="1414" w:type="dxa"/>
            <w:vAlign w:val="center"/>
          </w:tcPr>
          <w:p w14:paraId="6B76135D" w14:textId="7AB13F65" w:rsidR="00891895" w:rsidRPr="00DD1C9B" w:rsidRDefault="00B53376" w:rsidP="00714A0E">
            <w:pPr>
              <w:rPr>
                <w:color w:val="0070C0"/>
                <w:sz w:val="20"/>
                <w:szCs w:val="20"/>
              </w:rPr>
            </w:pPr>
            <w:r w:rsidRPr="00DD1C9B">
              <w:rPr>
                <w:color w:val="auto"/>
                <w:sz w:val="20"/>
                <w:szCs w:val="20"/>
              </w:rPr>
              <w:t xml:space="preserve">Load / Performance </w:t>
            </w:r>
            <w:r w:rsidR="002925CF" w:rsidRPr="00DD1C9B">
              <w:rPr>
                <w:color w:val="auto"/>
                <w:sz w:val="20"/>
                <w:szCs w:val="20"/>
              </w:rPr>
              <w:t xml:space="preserve">&amp; Penetration </w:t>
            </w:r>
            <w:r w:rsidRPr="00DD1C9B">
              <w:rPr>
                <w:color w:val="auto"/>
                <w:sz w:val="20"/>
                <w:szCs w:val="20"/>
              </w:rPr>
              <w:t>Test</w:t>
            </w:r>
          </w:p>
        </w:tc>
        <w:tc>
          <w:tcPr>
            <w:tcW w:w="2072" w:type="dxa"/>
            <w:vAlign w:val="center"/>
          </w:tcPr>
          <w:p w14:paraId="2BD1C801" w14:textId="108B12A2" w:rsidR="00891895" w:rsidRPr="00DD1C9B" w:rsidRDefault="00A82906" w:rsidP="004C352D">
            <w:pPr>
              <w:rPr>
                <w:color w:val="0070C0"/>
                <w:sz w:val="20"/>
                <w:szCs w:val="20"/>
              </w:rPr>
            </w:pPr>
            <w:r w:rsidRPr="004C352D">
              <w:rPr>
                <w:color w:val="auto"/>
                <w:sz w:val="20"/>
                <w:szCs w:val="20"/>
              </w:rPr>
              <w:t>To ensure that system performance satisfies the operational requirements of the business</w:t>
            </w:r>
            <w:r w:rsidR="002925CF" w:rsidRPr="004C352D">
              <w:rPr>
                <w:color w:val="auto"/>
                <w:sz w:val="20"/>
                <w:szCs w:val="20"/>
              </w:rPr>
              <w:t xml:space="preserve"> and </w:t>
            </w:r>
            <w:r w:rsidR="000875A8" w:rsidRPr="004C352D">
              <w:rPr>
                <w:color w:val="auto"/>
                <w:sz w:val="20"/>
                <w:szCs w:val="20"/>
              </w:rPr>
              <w:t>secure from hacking by unauthorized/ external entities</w:t>
            </w:r>
          </w:p>
        </w:tc>
        <w:tc>
          <w:tcPr>
            <w:tcW w:w="1862" w:type="dxa"/>
            <w:vAlign w:val="center"/>
          </w:tcPr>
          <w:p w14:paraId="47A9D13A" w14:textId="77777777" w:rsidR="00D74DCA" w:rsidRPr="00DD1C9B" w:rsidRDefault="00D74DCA" w:rsidP="001312BB">
            <w:pPr>
              <w:numPr>
                <w:ilvl w:val="0"/>
                <w:numId w:val="14"/>
              </w:numPr>
              <w:spacing w:after="60" w:line="240" w:lineRule="auto"/>
              <w:ind w:left="370"/>
              <w:jc w:val="both"/>
              <w:rPr>
                <w:color w:val="auto"/>
                <w:sz w:val="20"/>
                <w:szCs w:val="20"/>
              </w:rPr>
            </w:pPr>
            <w:r w:rsidRPr="00DD1C9B">
              <w:rPr>
                <w:color w:val="auto"/>
                <w:sz w:val="20"/>
                <w:szCs w:val="20"/>
              </w:rPr>
              <w:t>Completed system test and stable application</w:t>
            </w:r>
          </w:p>
          <w:p w14:paraId="2241855C" w14:textId="4B84981D" w:rsidR="00891895" w:rsidRPr="00DD1C9B" w:rsidRDefault="00134501" w:rsidP="001312BB">
            <w:pPr>
              <w:numPr>
                <w:ilvl w:val="0"/>
                <w:numId w:val="14"/>
              </w:numPr>
              <w:spacing w:after="60" w:line="240" w:lineRule="auto"/>
              <w:ind w:left="370"/>
              <w:jc w:val="both"/>
              <w:rPr>
                <w:color w:val="auto"/>
                <w:sz w:val="20"/>
                <w:szCs w:val="20"/>
              </w:rPr>
            </w:pPr>
            <w:r w:rsidRPr="00DD1C9B">
              <w:rPr>
                <w:color w:val="auto"/>
                <w:sz w:val="20"/>
                <w:szCs w:val="20"/>
              </w:rPr>
              <w:t xml:space="preserve">FE focal engaged to evaluate </w:t>
            </w:r>
            <w:r w:rsidR="00F644A2" w:rsidRPr="00DD1C9B">
              <w:rPr>
                <w:color w:val="auto"/>
                <w:sz w:val="20"/>
                <w:szCs w:val="20"/>
              </w:rPr>
              <w:t xml:space="preserve">&amp; finalize </w:t>
            </w:r>
            <w:r w:rsidRPr="00DD1C9B">
              <w:rPr>
                <w:color w:val="auto"/>
                <w:sz w:val="20"/>
                <w:szCs w:val="20"/>
              </w:rPr>
              <w:t>the scope</w:t>
            </w:r>
            <w:r w:rsidR="00F644A2" w:rsidRPr="00DD1C9B">
              <w:rPr>
                <w:color w:val="auto"/>
                <w:sz w:val="20"/>
                <w:szCs w:val="20"/>
              </w:rPr>
              <w:t xml:space="preserve"> a</w:t>
            </w:r>
            <w:r w:rsidR="00D74DCA" w:rsidRPr="00DD1C9B">
              <w:rPr>
                <w:color w:val="auto"/>
                <w:sz w:val="20"/>
                <w:szCs w:val="20"/>
              </w:rPr>
              <w:t xml:space="preserve">greed with project </w:t>
            </w:r>
            <w:r w:rsidR="00F644A2" w:rsidRPr="00DD1C9B">
              <w:rPr>
                <w:color w:val="auto"/>
                <w:sz w:val="20"/>
                <w:szCs w:val="20"/>
              </w:rPr>
              <w:t>stake</w:t>
            </w:r>
            <w:r w:rsidRPr="00DD1C9B">
              <w:rPr>
                <w:color w:val="auto"/>
                <w:sz w:val="20"/>
                <w:szCs w:val="20"/>
              </w:rPr>
              <w:t>holders</w:t>
            </w:r>
          </w:p>
          <w:p w14:paraId="25449D89" w14:textId="27E27A44" w:rsidR="00C42DA6" w:rsidRPr="00DD1C9B" w:rsidRDefault="00710A54" w:rsidP="001312BB">
            <w:pPr>
              <w:numPr>
                <w:ilvl w:val="0"/>
                <w:numId w:val="14"/>
              </w:numPr>
              <w:spacing w:after="60" w:line="240" w:lineRule="auto"/>
              <w:ind w:left="370"/>
              <w:jc w:val="both"/>
              <w:rPr>
                <w:color w:val="auto"/>
                <w:sz w:val="20"/>
                <w:szCs w:val="20"/>
              </w:rPr>
            </w:pPr>
            <w:r w:rsidRPr="00DD1C9B">
              <w:rPr>
                <w:color w:val="auto"/>
                <w:sz w:val="20"/>
                <w:szCs w:val="20"/>
              </w:rPr>
              <w:t xml:space="preserve">Test </w:t>
            </w:r>
            <w:r w:rsidR="00C42DA6" w:rsidRPr="00DD1C9B">
              <w:rPr>
                <w:color w:val="auto"/>
                <w:sz w:val="20"/>
                <w:szCs w:val="20"/>
              </w:rPr>
              <w:t>environment available</w:t>
            </w:r>
          </w:p>
          <w:p w14:paraId="29F29386" w14:textId="4045FAC4" w:rsidR="00AF03E1" w:rsidRPr="00DD1C9B" w:rsidRDefault="00AF03E1" w:rsidP="001312BB">
            <w:pPr>
              <w:numPr>
                <w:ilvl w:val="0"/>
                <w:numId w:val="14"/>
              </w:numPr>
              <w:spacing w:after="60" w:line="240" w:lineRule="auto"/>
              <w:ind w:left="370"/>
              <w:jc w:val="both"/>
              <w:rPr>
                <w:color w:val="auto"/>
                <w:sz w:val="20"/>
                <w:szCs w:val="20"/>
              </w:rPr>
            </w:pPr>
            <w:r w:rsidRPr="00DD1C9B">
              <w:rPr>
                <w:color w:val="auto"/>
                <w:sz w:val="20"/>
                <w:szCs w:val="20"/>
              </w:rPr>
              <w:t xml:space="preserve">Test </w:t>
            </w:r>
            <w:r w:rsidR="00710A54" w:rsidRPr="00DD1C9B">
              <w:rPr>
                <w:color w:val="auto"/>
                <w:sz w:val="20"/>
                <w:szCs w:val="20"/>
              </w:rPr>
              <w:t>tools</w:t>
            </w:r>
            <w:r w:rsidR="00CA41F5" w:rsidRPr="00DD1C9B">
              <w:rPr>
                <w:color w:val="auto"/>
                <w:sz w:val="20"/>
                <w:szCs w:val="20"/>
              </w:rPr>
              <w:t>/scripts are</w:t>
            </w:r>
            <w:r w:rsidRPr="00DD1C9B">
              <w:rPr>
                <w:color w:val="auto"/>
                <w:sz w:val="20"/>
                <w:szCs w:val="20"/>
              </w:rPr>
              <w:t xml:space="preserve"> ready</w:t>
            </w:r>
          </w:p>
        </w:tc>
        <w:tc>
          <w:tcPr>
            <w:tcW w:w="2437" w:type="dxa"/>
            <w:vAlign w:val="center"/>
          </w:tcPr>
          <w:p w14:paraId="7ED2E85E" w14:textId="77777777" w:rsidR="00891895" w:rsidRPr="00DD1C9B" w:rsidRDefault="00CA41F5" w:rsidP="001312BB">
            <w:pPr>
              <w:numPr>
                <w:ilvl w:val="0"/>
                <w:numId w:val="14"/>
              </w:numPr>
              <w:spacing w:after="60" w:line="240" w:lineRule="auto"/>
              <w:ind w:left="370"/>
              <w:jc w:val="both"/>
              <w:rPr>
                <w:color w:val="auto"/>
                <w:sz w:val="20"/>
                <w:szCs w:val="20"/>
              </w:rPr>
            </w:pPr>
            <w:r w:rsidRPr="00DD1C9B">
              <w:rPr>
                <w:color w:val="auto"/>
                <w:sz w:val="20"/>
                <w:szCs w:val="20"/>
              </w:rPr>
              <w:t>Test scripts have been successfully executed and actual results documented</w:t>
            </w:r>
          </w:p>
          <w:p w14:paraId="7C295AC0" w14:textId="486EC869" w:rsidR="00CA41F5" w:rsidRPr="00DD1C9B" w:rsidRDefault="00CA41F5" w:rsidP="001312BB">
            <w:pPr>
              <w:numPr>
                <w:ilvl w:val="0"/>
                <w:numId w:val="14"/>
              </w:numPr>
              <w:spacing w:after="60" w:line="240" w:lineRule="auto"/>
              <w:ind w:left="370"/>
              <w:jc w:val="both"/>
              <w:rPr>
                <w:color w:val="auto"/>
                <w:sz w:val="20"/>
                <w:szCs w:val="20"/>
              </w:rPr>
            </w:pPr>
            <w:r w:rsidRPr="00DD1C9B">
              <w:rPr>
                <w:color w:val="auto"/>
                <w:sz w:val="20"/>
                <w:szCs w:val="20"/>
              </w:rPr>
              <w:t xml:space="preserve">Identified defects have been either fixed and retested or registered </w:t>
            </w:r>
            <w:r w:rsidR="00D1729E" w:rsidRPr="00DD1C9B">
              <w:rPr>
                <w:color w:val="auto"/>
                <w:sz w:val="20"/>
                <w:szCs w:val="20"/>
              </w:rPr>
              <w:t xml:space="preserve">in ADO </w:t>
            </w:r>
            <w:r w:rsidRPr="00DD1C9B">
              <w:rPr>
                <w:color w:val="auto"/>
                <w:sz w:val="20"/>
                <w:szCs w:val="20"/>
              </w:rPr>
              <w:t xml:space="preserve">and signed off by </w:t>
            </w:r>
            <w:r w:rsidR="00D1729E" w:rsidRPr="00DD1C9B">
              <w:rPr>
                <w:color w:val="auto"/>
                <w:sz w:val="20"/>
                <w:szCs w:val="20"/>
              </w:rPr>
              <w:t>Product Owner/SME</w:t>
            </w:r>
          </w:p>
          <w:p w14:paraId="598B7AA6" w14:textId="77777777" w:rsidR="00CA41F5" w:rsidRPr="00DD1C9B" w:rsidRDefault="00CA41F5" w:rsidP="001312BB">
            <w:pPr>
              <w:numPr>
                <w:ilvl w:val="0"/>
                <w:numId w:val="14"/>
              </w:numPr>
              <w:spacing w:after="60" w:line="240" w:lineRule="auto"/>
              <w:ind w:left="370"/>
              <w:jc w:val="both"/>
              <w:rPr>
                <w:color w:val="auto"/>
                <w:sz w:val="20"/>
                <w:szCs w:val="20"/>
              </w:rPr>
            </w:pPr>
            <w:r w:rsidRPr="00DD1C9B">
              <w:rPr>
                <w:color w:val="auto"/>
                <w:sz w:val="20"/>
                <w:szCs w:val="20"/>
              </w:rPr>
              <w:t>Test Report</w:t>
            </w:r>
          </w:p>
          <w:p w14:paraId="5A124841" w14:textId="56ED18BB" w:rsidR="00CA41F5" w:rsidRPr="00DD1C9B" w:rsidRDefault="00CA41F5" w:rsidP="001312BB">
            <w:pPr>
              <w:numPr>
                <w:ilvl w:val="0"/>
                <w:numId w:val="14"/>
              </w:numPr>
              <w:spacing w:after="60" w:line="240" w:lineRule="auto"/>
              <w:ind w:left="370"/>
              <w:jc w:val="both"/>
              <w:rPr>
                <w:color w:val="auto"/>
                <w:sz w:val="20"/>
                <w:szCs w:val="20"/>
              </w:rPr>
            </w:pPr>
            <w:r w:rsidRPr="00DD1C9B">
              <w:rPr>
                <w:color w:val="auto"/>
                <w:sz w:val="20"/>
                <w:szCs w:val="20"/>
              </w:rPr>
              <w:t>Defined benchmarking criteria should be achieved.</w:t>
            </w:r>
          </w:p>
        </w:tc>
        <w:tc>
          <w:tcPr>
            <w:tcW w:w="1985" w:type="dxa"/>
            <w:vAlign w:val="center"/>
          </w:tcPr>
          <w:p w14:paraId="0A6AD7E2" w14:textId="758D0E73" w:rsidR="00891895" w:rsidRPr="00DD1C9B" w:rsidRDefault="00016646" w:rsidP="00714A0E">
            <w:pPr>
              <w:spacing w:after="60" w:line="240" w:lineRule="auto"/>
              <w:ind w:left="400"/>
              <w:rPr>
                <w:color w:val="auto"/>
                <w:sz w:val="20"/>
                <w:szCs w:val="20"/>
                <w:lang w:val="en-US"/>
              </w:rPr>
            </w:pPr>
            <w:r w:rsidRPr="00DD1C9B">
              <w:rPr>
                <w:color w:val="auto"/>
                <w:sz w:val="20"/>
                <w:szCs w:val="20"/>
                <w:lang w:val="en-US"/>
              </w:rPr>
              <w:t>FE team</w:t>
            </w:r>
          </w:p>
        </w:tc>
      </w:tr>
      <w:tr w:rsidR="00016646" w:rsidRPr="00471D08" w14:paraId="272D0B3F" w14:textId="77777777" w:rsidTr="000875A8">
        <w:tc>
          <w:tcPr>
            <w:tcW w:w="1414" w:type="dxa"/>
            <w:vAlign w:val="center"/>
          </w:tcPr>
          <w:p w14:paraId="67AB3B39" w14:textId="464ED161" w:rsidR="00016646" w:rsidRPr="00DD1C9B" w:rsidRDefault="001E73FE" w:rsidP="00714A0E">
            <w:pPr>
              <w:rPr>
                <w:color w:val="0070C0"/>
                <w:sz w:val="20"/>
                <w:szCs w:val="20"/>
              </w:rPr>
            </w:pPr>
            <w:r w:rsidRPr="00DD1C9B">
              <w:rPr>
                <w:sz w:val="20"/>
                <w:szCs w:val="20"/>
              </w:rPr>
              <w:t>IT Accessibility</w:t>
            </w:r>
          </w:p>
        </w:tc>
        <w:tc>
          <w:tcPr>
            <w:tcW w:w="2072" w:type="dxa"/>
            <w:vAlign w:val="center"/>
          </w:tcPr>
          <w:p w14:paraId="2F0BD50C" w14:textId="445E0130" w:rsidR="00016646" w:rsidRPr="00DD1C9B" w:rsidRDefault="00684EBE" w:rsidP="00714A0E">
            <w:pPr>
              <w:rPr>
                <w:color w:val="0070C0"/>
                <w:sz w:val="20"/>
                <w:szCs w:val="20"/>
              </w:rPr>
            </w:pPr>
            <w:r w:rsidRPr="00EC58CB">
              <w:rPr>
                <w:color w:val="auto"/>
                <w:sz w:val="20"/>
                <w:szCs w:val="20"/>
              </w:rPr>
              <w:t>To ensure application can be utilized by everyone irrespective of hearing, movement, sight or Cognitive disability</w:t>
            </w:r>
          </w:p>
        </w:tc>
        <w:tc>
          <w:tcPr>
            <w:tcW w:w="1862" w:type="dxa"/>
            <w:vAlign w:val="center"/>
          </w:tcPr>
          <w:p w14:paraId="69F37A11" w14:textId="33093ED4" w:rsidR="00150799" w:rsidRPr="00DD1C9B" w:rsidRDefault="00150799" w:rsidP="00714A0E">
            <w:pPr>
              <w:numPr>
                <w:ilvl w:val="0"/>
                <w:numId w:val="14"/>
              </w:numPr>
              <w:spacing w:after="60" w:line="240" w:lineRule="auto"/>
              <w:ind w:left="370"/>
              <w:rPr>
                <w:color w:val="auto"/>
                <w:sz w:val="20"/>
                <w:szCs w:val="20"/>
              </w:rPr>
            </w:pPr>
            <w:r w:rsidRPr="00DD1C9B">
              <w:rPr>
                <w:color w:val="auto"/>
                <w:sz w:val="20"/>
                <w:szCs w:val="20"/>
              </w:rPr>
              <w:t xml:space="preserve">Code is </w:t>
            </w:r>
            <w:r w:rsidR="001A1E25" w:rsidRPr="00DD1C9B">
              <w:rPr>
                <w:color w:val="auto"/>
                <w:sz w:val="20"/>
                <w:szCs w:val="20"/>
              </w:rPr>
              <w:t>migrated to test environment</w:t>
            </w:r>
          </w:p>
          <w:p w14:paraId="73F8F0F1" w14:textId="134137C0" w:rsidR="00016646" w:rsidRPr="00DD1C9B" w:rsidRDefault="00150799" w:rsidP="00714A0E">
            <w:pPr>
              <w:numPr>
                <w:ilvl w:val="0"/>
                <w:numId w:val="14"/>
              </w:numPr>
              <w:spacing w:after="60" w:line="240" w:lineRule="auto"/>
              <w:ind w:left="370"/>
              <w:rPr>
                <w:color w:val="0070C0"/>
                <w:sz w:val="20"/>
                <w:szCs w:val="20"/>
              </w:rPr>
            </w:pPr>
            <w:r w:rsidRPr="00DD1C9B">
              <w:rPr>
                <w:color w:val="auto"/>
                <w:sz w:val="20"/>
                <w:szCs w:val="20"/>
              </w:rPr>
              <w:t>Availability of tool details –Dyna Trace /Jaws etc.</w:t>
            </w:r>
            <w:r w:rsidR="00B84F4F" w:rsidRPr="00DD1C9B">
              <w:rPr>
                <w:color w:val="auto"/>
                <w:sz w:val="20"/>
                <w:szCs w:val="20"/>
              </w:rPr>
              <w:t xml:space="preserve"> on Tester’s system</w:t>
            </w:r>
          </w:p>
        </w:tc>
        <w:tc>
          <w:tcPr>
            <w:tcW w:w="2437" w:type="dxa"/>
            <w:vAlign w:val="center"/>
          </w:tcPr>
          <w:p w14:paraId="657C1C22" w14:textId="69C3D38D" w:rsidR="00016646" w:rsidRPr="009F66D0" w:rsidRDefault="009246B9" w:rsidP="00714A0E">
            <w:pPr>
              <w:numPr>
                <w:ilvl w:val="0"/>
                <w:numId w:val="14"/>
              </w:numPr>
              <w:spacing w:after="60" w:line="240" w:lineRule="auto"/>
              <w:ind w:left="370"/>
              <w:rPr>
                <w:color w:val="auto"/>
                <w:sz w:val="20"/>
                <w:szCs w:val="20"/>
              </w:rPr>
            </w:pPr>
            <w:r w:rsidRPr="009F66D0">
              <w:rPr>
                <w:color w:val="auto"/>
                <w:sz w:val="20"/>
                <w:szCs w:val="20"/>
              </w:rPr>
              <w:t xml:space="preserve">Verify the </w:t>
            </w:r>
            <w:r w:rsidR="00F375F3" w:rsidRPr="009F66D0">
              <w:rPr>
                <w:color w:val="auto"/>
                <w:sz w:val="20"/>
                <w:szCs w:val="20"/>
              </w:rPr>
              <w:t xml:space="preserve">UI implementation conforms to the Shell </w:t>
            </w:r>
            <w:r w:rsidR="00B96DFE" w:rsidRPr="009F66D0">
              <w:rPr>
                <w:color w:val="auto"/>
                <w:sz w:val="20"/>
                <w:szCs w:val="20"/>
              </w:rPr>
              <w:t>mandated WCAG</w:t>
            </w:r>
            <w:r w:rsidR="00F375F3" w:rsidRPr="009F66D0">
              <w:rPr>
                <w:color w:val="auto"/>
                <w:sz w:val="20"/>
                <w:szCs w:val="20"/>
              </w:rPr>
              <w:t xml:space="preserve"> guidelines</w:t>
            </w:r>
          </w:p>
          <w:p w14:paraId="3040479C" w14:textId="6CC9D109" w:rsidR="00B96DFE" w:rsidRPr="00DD1C9B" w:rsidRDefault="00B96DFE" w:rsidP="00714A0E">
            <w:pPr>
              <w:numPr>
                <w:ilvl w:val="0"/>
                <w:numId w:val="14"/>
              </w:numPr>
              <w:spacing w:after="60" w:line="240" w:lineRule="auto"/>
              <w:ind w:left="370"/>
              <w:rPr>
                <w:color w:val="0070C0"/>
                <w:sz w:val="20"/>
                <w:szCs w:val="20"/>
              </w:rPr>
            </w:pPr>
            <w:r w:rsidRPr="009F66D0">
              <w:rPr>
                <w:color w:val="auto"/>
                <w:sz w:val="20"/>
                <w:szCs w:val="20"/>
              </w:rPr>
              <w:t xml:space="preserve">Identified deficiencies are fixed or </w:t>
            </w:r>
            <w:r w:rsidR="00777DD0" w:rsidRPr="009F66D0">
              <w:rPr>
                <w:color w:val="auto"/>
                <w:sz w:val="20"/>
                <w:szCs w:val="20"/>
              </w:rPr>
              <w:t xml:space="preserve">aligned with </w:t>
            </w:r>
            <w:r w:rsidR="00E66B51">
              <w:rPr>
                <w:color w:val="auto"/>
                <w:sz w:val="20"/>
                <w:szCs w:val="20"/>
              </w:rPr>
              <w:t xml:space="preserve">Testing CC team for </w:t>
            </w:r>
            <w:r w:rsidR="00777DD0" w:rsidRPr="009F66D0">
              <w:rPr>
                <w:color w:val="auto"/>
                <w:sz w:val="20"/>
                <w:szCs w:val="20"/>
              </w:rPr>
              <w:t>ITAS Support</w:t>
            </w:r>
          </w:p>
        </w:tc>
        <w:tc>
          <w:tcPr>
            <w:tcW w:w="1985" w:type="dxa"/>
            <w:vAlign w:val="center"/>
          </w:tcPr>
          <w:p w14:paraId="2D080177" w14:textId="41094635" w:rsidR="00016646" w:rsidRPr="00DD1C9B" w:rsidRDefault="00777DD0" w:rsidP="00714A0E">
            <w:pPr>
              <w:spacing w:after="60" w:line="240" w:lineRule="auto"/>
              <w:ind w:left="400"/>
              <w:rPr>
                <w:color w:val="0070C0"/>
                <w:sz w:val="20"/>
                <w:szCs w:val="20"/>
                <w:lang w:val="en-US"/>
              </w:rPr>
            </w:pPr>
            <w:r w:rsidRPr="009F66D0">
              <w:rPr>
                <w:color w:val="auto"/>
                <w:sz w:val="20"/>
                <w:szCs w:val="20"/>
                <w:lang w:val="en-US"/>
              </w:rPr>
              <w:t xml:space="preserve">Testing team / </w:t>
            </w:r>
            <w:r w:rsidR="00347508">
              <w:rPr>
                <w:color w:val="auto"/>
                <w:sz w:val="20"/>
                <w:szCs w:val="20"/>
                <w:lang w:val="en-US"/>
              </w:rPr>
              <w:t xml:space="preserve">Testing CC team </w:t>
            </w:r>
            <w:r w:rsidRPr="009F66D0">
              <w:rPr>
                <w:color w:val="auto"/>
                <w:sz w:val="20"/>
                <w:szCs w:val="20"/>
                <w:lang w:val="en-US"/>
              </w:rPr>
              <w:t xml:space="preserve">Support </w:t>
            </w:r>
          </w:p>
        </w:tc>
      </w:tr>
    </w:tbl>
    <w:p w14:paraId="75D44A38" w14:textId="38AE520C" w:rsidR="00BE05E5" w:rsidRDefault="00BE05E5" w:rsidP="005147C2">
      <w:pPr>
        <w:rPr>
          <w:sz w:val="22"/>
          <w:szCs w:val="20"/>
        </w:rPr>
      </w:pPr>
    </w:p>
    <w:p w14:paraId="7A475E46" w14:textId="77777777" w:rsidR="001058E3" w:rsidRDefault="001058E3" w:rsidP="00FE637B">
      <w:pPr>
        <w:spacing w:after="200" w:line="276" w:lineRule="auto"/>
        <w:ind w:left="360" w:hanging="360"/>
        <w:rPr>
          <w:sz w:val="22"/>
          <w:szCs w:val="20"/>
        </w:rPr>
      </w:pPr>
    </w:p>
    <w:p w14:paraId="549960A8" w14:textId="77777777" w:rsidR="006B04E5" w:rsidRDefault="006B04E5" w:rsidP="00FE637B">
      <w:pPr>
        <w:spacing w:after="200" w:line="276" w:lineRule="auto"/>
        <w:ind w:left="360" w:hanging="360"/>
        <w:rPr>
          <w:sz w:val="22"/>
          <w:szCs w:val="20"/>
        </w:rPr>
      </w:pPr>
    </w:p>
    <w:p w14:paraId="3E9C32B1" w14:textId="77777777" w:rsidR="006B04E5" w:rsidRDefault="006B04E5" w:rsidP="00FE637B">
      <w:pPr>
        <w:spacing w:after="200" w:line="276" w:lineRule="auto"/>
        <w:ind w:left="360" w:hanging="360"/>
        <w:rPr>
          <w:sz w:val="22"/>
          <w:szCs w:val="20"/>
        </w:rPr>
      </w:pPr>
    </w:p>
    <w:p w14:paraId="2AF37D34" w14:textId="77777777" w:rsidR="002A2427" w:rsidRDefault="002A2427" w:rsidP="00FE637B">
      <w:pPr>
        <w:spacing w:after="200" w:line="276" w:lineRule="auto"/>
        <w:ind w:left="360" w:hanging="360"/>
        <w:rPr>
          <w:sz w:val="22"/>
          <w:szCs w:val="20"/>
        </w:rPr>
      </w:pPr>
    </w:p>
    <w:p w14:paraId="1636BE39" w14:textId="0195563B" w:rsidR="005147C2" w:rsidRDefault="005147C2" w:rsidP="005147C2">
      <w:pPr>
        <w:pStyle w:val="Heading1"/>
      </w:pPr>
      <w:bookmarkStart w:id="25" w:name="_Toc140573272"/>
      <w:r>
        <w:t>PERFORMANCE TEST STRATEGY</w:t>
      </w:r>
      <w:bookmarkEnd w:id="25"/>
    </w:p>
    <w:p w14:paraId="2B77510E" w14:textId="77777777" w:rsidR="00364164" w:rsidRPr="00364164" w:rsidRDefault="00364164" w:rsidP="00364164"/>
    <w:p w14:paraId="2FD9D346" w14:textId="3FABC14E" w:rsidR="00E01A0E" w:rsidRDefault="00E01A0E" w:rsidP="00E01A0E">
      <w:pPr>
        <w:jc w:val="both"/>
        <w:rPr>
          <w:sz w:val="22"/>
          <w:szCs w:val="20"/>
        </w:rPr>
      </w:pPr>
      <w:r w:rsidRPr="00E01A0E">
        <w:rPr>
          <w:sz w:val="22"/>
          <w:szCs w:val="20"/>
        </w:rPr>
        <w:t xml:space="preserve">A major component of the Technical Infrastructure test is the performance capability. Performance Testing ensures that system performance satisfies the operational (non-functional) requirements of the business. </w:t>
      </w:r>
    </w:p>
    <w:p w14:paraId="3C71AA6A" w14:textId="77777777" w:rsidR="002A2427" w:rsidRDefault="002A2427" w:rsidP="00E01A0E">
      <w:pPr>
        <w:jc w:val="both"/>
        <w:rPr>
          <w:sz w:val="22"/>
          <w:szCs w:val="20"/>
        </w:rPr>
      </w:pPr>
    </w:p>
    <w:p w14:paraId="7099B9B9" w14:textId="76CC526E" w:rsidR="00471D08" w:rsidRDefault="00471D08" w:rsidP="00E01A0E">
      <w:pPr>
        <w:jc w:val="both"/>
        <w:rPr>
          <w:sz w:val="22"/>
          <w:szCs w:val="20"/>
        </w:rPr>
      </w:pPr>
      <w:r w:rsidRPr="00471D08">
        <w:rPr>
          <w:noProof/>
          <w:sz w:val="22"/>
          <w:szCs w:val="20"/>
        </w:rPr>
        <mc:AlternateContent>
          <mc:Choice Requires="wpg">
            <w:drawing>
              <wp:inline distT="0" distB="0" distL="0" distR="0" wp14:anchorId="6D04CCF6" wp14:editId="765DC1C3">
                <wp:extent cx="5605145" cy="3575050"/>
                <wp:effectExtent l="0" t="0" r="14605" b="25400"/>
                <wp:docPr id="19" name="Group 3" descr="Performance Testing Tasks"/>
                <wp:cNvGraphicFramePr/>
                <a:graphic xmlns:a="http://schemas.openxmlformats.org/drawingml/2006/main">
                  <a:graphicData uri="http://schemas.microsoft.com/office/word/2010/wordprocessingGroup">
                    <wpg:wgp>
                      <wpg:cNvGrpSpPr/>
                      <wpg:grpSpPr>
                        <a:xfrm>
                          <a:off x="0" y="0"/>
                          <a:ext cx="5605145" cy="3575050"/>
                          <a:chOff x="0" y="0"/>
                          <a:chExt cx="5607200" cy="3574844"/>
                        </a:xfrm>
                      </wpg:grpSpPr>
                      <wps:wsp>
                        <wps:cNvPr id="20" name="Pentagon 20"/>
                        <wps:cNvSpPr/>
                        <wps:spPr>
                          <a:xfrm>
                            <a:off x="1977930" y="1263228"/>
                            <a:ext cx="1176993" cy="1048387"/>
                          </a:xfrm>
                          <a:prstGeom prst="pentagon">
                            <a:avLst/>
                          </a:prstGeom>
                          <a:solidFill>
                            <a:schemeClr val="accent1">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D285AF" w14:textId="1DBD1168" w:rsidR="00471D08" w:rsidRDefault="00825A87" w:rsidP="00471D08">
                              <w:pPr>
                                <w:jc w:val="center"/>
                                <w:rPr>
                                  <w:rFonts w:ascii="ShellMedium" w:hAnsi="ShellMedium"/>
                                  <w:b/>
                                  <w:bCs/>
                                  <w:color w:val="000000"/>
                                  <w:kern w:val="24"/>
                                  <w:sz w:val="28"/>
                                  <w:szCs w:val="28"/>
                                </w:rPr>
                              </w:pPr>
                              <w:r>
                                <w:rPr>
                                  <w:rFonts w:ascii="ShellMedium" w:hAnsi="ShellMedium"/>
                                  <w:b/>
                                  <w:bCs/>
                                  <w:color w:val="000000"/>
                                  <w:kern w:val="24"/>
                                  <w:sz w:val="28"/>
                                  <w:szCs w:val="28"/>
                                </w:rPr>
                                <w:t>PT</w:t>
                              </w:r>
                            </w:p>
                          </w:txbxContent>
                        </wps:txbx>
                        <wps:bodyPr rtlCol="0" anchor="ctr"/>
                      </wps:wsp>
                      <wpg:graphicFrame>
                        <wpg:cNvPr id="21" name="Diagram 21"/>
                        <wpg:cNvFrPr/>
                        <wpg:xfrm>
                          <a:off x="0" y="0"/>
                          <a:ext cx="5132855" cy="3574844"/>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s:wsp>
                        <wps:cNvPr id="22" name="Rectangle 22"/>
                        <wps:cNvSpPr/>
                        <wps:spPr>
                          <a:xfrm>
                            <a:off x="4418480" y="3108781"/>
                            <a:ext cx="1188720" cy="364696"/>
                          </a:xfrm>
                          <a:prstGeom prst="rect">
                            <a:avLst/>
                          </a:prstGeom>
                          <a:solidFill>
                            <a:schemeClr val="bg1"/>
                          </a:solid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85F70B4" w14:textId="77777777" w:rsidR="00471D08" w:rsidRDefault="00471D08" w:rsidP="00471D08">
                              <w:pPr>
                                <w:jc w:val="center"/>
                                <w:rPr>
                                  <w:rFonts w:hAnsi="ShellMedium"/>
                                  <w:color w:val="000000"/>
                                  <w:kern w:val="24"/>
                                  <w:sz w:val="18"/>
                                  <w:szCs w:val="18"/>
                                </w:rPr>
                              </w:pPr>
                              <w:r>
                                <w:rPr>
                                  <w:rFonts w:hAnsi="ShellMedium"/>
                                  <w:color w:val="000000"/>
                                  <w:kern w:val="24"/>
                                  <w:sz w:val="18"/>
                                  <w:szCs w:val="18"/>
                                </w:rPr>
                                <w:t>Load Testing Tools</w:t>
                              </w:r>
                            </w:p>
                          </w:txbxContent>
                        </wps:txbx>
                        <wps:bodyPr rtlCol="0" anchor="ctr"/>
                      </wps:wsp>
                      <wps:wsp>
                        <wps:cNvPr id="23" name="Connector: Elbow 23"/>
                        <wps:cNvCnPr>
                          <a:cxnSpLocks/>
                          <a:endCxn id="22" idx="1"/>
                        </wps:cNvCnPr>
                        <wps:spPr>
                          <a:xfrm>
                            <a:off x="3905522" y="3056571"/>
                            <a:ext cx="512958" cy="234558"/>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159522" y="370762"/>
                            <a:ext cx="1188720" cy="336813"/>
                          </a:xfrm>
                          <a:prstGeom prst="rect">
                            <a:avLst/>
                          </a:prstGeom>
                          <a:solidFill>
                            <a:schemeClr val="bg1"/>
                          </a:solid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073730B" w14:textId="77777777" w:rsidR="00471D08" w:rsidRDefault="00471D08" w:rsidP="00471D08">
                              <w:pPr>
                                <w:jc w:val="center"/>
                                <w:rPr>
                                  <w:rFonts w:hAnsi="ShellMedium"/>
                                  <w:color w:val="000000"/>
                                  <w:kern w:val="24"/>
                                  <w:sz w:val="18"/>
                                  <w:szCs w:val="18"/>
                                </w:rPr>
                              </w:pPr>
                              <w:r>
                                <w:rPr>
                                  <w:rFonts w:hAnsi="ShellMedium"/>
                                  <w:color w:val="000000"/>
                                  <w:kern w:val="24"/>
                                  <w:sz w:val="18"/>
                                  <w:szCs w:val="18"/>
                                </w:rPr>
                                <w:t>APM Tools</w:t>
                              </w:r>
                            </w:p>
                          </w:txbxContent>
                        </wps:txbx>
                        <wps:bodyPr rtlCol="0" anchor="ctr"/>
                      </wps:wsp>
                      <wps:wsp>
                        <wps:cNvPr id="25" name="Connector: Elbow 25"/>
                        <wps:cNvCnPr>
                          <a:cxnSpLocks/>
                        </wps:cNvCnPr>
                        <wps:spPr>
                          <a:xfrm rot="16200000" flipV="1">
                            <a:off x="639226" y="815422"/>
                            <a:ext cx="370788" cy="141468"/>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D04CCF6" id="Group 3" o:spid="_x0000_s1028" alt="Performance Testing Tasks" style="width:441.35pt;height:281.5pt;mso-position-horizontal-relative:char;mso-position-vertical-relative:line" coordsize="56072,35748"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">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20" o:spid="_x0000_s1029" type="#_x0000_t56" style="position:absolute;left:19779;top:12632;width:11770;height:10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" fillcolor="#fef5cd [660]" strokecolor="#fbce07 [3204]" strokeweight="2pt">
                  <v:textbox>
                    <w:txbxContent>
                      <w:p w14:paraId="75D285AF" w14:textId="1DBD1168" w:rsidR="00471D08" w:rsidRDefault="00825A87" w:rsidP="00471D08">
                        <w:pPr>
                          <w:jc w:val="center"/>
                          <w:rPr>
                            <w:rFonts w:ascii="ShellMedium" w:hAnsi="ShellMedium"/>
                            <w:b/>
                            <w:bCs/>
                            <w:color w:val="000000"/>
                            <w:kern w:val="24"/>
                            <w:sz w:val="28"/>
                            <w:szCs w:val="28"/>
                          </w:rPr>
                        </w:pPr>
                        <w:r>
                          <w:rPr>
                            <w:rFonts w:ascii="ShellMedium" w:hAnsi="ShellMedium"/>
                            <w:b/>
                            <w:bCs/>
                            <w:color w:val="000000"/>
                            <w:kern w:val="24"/>
                            <w:sz w:val="28"/>
                            <w:szCs w:val="28"/>
                          </w:rPr>
                          <w:t>PT</w:t>
                        </w:r>
                      </w:p>
                    </w:txbxContent>
                  </v:textbox>
                </v:shape>
                <v:shape id="Diagram 21" o:spid="_x0000_s1030" type="#_x0000_t75" style="position:absolute;left:6891;top:-121;width:37565;height:359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">
                  <v:imagedata r:id="rId37" o:title=""/>
                  <o:lock v:ext="edit" aspectratio="f"/>
                </v:shape>
                <v:rect id="Rectangle 22" o:spid="_x0000_s1031" style="position:absolute;left:44184;top:31087;width:11888;height:3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" fillcolor="white [3212]" strokecolor="#fbce07 [3204]" strokeweight="1.5pt">
                  <v:stroke dashstyle="3 1"/>
                  <v:textbox>
                    <w:txbxContent>
                      <w:p w14:paraId="285F70B4" w14:textId="77777777" w:rsidR="00471D08" w:rsidRDefault="00471D08" w:rsidP="00471D08">
                        <w:pPr>
                          <w:jc w:val="center"/>
                          <w:rPr>
                            <w:rFonts w:hAnsi="ShellMedium"/>
                            <w:color w:val="000000"/>
                            <w:kern w:val="24"/>
                            <w:sz w:val="18"/>
                            <w:szCs w:val="18"/>
                          </w:rPr>
                        </w:pPr>
                        <w:r>
                          <w:rPr>
                            <w:rFonts w:hAnsi="ShellMedium"/>
                            <w:color w:val="000000"/>
                            <w:kern w:val="24"/>
                            <w:sz w:val="18"/>
                            <w:szCs w:val="18"/>
                          </w:rPr>
                          <w:t>Load Testing Tools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32" type="#_x0000_t34" style="position:absolute;left:39055;top:30565;width:5129;height:234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" strokecolor="#fbce07 [3204]">
                  <v:stroke endarrow="block"/>
                  <o:lock v:ext="edit" shapetype="f"/>
                </v:shape>
                <v:rect id="Rectangle 24" o:spid="_x0000_s1033" style="position:absolute;left:1595;top:3707;width:11887;height:3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" fillcolor="white [3212]" strokecolor="#fbce07 [3204]" strokeweight="1.5pt">
                  <v:stroke dashstyle="3 1"/>
                  <v:textbox>
                    <w:txbxContent>
                      <w:p w14:paraId="7073730B" w14:textId="77777777" w:rsidR="00471D08" w:rsidRDefault="00471D08" w:rsidP="00471D08">
                        <w:pPr>
                          <w:jc w:val="center"/>
                          <w:rPr>
                            <w:rFonts w:hAnsi="ShellMedium"/>
                            <w:color w:val="000000"/>
                            <w:kern w:val="24"/>
                            <w:sz w:val="18"/>
                            <w:szCs w:val="18"/>
                          </w:rPr>
                        </w:pPr>
                        <w:r>
                          <w:rPr>
                            <w:rFonts w:hAnsi="ShellMedium"/>
                            <w:color w:val="000000"/>
                            <w:kern w:val="24"/>
                            <w:sz w:val="18"/>
                            <w:szCs w:val="18"/>
                          </w:rPr>
                          <w:t>APM Tools</w:t>
                        </w:r>
                      </w:p>
                    </w:txbxContent>
                  </v:textbox>
                </v:rect>
                <v:shape id="Connector: Elbow 25" o:spid="_x0000_s1034" type="#_x0000_t34" style="position:absolute;left:6392;top:8153;width:3708;height:141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" strokecolor="#fbce07 [3204]">
                  <v:stroke endarrow="block"/>
                  <o:lock v:ext="edit" shapetype="f"/>
                </v:shape>
                <w10:anchorlock/>
              </v:group>
            </w:pict>
          </mc:Fallback>
        </mc:AlternateContent>
      </w:r>
    </w:p>
    <w:p w14:paraId="4DD6606B" w14:textId="77777777" w:rsidR="00E01A0E" w:rsidRDefault="00E01A0E" w:rsidP="00E01A0E">
      <w:pPr>
        <w:rPr>
          <w:sz w:val="22"/>
          <w:szCs w:val="20"/>
        </w:rPr>
      </w:pPr>
    </w:p>
    <w:p w14:paraId="11340A82" w14:textId="77777777" w:rsidR="006B04E5" w:rsidRDefault="006B04E5" w:rsidP="00E01A0E">
      <w:pPr>
        <w:rPr>
          <w:sz w:val="22"/>
          <w:szCs w:val="20"/>
        </w:rPr>
      </w:pPr>
    </w:p>
    <w:p w14:paraId="489DAA5B" w14:textId="669D7A8E" w:rsidR="00552C80" w:rsidRDefault="00552C80" w:rsidP="004D263F">
      <w:pPr>
        <w:ind w:left="360" w:hanging="360"/>
        <w:jc w:val="both"/>
        <w:rPr>
          <w:sz w:val="22"/>
          <w:szCs w:val="20"/>
        </w:rPr>
      </w:pPr>
      <w:r>
        <w:rPr>
          <w:sz w:val="22"/>
          <w:szCs w:val="20"/>
        </w:rPr>
        <w:t xml:space="preserve">The following factors </w:t>
      </w:r>
      <w:r w:rsidR="00D819DF">
        <w:rPr>
          <w:sz w:val="22"/>
          <w:szCs w:val="20"/>
        </w:rPr>
        <w:t>were</w:t>
      </w:r>
      <w:r>
        <w:rPr>
          <w:sz w:val="22"/>
          <w:szCs w:val="20"/>
        </w:rPr>
        <w:t xml:space="preserve"> </w:t>
      </w:r>
      <w:r w:rsidR="00B60E21">
        <w:rPr>
          <w:sz w:val="22"/>
          <w:szCs w:val="20"/>
        </w:rPr>
        <w:t>considered</w:t>
      </w:r>
      <w:r>
        <w:rPr>
          <w:sz w:val="22"/>
          <w:szCs w:val="20"/>
        </w:rPr>
        <w:t xml:space="preserve"> </w:t>
      </w:r>
      <w:r w:rsidR="00DB07CD">
        <w:rPr>
          <w:sz w:val="22"/>
          <w:szCs w:val="20"/>
        </w:rPr>
        <w:t xml:space="preserve">to arrive at the </w:t>
      </w:r>
      <w:r w:rsidR="00897DFD">
        <w:rPr>
          <w:sz w:val="22"/>
          <w:szCs w:val="20"/>
        </w:rPr>
        <w:t>decision for Performance test,</w:t>
      </w:r>
    </w:p>
    <w:p w14:paraId="7A29157E" w14:textId="77777777" w:rsidR="00897DFD" w:rsidRDefault="00897DFD" w:rsidP="004D263F">
      <w:pPr>
        <w:ind w:left="360" w:hanging="360"/>
        <w:jc w:val="both"/>
        <w:rPr>
          <w:sz w:val="22"/>
          <w:szCs w:val="20"/>
        </w:rPr>
      </w:pPr>
    </w:p>
    <w:tbl>
      <w:tblPr>
        <w:tblStyle w:val="TableGrid"/>
        <w:tblW w:w="0" w:type="auto"/>
        <w:tblInd w:w="360" w:type="dxa"/>
        <w:tblLook w:val="04A0" w:firstRow="1" w:lastRow="0" w:firstColumn="1" w:lastColumn="0" w:noHBand="0" w:noVBand="1"/>
      </w:tblPr>
      <w:tblGrid>
        <w:gridCol w:w="715"/>
        <w:gridCol w:w="3780"/>
        <w:gridCol w:w="1350"/>
        <w:gridCol w:w="3565"/>
      </w:tblGrid>
      <w:tr w:rsidR="00897DFD" w14:paraId="7BCA047F" w14:textId="77777777" w:rsidTr="00451B23">
        <w:tc>
          <w:tcPr>
            <w:tcW w:w="715" w:type="dxa"/>
            <w:shd w:val="clear" w:color="auto" w:fill="FCE16A" w:themeFill="accent1" w:themeFillTint="99"/>
          </w:tcPr>
          <w:p w14:paraId="62963A52" w14:textId="4E7BF112" w:rsidR="00897DFD" w:rsidRPr="002B4A4B" w:rsidRDefault="00897DFD" w:rsidP="002B4A4B">
            <w:pPr>
              <w:jc w:val="center"/>
              <w:rPr>
                <w:b/>
                <w:bCs/>
                <w:sz w:val="22"/>
                <w:szCs w:val="20"/>
              </w:rPr>
            </w:pPr>
            <w:r w:rsidRPr="002B4A4B">
              <w:rPr>
                <w:b/>
                <w:bCs/>
                <w:sz w:val="22"/>
                <w:szCs w:val="20"/>
              </w:rPr>
              <w:t>SL #</w:t>
            </w:r>
          </w:p>
        </w:tc>
        <w:tc>
          <w:tcPr>
            <w:tcW w:w="3780" w:type="dxa"/>
            <w:shd w:val="clear" w:color="auto" w:fill="FCE16A" w:themeFill="accent1" w:themeFillTint="99"/>
          </w:tcPr>
          <w:p w14:paraId="384854F3" w14:textId="024E5EE9" w:rsidR="00897DFD" w:rsidRPr="002B4A4B" w:rsidRDefault="00870676" w:rsidP="004D263F">
            <w:pPr>
              <w:jc w:val="both"/>
              <w:rPr>
                <w:b/>
                <w:bCs/>
                <w:sz w:val="22"/>
                <w:szCs w:val="20"/>
              </w:rPr>
            </w:pPr>
            <w:r>
              <w:rPr>
                <w:b/>
                <w:bCs/>
                <w:sz w:val="22"/>
                <w:szCs w:val="20"/>
              </w:rPr>
              <w:t>Criteria</w:t>
            </w:r>
          </w:p>
        </w:tc>
        <w:tc>
          <w:tcPr>
            <w:tcW w:w="1350" w:type="dxa"/>
            <w:shd w:val="clear" w:color="auto" w:fill="FCE16A" w:themeFill="accent1" w:themeFillTint="99"/>
          </w:tcPr>
          <w:p w14:paraId="49EFBD1A" w14:textId="23A392E4" w:rsidR="00897DFD" w:rsidRPr="002B4A4B" w:rsidRDefault="00870676" w:rsidP="0063088F">
            <w:pPr>
              <w:jc w:val="center"/>
              <w:rPr>
                <w:b/>
                <w:bCs/>
                <w:sz w:val="22"/>
                <w:szCs w:val="20"/>
              </w:rPr>
            </w:pPr>
            <w:r>
              <w:rPr>
                <w:b/>
                <w:bCs/>
                <w:sz w:val="22"/>
                <w:szCs w:val="20"/>
              </w:rPr>
              <w:t>Evaluation</w:t>
            </w:r>
          </w:p>
        </w:tc>
        <w:tc>
          <w:tcPr>
            <w:tcW w:w="3565" w:type="dxa"/>
            <w:shd w:val="clear" w:color="auto" w:fill="FCE16A" w:themeFill="accent1" w:themeFillTint="99"/>
          </w:tcPr>
          <w:p w14:paraId="0D366B96" w14:textId="00B485D2" w:rsidR="00897DFD" w:rsidRPr="002B4A4B" w:rsidRDefault="002B4A4B" w:rsidP="00837B36">
            <w:pPr>
              <w:jc w:val="center"/>
              <w:rPr>
                <w:b/>
                <w:bCs/>
                <w:sz w:val="22"/>
                <w:szCs w:val="20"/>
              </w:rPr>
            </w:pPr>
            <w:r w:rsidRPr="002B4A4B">
              <w:rPr>
                <w:b/>
                <w:bCs/>
                <w:sz w:val="22"/>
                <w:szCs w:val="20"/>
              </w:rPr>
              <w:t>Remarks</w:t>
            </w:r>
          </w:p>
        </w:tc>
      </w:tr>
      <w:tr w:rsidR="00897DFD" w14:paraId="2FA8DE73" w14:textId="77777777" w:rsidTr="0063088F">
        <w:tc>
          <w:tcPr>
            <w:tcW w:w="715" w:type="dxa"/>
          </w:tcPr>
          <w:p w14:paraId="101B8662" w14:textId="287E6E4E" w:rsidR="00897DFD" w:rsidRPr="002B4A4B" w:rsidRDefault="002B4A4B" w:rsidP="002B4A4B">
            <w:pPr>
              <w:jc w:val="center"/>
              <w:rPr>
                <w:sz w:val="20"/>
                <w:szCs w:val="18"/>
              </w:rPr>
            </w:pPr>
            <w:r w:rsidRPr="002B4A4B">
              <w:rPr>
                <w:sz w:val="20"/>
                <w:szCs w:val="18"/>
              </w:rPr>
              <w:t>1</w:t>
            </w:r>
          </w:p>
        </w:tc>
        <w:tc>
          <w:tcPr>
            <w:tcW w:w="3780" w:type="dxa"/>
          </w:tcPr>
          <w:p w14:paraId="0AFF1607" w14:textId="77043D34" w:rsidR="00897DFD" w:rsidRPr="002B4A4B" w:rsidRDefault="002B4A4B" w:rsidP="004D263F">
            <w:pPr>
              <w:jc w:val="both"/>
              <w:rPr>
                <w:color w:val="auto"/>
                <w:sz w:val="20"/>
                <w:szCs w:val="18"/>
              </w:rPr>
            </w:pPr>
            <w:r w:rsidRPr="002B4A4B">
              <w:rPr>
                <w:rFonts w:cs="Arial"/>
                <w:color w:val="auto"/>
                <w:sz w:val="20"/>
                <w:szCs w:val="18"/>
              </w:rPr>
              <w:t>SaaS solution/implementation?</w:t>
            </w:r>
          </w:p>
        </w:tc>
        <w:tc>
          <w:tcPr>
            <w:tcW w:w="1350" w:type="dxa"/>
          </w:tcPr>
          <w:p w14:paraId="76FCB566" w14:textId="3B353FF9" w:rsidR="00897DFD" w:rsidRPr="002B4A4B" w:rsidRDefault="00837B36" w:rsidP="00837B36">
            <w:pPr>
              <w:jc w:val="center"/>
              <w:rPr>
                <w:sz w:val="20"/>
                <w:szCs w:val="18"/>
              </w:rPr>
            </w:pPr>
            <w:r>
              <w:rPr>
                <w:sz w:val="20"/>
                <w:szCs w:val="18"/>
              </w:rPr>
              <w:t>No</w:t>
            </w:r>
          </w:p>
        </w:tc>
        <w:tc>
          <w:tcPr>
            <w:tcW w:w="3565" w:type="dxa"/>
          </w:tcPr>
          <w:p w14:paraId="57C8065C" w14:textId="53767EEE" w:rsidR="00897DFD" w:rsidRPr="002B4A4B" w:rsidRDefault="00765179" w:rsidP="004D263F">
            <w:pPr>
              <w:jc w:val="both"/>
              <w:rPr>
                <w:sz w:val="20"/>
                <w:szCs w:val="18"/>
              </w:rPr>
            </w:pPr>
            <w:r>
              <w:rPr>
                <w:sz w:val="20"/>
                <w:szCs w:val="18"/>
              </w:rPr>
              <w:t xml:space="preserve">Application is designed &amp; built </w:t>
            </w:r>
            <w:r w:rsidR="002F0FD7">
              <w:rPr>
                <w:sz w:val="20"/>
                <w:szCs w:val="18"/>
              </w:rPr>
              <w:t>Shell in-house</w:t>
            </w:r>
            <w:r>
              <w:rPr>
                <w:sz w:val="20"/>
                <w:szCs w:val="18"/>
              </w:rPr>
              <w:t xml:space="preserve"> </w:t>
            </w:r>
          </w:p>
        </w:tc>
      </w:tr>
      <w:tr w:rsidR="00897DFD" w14:paraId="69714D74" w14:textId="77777777" w:rsidTr="0063088F">
        <w:tc>
          <w:tcPr>
            <w:tcW w:w="715" w:type="dxa"/>
          </w:tcPr>
          <w:p w14:paraId="7C6AB23F" w14:textId="78ACEDA5" w:rsidR="00897DFD" w:rsidRPr="002B4A4B" w:rsidRDefault="002B4A4B" w:rsidP="002B4A4B">
            <w:pPr>
              <w:jc w:val="center"/>
              <w:rPr>
                <w:sz w:val="20"/>
                <w:szCs w:val="18"/>
              </w:rPr>
            </w:pPr>
            <w:r w:rsidRPr="002B4A4B">
              <w:rPr>
                <w:sz w:val="20"/>
                <w:szCs w:val="18"/>
              </w:rPr>
              <w:t>2</w:t>
            </w:r>
          </w:p>
        </w:tc>
        <w:tc>
          <w:tcPr>
            <w:tcW w:w="3780" w:type="dxa"/>
          </w:tcPr>
          <w:p w14:paraId="24451E3D" w14:textId="509E3CEA" w:rsidR="00897DFD" w:rsidRPr="002B4A4B" w:rsidRDefault="002B4A4B" w:rsidP="004D263F">
            <w:pPr>
              <w:jc w:val="both"/>
              <w:rPr>
                <w:color w:val="auto"/>
                <w:sz w:val="20"/>
                <w:szCs w:val="18"/>
              </w:rPr>
            </w:pPr>
            <w:r w:rsidRPr="002B4A4B">
              <w:rPr>
                <w:rFonts w:cs="Arial"/>
                <w:color w:val="auto"/>
                <w:sz w:val="20"/>
                <w:szCs w:val="18"/>
              </w:rPr>
              <w:t>Any New Technology/ Migration/ Upgrades involved?</w:t>
            </w:r>
          </w:p>
        </w:tc>
        <w:tc>
          <w:tcPr>
            <w:tcW w:w="1350" w:type="dxa"/>
          </w:tcPr>
          <w:p w14:paraId="0AA5CDAD" w14:textId="0A6EE881" w:rsidR="00897DFD" w:rsidRPr="002B4A4B" w:rsidRDefault="00F32070" w:rsidP="00837B36">
            <w:pPr>
              <w:jc w:val="center"/>
              <w:rPr>
                <w:sz w:val="20"/>
                <w:szCs w:val="18"/>
              </w:rPr>
            </w:pPr>
            <w:r>
              <w:rPr>
                <w:sz w:val="20"/>
                <w:szCs w:val="18"/>
              </w:rPr>
              <w:t>Yes</w:t>
            </w:r>
          </w:p>
        </w:tc>
        <w:tc>
          <w:tcPr>
            <w:tcW w:w="3565" w:type="dxa"/>
          </w:tcPr>
          <w:p w14:paraId="15D00C37" w14:textId="0ADA2C3F" w:rsidR="00897DFD" w:rsidRPr="002B4A4B" w:rsidRDefault="00F32070" w:rsidP="004D263F">
            <w:pPr>
              <w:jc w:val="both"/>
              <w:rPr>
                <w:sz w:val="20"/>
                <w:szCs w:val="18"/>
              </w:rPr>
            </w:pPr>
            <w:r>
              <w:rPr>
                <w:sz w:val="20"/>
                <w:szCs w:val="18"/>
              </w:rPr>
              <w:t xml:space="preserve">Introduced Cypress </w:t>
            </w:r>
            <w:r w:rsidR="008878F6">
              <w:rPr>
                <w:sz w:val="20"/>
                <w:szCs w:val="18"/>
              </w:rPr>
              <w:t xml:space="preserve">to implement some of the UI elements </w:t>
            </w:r>
          </w:p>
        </w:tc>
      </w:tr>
      <w:tr w:rsidR="00897DFD" w14:paraId="0AA89653" w14:textId="77777777" w:rsidTr="0063088F">
        <w:tc>
          <w:tcPr>
            <w:tcW w:w="715" w:type="dxa"/>
          </w:tcPr>
          <w:p w14:paraId="3AB5532D" w14:textId="53A2439D" w:rsidR="00897DFD" w:rsidRPr="002B4A4B" w:rsidRDefault="002B4A4B" w:rsidP="002B4A4B">
            <w:pPr>
              <w:jc w:val="center"/>
              <w:rPr>
                <w:sz w:val="20"/>
                <w:szCs w:val="18"/>
              </w:rPr>
            </w:pPr>
            <w:r w:rsidRPr="002B4A4B">
              <w:rPr>
                <w:sz w:val="20"/>
                <w:szCs w:val="18"/>
              </w:rPr>
              <w:t>3</w:t>
            </w:r>
          </w:p>
        </w:tc>
        <w:tc>
          <w:tcPr>
            <w:tcW w:w="3780" w:type="dxa"/>
          </w:tcPr>
          <w:p w14:paraId="5944BEBC" w14:textId="1F581230" w:rsidR="00897DFD" w:rsidRPr="002B4A4B" w:rsidRDefault="002B4A4B" w:rsidP="004D263F">
            <w:pPr>
              <w:jc w:val="both"/>
              <w:rPr>
                <w:color w:val="auto"/>
                <w:sz w:val="20"/>
                <w:szCs w:val="18"/>
              </w:rPr>
            </w:pPr>
            <w:r w:rsidRPr="002B4A4B">
              <w:rPr>
                <w:rFonts w:cs="Arial"/>
                <w:color w:val="auto"/>
                <w:sz w:val="20"/>
                <w:szCs w:val="18"/>
              </w:rPr>
              <w:t>Is Slow Performance in application observed?</w:t>
            </w:r>
          </w:p>
        </w:tc>
        <w:tc>
          <w:tcPr>
            <w:tcW w:w="1350" w:type="dxa"/>
          </w:tcPr>
          <w:p w14:paraId="3D5626E3" w14:textId="6BFB8507" w:rsidR="00897DFD" w:rsidRPr="002B4A4B" w:rsidRDefault="003E781F" w:rsidP="00837B36">
            <w:pPr>
              <w:jc w:val="center"/>
              <w:rPr>
                <w:sz w:val="20"/>
                <w:szCs w:val="18"/>
              </w:rPr>
            </w:pPr>
            <w:r>
              <w:rPr>
                <w:sz w:val="20"/>
                <w:szCs w:val="18"/>
              </w:rPr>
              <w:t>No</w:t>
            </w:r>
          </w:p>
        </w:tc>
        <w:tc>
          <w:tcPr>
            <w:tcW w:w="3565" w:type="dxa"/>
          </w:tcPr>
          <w:p w14:paraId="2D1E9E38" w14:textId="463188E3" w:rsidR="00897DFD" w:rsidRPr="002B4A4B" w:rsidRDefault="00CF68BC" w:rsidP="004D263F">
            <w:pPr>
              <w:jc w:val="both"/>
              <w:rPr>
                <w:sz w:val="20"/>
                <w:szCs w:val="18"/>
              </w:rPr>
            </w:pPr>
            <w:r>
              <w:rPr>
                <w:sz w:val="20"/>
                <w:szCs w:val="18"/>
              </w:rPr>
              <w:t xml:space="preserve">Test results from previous Performance test (Feb’23) indicate response times to be stable and in general low, however, </w:t>
            </w:r>
            <w:r w:rsidR="00D05AF6">
              <w:rPr>
                <w:sz w:val="20"/>
                <w:szCs w:val="18"/>
              </w:rPr>
              <w:t>application has</w:t>
            </w:r>
            <w:r>
              <w:rPr>
                <w:sz w:val="20"/>
                <w:szCs w:val="18"/>
              </w:rPr>
              <w:t xml:space="preserve"> since undergone major UI enhancements.</w:t>
            </w:r>
          </w:p>
        </w:tc>
      </w:tr>
      <w:tr w:rsidR="00897DFD" w14:paraId="4AD7AADB" w14:textId="77777777" w:rsidTr="00450030">
        <w:tc>
          <w:tcPr>
            <w:tcW w:w="715" w:type="dxa"/>
          </w:tcPr>
          <w:p w14:paraId="009BA8AD" w14:textId="1308AF1C" w:rsidR="00897DFD" w:rsidRPr="002B4A4B" w:rsidRDefault="002B4A4B" w:rsidP="002B4A4B">
            <w:pPr>
              <w:jc w:val="center"/>
              <w:rPr>
                <w:sz w:val="20"/>
                <w:szCs w:val="18"/>
              </w:rPr>
            </w:pPr>
            <w:r w:rsidRPr="002B4A4B">
              <w:rPr>
                <w:sz w:val="20"/>
                <w:szCs w:val="18"/>
              </w:rPr>
              <w:t>4</w:t>
            </w:r>
          </w:p>
        </w:tc>
        <w:tc>
          <w:tcPr>
            <w:tcW w:w="3780" w:type="dxa"/>
            <w:shd w:val="clear" w:color="auto" w:fill="auto"/>
          </w:tcPr>
          <w:p w14:paraId="6EA2A300" w14:textId="53BB772B" w:rsidR="00897DFD" w:rsidRPr="002B4A4B" w:rsidRDefault="002B4A4B" w:rsidP="004D263F">
            <w:pPr>
              <w:jc w:val="both"/>
              <w:rPr>
                <w:color w:val="auto"/>
                <w:sz w:val="20"/>
                <w:szCs w:val="18"/>
              </w:rPr>
            </w:pPr>
            <w:r w:rsidRPr="002B4A4B">
              <w:rPr>
                <w:rFonts w:cs="Arial"/>
                <w:color w:val="auto"/>
                <w:sz w:val="20"/>
                <w:szCs w:val="18"/>
              </w:rPr>
              <w:t>Is number of concurrent users expected to be high in number?</w:t>
            </w:r>
          </w:p>
        </w:tc>
        <w:tc>
          <w:tcPr>
            <w:tcW w:w="1350" w:type="dxa"/>
            <w:shd w:val="clear" w:color="auto" w:fill="auto"/>
          </w:tcPr>
          <w:p w14:paraId="70543301" w14:textId="6A7AAA6E" w:rsidR="00897DFD" w:rsidRPr="002B4A4B" w:rsidRDefault="00F32EDA" w:rsidP="00837B36">
            <w:pPr>
              <w:jc w:val="center"/>
              <w:rPr>
                <w:sz w:val="20"/>
                <w:szCs w:val="18"/>
              </w:rPr>
            </w:pPr>
            <w:r>
              <w:rPr>
                <w:sz w:val="20"/>
                <w:szCs w:val="18"/>
              </w:rPr>
              <w:t>Yes</w:t>
            </w:r>
          </w:p>
        </w:tc>
        <w:tc>
          <w:tcPr>
            <w:tcW w:w="3565" w:type="dxa"/>
            <w:shd w:val="clear" w:color="auto" w:fill="auto"/>
          </w:tcPr>
          <w:p w14:paraId="6935AA6B" w14:textId="3A710F48" w:rsidR="00897DFD" w:rsidRPr="002B4A4B" w:rsidRDefault="003B405E" w:rsidP="004D263F">
            <w:pPr>
              <w:jc w:val="both"/>
              <w:rPr>
                <w:sz w:val="20"/>
                <w:szCs w:val="18"/>
              </w:rPr>
            </w:pPr>
            <w:r>
              <w:rPr>
                <w:sz w:val="20"/>
                <w:szCs w:val="18"/>
              </w:rPr>
              <w:t xml:space="preserve">Expected </w:t>
            </w:r>
            <w:r w:rsidR="006660E3">
              <w:rPr>
                <w:sz w:val="20"/>
                <w:szCs w:val="18"/>
              </w:rPr>
              <w:t>c</w:t>
            </w:r>
            <w:r>
              <w:rPr>
                <w:sz w:val="20"/>
                <w:szCs w:val="18"/>
              </w:rPr>
              <w:t xml:space="preserve">urrent User base is </w:t>
            </w:r>
            <w:r w:rsidR="006660E3">
              <w:rPr>
                <w:sz w:val="20"/>
                <w:szCs w:val="18"/>
              </w:rPr>
              <w:t xml:space="preserve">upto </w:t>
            </w:r>
            <w:r w:rsidR="007E3684">
              <w:rPr>
                <w:sz w:val="20"/>
                <w:szCs w:val="18"/>
              </w:rPr>
              <w:t>20</w:t>
            </w:r>
            <w:r>
              <w:rPr>
                <w:sz w:val="20"/>
                <w:szCs w:val="18"/>
              </w:rPr>
              <w:t xml:space="preserve"> Users, however, a </w:t>
            </w:r>
            <w:proofErr w:type="gramStart"/>
            <w:r>
              <w:rPr>
                <w:sz w:val="20"/>
                <w:szCs w:val="18"/>
              </w:rPr>
              <w:t>User</w:t>
            </w:r>
            <w:proofErr w:type="gramEnd"/>
            <w:r>
              <w:rPr>
                <w:sz w:val="20"/>
                <w:szCs w:val="18"/>
              </w:rPr>
              <w:t xml:space="preserve"> base in multiples of 50, 100 &amp; 200 will be simulated to address any </w:t>
            </w:r>
            <w:r w:rsidR="0080476E">
              <w:rPr>
                <w:sz w:val="20"/>
                <w:szCs w:val="18"/>
              </w:rPr>
              <w:t xml:space="preserve">future </w:t>
            </w:r>
            <w:r>
              <w:rPr>
                <w:sz w:val="20"/>
                <w:szCs w:val="18"/>
              </w:rPr>
              <w:t>contingency.</w:t>
            </w:r>
          </w:p>
        </w:tc>
      </w:tr>
      <w:tr w:rsidR="002B4A4B" w14:paraId="3304A106" w14:textId="77777777" w:rsidTr="0063088F">
        <w:tc>
          <w:tcPr>
            <w:tcW w:w="715" w:type="dxa"/>
          </w:tcPr>
          <w:p w14:paraId="6B6AB8E5" w14:textId="4F328D2D" w:rsidR="002B4A4B" w:rsidRPr="002B4A4B" w:rsidRDefault="002B4A4B" w:rsidP="002B4A4B">
            <w:pPr>
              <w:jc w:val="center"/>
              <w:rPr>
                <w:sz w:val="20"/>
                <w:szCs w:val="18"/>
              </w:rPr>
            </w:pPr>
            <w:r w:rsidRPr="002B4A4B">
              <w:rPr>
                <w:sz w:val="20"/>
                <w:szCs w:val="18"/>
              </w:rPr>
              <w:t>5</w:t>
            </w:r>
          </w:p>
        </w:tc>
        <w:tc>
          <w:tcPr>
            <w:tcW w:w="3780" w:type="dxa"/>
          </w:tcPr>
          <w:p w14:paraId="784428DE" w14:textId="10EB1E67" w:rsidR="002B4A4B" w:rsidRPr="002B4A4B" w:rsidRDefault="002B4A4B" w:rsidP="004D263F">
            <w:pPr>
              <w:jc w:val="both"/>
              <w:rPr>
                <w:rFonts w:cs="Arial"/>
                <w:color w:val="auto"/>
                <w:sz w:val="20"/>
                <w:szCs w:val="18"/>
              </w:rPr>
            </w:pPr>
            <w:r w:rsidRPr="002B4A4B">
              <w:rPr>
                <w:rFonts w:cs="Arial"/>
                <w:color w:val="auto"/>
                <w:sz w:val="20"/>
                <w:szCs w:val="18"/>
              </w:rPr>
              <w:t>Any new interface is introduced?</w:t>
            </w:r>
          </w:p>
        </w:tc>
        <w:tc>
          <w:tcPr>
            <w:tcW w:w="1350" w:type="dxa"/>
          </w:tcPr>
          <w:p w14:paraId="69E0BA44" w14:textId="138FD995" w:rsidR="002B4A4B" w:rsidRPr="002B4A4B" w:rsidRDefault="001658AE" w:rsidP="00837B36">
            <w:pPr>
              <w:jc w:val="center"/>
              <w:rPr>
                <w:sz w:val="20"/>
                <w:szCs w:val="18"/>
              </w:rPr>
            </w:pPr>
            <w:r>
              <w:rPr>
                <w:sz w:val="20"/>
                <w:szCs w:val="18"/>
              </w:rPr>
              <w:t>No</w:t>
            </w:r>
          </w:p>
        </w:tc>
        <w:tc>
          <w:tcPr>
            <w:tcW w:w="3565" w:type="dxa"/>
          </w:tcPr>
          <w:p w14:paraId="6D56B903" w14:textId="77777777" w:rsidR="002B4A4B" w:rsidRPr="002B4A4B" w:rsidRDefault="002B4A4B" w:rsidP="004D263F">
            <w:pPr>
              <w:jc w:val="both"/>
              <w:rPr>
                <w:sz w:val="20"/>
                <w:szCs w:val="18"/>
              </w:rPr>
            </w:pPr>
          </w:p>
        </w:tc>
      </w:tr>
      <w:tr w:rsidR="002B4A4B" w14:paraId="24AD66B7" w14:textId="77777777" w:rsidTr="0063088F">
        <w:tc>
          <w:tcPr>
            <w:tcW w:w="715" w:type="dxa"/>
          </w:tcPr>
          <w:p w14:paraId="71B8A96D" w14:textId="2B4A3873" w:rsidR="002B4A4B" w:rsidRPr="002B4A4B" w:rsidRDefault="002B4A4B" w:rsidP="002B4A4B">
            <w:pPr>
              <w:jc w:val="center"/>
              <w:rPr>
                <w:sz w:val="20"/>
                <w:szCs w:val="18"/>
              </w:rPr>
            </w:pPr>
            <w:r w:rsidRPr="002B4A4B">
              <w:rPr>
                <w:sz w:val="20"/>
                <w:szCs w:val="18"/>
              </w:rPr>
              <w:t>6</w:t>
            </w:r>
          </w:p>
        </w:tc>
        <w:tc>
          <w:tcPr>
            <w:tcW w:w="3780" w:type="dxa"/>
          </w:tcPr>
          <w:p w14:paraId="5448A7FE" w14:textId="4D3265C6" w:rsidR="002B4A4B" w:rsidRPr="002B4A4B" w:rsidRDefault="002B4A4B" w:rsidP="004D263F">
            <w:pPr>
              <w:jc w:val="both"/>
              <w:rPr>
                <w:rFonts w:cs="Arial"/>
                <w:color w:val="auto"/>
                <w:sz w:val="20"/>
                <w:szCs w:val="18"/>
              </w:rPr>
            </w:pPr>
            <w:r w:rsidRPr="002B4A4B">
              <w:rPr>
                <w:rFonts w:cs="Arial"/>
                <w:color w:val="auto"/>
                <w:sz w:val="20"/>
                <w:szCs w:val="18"/>
              </w:rPr>
              <w:t>Any new Infrastructure/ Datacentres included?</w:t>
            </w:r>
          </w:p>
        </w:tc>
        <w:tc>
          <w:tcPr>
            <w:tcW w:w="1350" w:type="dxa"/>
          </w:tcPr>
          <w:p w14:paraId="02619C9C" w14:textId="68B338EE" w:rsidR="002B4A4B" w:rsidRPr="002B4A4B" w:rsidRDefault="001658AE" w:rsidP="00837B36">
            <w:pPr>
              <w:jc w:val="center"/>
              <w:rPr>
                <w:sz w:val="20"/>
                <w:szCs w:val="18"/>
              </w:rPr>
            </w:pPr>
            <w:r>
              <w:rPr>
                <w:sz w:val="20"/>
                <w:szCs w:val="18"/>
              </w:rPr>
              <w:t>Yes</w:t>
            </w:r>
          </w:p>
        </w:tc>
        <w:tc>
          <w:tcPr>
            <w:tcW w:w="3565" w:type="dxa"/>
          </w:tcPr>
          <w:p w14:paraId="75C1BE45" w14:textId="201EB598" w:rsidR="002B4A4B" w:rsidRPr="002B4A4B" w:rsidRDefault="001658AE" w:rsidP="004D263F">
            <w:pPr>
              <w:jc w:val="both"/>
              <w:rPr>
                <w:sz w:val="20"/>
                <w:szCs w:val="18"/>
              </w:rPr>
            </w:pPr>
            <w:r>
              <w:rPr>
                <w:sz w:val="20"/>
                <w:szCs w:val="18"/>
              </w:rPr>
              <w:t xml:space="preserve">A new </w:t>
            </w:r>
            <w:r w:rsidR="00D35A20">
              <w:rPr>
                <w:sz w:val="20"/>
                <w:szCs w:val="18"/>
              </w:rPr>
              <w:t xml:space="preserve">table in 3D Database </w:t>
            </w:r>
            <w:r w:rsidR="00350F0C">
              <w:rPr>
                <w:sz w:val="20"/>
                <w:szCs w:val="18"/>
              </w:rPr>
              <w:t xml:space="preserve">is created </w:t>
            </w:r>
            <w:r w:rsidR="00D35A20">
              <w:rPr>
                <w:sz w:val="20"/>
                <w:szCs w:val="18"/>
              </w:rPr>
              <w:t xml:space="preserve">to source the </w:t>
            </w:r>
            <w:r w:rsidR="00850D37">
              <w:rPr>
                <w:sz w:val="20"/>
                <w:szCs w:val="18"/>
              </w:rPr>
              <w:t xml:space="preserve">Scenario </w:t>
            </w:r>
            <w:r w:rsidR="00242B59">
              <w:rPr>
                <w:sz w:val="20"/>
                <w:szCs w:val="18"/>
              </w:rPr>
              <w:t>data to Orbital at regular frequency (~05 mins)</w:t>
            </w:r>
          </w:p>
        </w:tc>
      </w:tr>
      <w:tr w:rsidR="002B4A4B" w14:paraId="157927DF" w14:textId="77777777" w:rsidTr="0063088F">
        <w:tc>
          <w:tcPr>
            <w:tcW w:w="715" w:type="dxa"/>
          </w:tcPr>
          <w:p w14:paraId="3675EF13" w14:textId="45EDB5D2" w:rsidR="002B4A4B" w:rsidRPr="002B4A4B" w:rsidRDefault="002B4A4B" w:rsidP="002B4A4B">
            <w:pPr>
              <w:jc w:val="center"/>
              <w:rPr>
                <w:sz w:val="20"/>
                <w:szCs w:val="18"/>
              </w:rPr>
            </w:pPr>
            <w:r w:rsidRPr="002B4A4B">
              <w:rPr>
                <w:sz w:val="20"/>
                <w:szCs w:val="18"/>
              </w:rPr>
              <w:t>7</w:t>
            </w:r>
          </w:p>
        </w:tc>
        <w:tc>
          <w:tcPr>
            <w:tcW w:w="3780" w:type="dxa"/>
          </w:tcPr>
          <w:p w14:paraId="656179C0" w14:textId="4933D762" w:rsidR="002B4A4B" w:rsidRPr="002B4A4B" w:rsidRDefault="002B4A4B" w:rsidP="004D263F">
            <w:pPr>
              <w:jc w:val="both"/>
              <w:rPr>
                <w:rFonts w:cs="Arial"/>
                <w:color w:val="auto"/>
                <w:sz w:val="20"/>
                <w:szCs w:val="18"/>
              </w:rPr>
            </w:pPr>
            <w:r w:rsidRPr="002B4A4B">
              <w:rPr>
                <w:rFonts w:cs="Arial"/>
                <w:color w:val="auto"/>
                <w:sz w:val="20"/>
                <w:szCs w:val="18"/>
              </w:rPr>
              <w:t>Any issues in Response time observed?</w:t>
            </w:r>
          </w:p>
        </w:tc>
        <w:tc>
          <w:tcPr>
            <w:tcW w:w="1350" w:type="dxa"/>
          </w:tcPr>
          <w:p w14:paraId="6788B063" w14:textId="3F28F9CA" w:rsidR="002B4A4B" w:rsidRPr="002B4A4B" w:rsidRDefault="00B6657A" w:rsidP="00837B36">
            <w:pPr>
              <w:jc w:val="center"/>
              <w:rPr>
                <w:sz w:val="20"/>
                <w:szCs w:val="18"/>
              </w:rPr>
            </w:pPr>
            <w:r>
              <w:rPr>
                <w:sz w:val="20"/>
                <w:szCs w:val="18"/>
              </w:rPr>
              <w:t>No</w:t>
            </w:r>
          </w:p>
        </w:tc>
        <w:tc>
          <w:tcPr>
            <w:tcW w:w="3565" w:type="dxa"/>
          </w:tcPr>
          <w:p w14:paraId="01E3A68D" w14:textId="2E059F06" w:rsidR="002B4A4B" w:rsidRPr="002B4A4B" w:rsidRDefault="00BD2741" w:rsidP="004D263F">
            <w:pPr>
              <w:jc w:val="both"/>
              <w:rPr>
                <w:sz w:val="20"/>
                <w:szCs w:val="18"/>
              </w:rPr>
            </w:pPr>
            <w:r>
              <w:rPr>
                <w:sz w:val="20"/>
                <w:szCs w:val="18"/>
              </w:rPr>
              <w:t>QA test</w:t>
            </w:r>
            <w:r w:rsidR="007326A8">
              <w:rPr>
                <w:sz w:val="20"/>
                <w:szCs w:val="18"/>
              </w:rPr>
              <w:t xml:space="preserve"> phase</w:t>
            </w:r>
            <w:r>
              <w:rPr>
                <w:sz w:val="20"/>
                <w:szCs w:val="18"/>
              </w:rPr>
              <w:t xml:space="preserve"> in progress</w:t>
            </w:r>
          </w:p>
        </w:tc>
      </w:tr>
      <w:tr w:rsidR="002B4A4B" w14:paraId="4C17BE56" w14:textId="77777777" w:rsidTr="0063088F">
        <w:tc>
          <w:tcPr>
            <w:tcW w:w="715" w:type="dxa"/>
          </w:tcPr>
          <w:p w14:paraId="0CA7FE78" w14:textId="4B651394" w:rsidR="002B4A4B" w:rsidRPr="002B4A4B" w:rsidRDefault="002B4A4B" w:rsidP="002B4A4B">
            <w:pPr>
              <w:jc w:val="center"/>
              <w:rPr>
                <w:sz w:val="20"/>
                <w:szCs w:val="18"/>
              </w:rPr>
            </w:pPr>
            <w:r w:rsidRPr="002B4A4B">
              <w:rPr>
                <w:sz w:val="20"/>
                <w:szCs w:val="18"/>
              </w:rPr>
              <w:t>8</w:t>
            </w:r>
          </w:p>
        </w:tc>
        <w:tc>
          <w:tcPr>
            <w:tcW w:w="3780" w:type="dxa"/>
          </w:tcPr>
          <w:p w14:paraId="23DA0A47" w14:textId="2A15448A" w:rsidR="002B4A4B" w:rsidRPr="002B4A4B" w:rsidRDefault="002B4A4B" w:rsidP="004D263F">
            <w:pPr>
              <w:jc w:val="both"/>
              <w:rPr>
                <w:rFonts w:cs="Arial"/>
                <w:color w:val="auto"/>
                <w:sz w:val="20"/>
                <w:szCs w:val="18"/>
              </w:rPr>
            </w:pPr>
            <w:r w:rsidRPr="002B4A4B">
              <w:rPr>
                <w:rFonts w:cs="Arial"/>
                <w:color w:val="auto"/>
                <w:sz w:val="20"/>
                <w:szCs w:val="18"/>
              </w:rPr>
              <w:t>Any load is expected than usual? (Ex: Peak periods)</w:t>
            </w:r>
          </w:p>
        </w:tc>
        <w:tc>
          <w:tcPr>
            <w:tcW w:w="1350" w:type="dxa"/>
          </w:tcPr>
          <w:p w14:paraId="7EC9009C" w14:textId="19A48D97" w:rsidR="002B4A4B" w:rsidRPr="002B4A4B" w:rsidRDefault="00752473" w:rsidP="00837B36">
            <w:pPr>
              <w:jc w:val="center"/>
              <w:rPr>
                <w:sz w:val="20"/>
                <w:szCs w:val="18"/>
              </w:rPr>
            </w:pPr>
            <w:r>
              <w:rPr>
                <w:sz w:val="20"/>
                <w:szCs w:val="18"/>
              </w:rPr>
              <w:t>No</w:t>
            </w:r>
          </w:p>
        </w:tc>
        <w:tc>
          <w:tcPr>
            <w:tcW w:w="3565" w:type="dxa"/>
          </w:tcPr>
          <w:p w14:paraId="00295112" w14:textId="18B17082" w:rsidR="002B4A4B" w:rsidRPr="002B4A4B" w:rsidRDefault="00DE4F89" w:rsidP="004D263F">
            <w:pPr>
              <w:jc w:val="both"/>
              <w:rPr>
                <w:sz w:val="20"/>
                <w:szCs w:val="18"/>
              </w:rPr>
            </w:pPr>
            <w:r>
              <w:rPr>
                <w:sz w:val="20"/>
                <w:szCs w:val="18"/>
              </w:rPr>
              <w:t>This will be evaluated further with each Release</w:t>
            </w:r>
          </w:p>
        </w:tc>
      </w:tr>
      <w:tr w:rsidR="002B4A4B" w14:paraId="6D602A3D" w14:textId="77777777" w:rsidTr="0063088F">
        <w:tc>
          <w:tcPr>
            <w:tcW w:w="715" w:type="dxa"/>
          </w:tcPr>
          <w:p w14:paraId="20CC49E0" w14:textId="5A5E011A" w:rsidR="002B4A4B" w:rsidRPr="002B4A4B" w:rsidRDefault="002B4A4B" w:rsidP="002B4A4B">
            <w:pPr>
              <w:jc w:val="center"/>
              <w:rPr>
                <w:sz w:val="20"/>
                <w:szCs w:val="18"/>
              </w:rPr>
            </w:pPr>
            <w:r w:rsidRPr="002B4A4B">
              <w:rPr>
                <w:sz w:val="20"/>
                <w:szCs w:val="18"/>
              </w:rPr>
              <w:t>9</w:t>
            </w:r>
          </w:p>
        </w:tc>
        <w:tc>
          <w:tcPr>
            <w:tcW w:w="3780" w:type="dxa"/>
          </w:tcPr>
          <w:p w14:paraId="583ACECB" w14:textId="5F304899" w:rsidR="002B4A4B" w:rsidRPr="002B4A4B" w:rsidRDefault="002B4A4B" w:rsidP="004D263F">
            <w:pPr>
              <w:jc w:val="both"/>
              <w:rPr>
                <w:rFonts w:cs="Arial"/>
                <w:color w:val="auto"/>
                <w:sz w:val="20"/>
                <w:szCs w:val="18"/>
              </w:rPr>
            </w:pPr>
            <w:r w:rsidRPr="002B4A4B">
              <w:rPr>
                <w:rFonts w:cs="Arial"/>
                <w:color w:val="auto"/>
                <w:sz w:val="20"/>
                <w:szCs w:val="18"/>
              </w:rPr>
              <w:t>Is geographical location different than roll out and app hosting server?</w:t>
            </w:r>
          </w:p>
        </w:tc>
        <w:tc>
          <w:tcPr>
            <w:tcW w:w="1350" w:type="dxa"/>
          </w:tcPr>
          <w:p w14:paraId="631C3954" w14:textId="21D86375" w:rsidR="002B4A4B" w:rsidRPr="002B4A4B" w:rsidRDefault="00DE4F89" w:rsidP="00837B36">
            <w:pPr>
              <w:jc w:val="center"/>
              <w:rPr>
                <w:sz w:val="20"/>
                <w:szCs w:val="18"/>
              </w:rPr>
            </w:pPr>
            <w:r>
              <w:rPr>
                <w:sz w:val="20"/>
                <w:szCs w:val="18"/>
              </w:rPr>
              <w:t>Yes</w:t>
            </w:r>
          </w:p>
        </w:tc>
        <w:tc>
          <w:tcPr>
            <w:tcW w:w="3565" w:type="dxa"/>
          </w:tcPr>
          <w:p w14:paraId="4CD047D2" w14:textId="45D69EEB" w:rsidR="002B4A4B" w:rsidRPr="002B4A4B" w:rsidRDefault="00DE4F89" w:rsidP="004D263F">
            <w:pPr>
              <w:jc w:val="both"/>
              <w:rPr>
                <w:sz w:val="20"/>
                <w:szCs w:val="18"/>
              </w:rPr>
            </w:pPr>
            <w:r>
              <w:rPr>
                <w:sz w:val="20"/>
                <w:szCs w:val="18"/>
              </w:rPr>
              <w:t xml:space="preserve">OTs are </w:t>
            </w:r>
            <w:r w:rsidR="00A92E0C">
              <w:rPr>
                <w:sz w:val="20"/>
                <w:szCs w:val="18"/>
              </w:rPr>
              <w:t xml:space="preserve">based out of </w:t>
            </w:r>
            <w:r>
              <w:rPr>
                <w:sz w:val="20"/>
                <w:szCs w:val="18"/>
              </w:rPr>
              <w:t xml:space="preserve">3 </w:t>
            </w:r>
            <w:r w:rsidR="007E0BFF">
              <w:rPr>
                <w:sz w:val="20"/>
                <w:szCs w:val="18"/>
              </w:rPr>
              <w:t>geographical locations (UK, UAE &amp; Singapore)</w:t>
            </w:r>
          </w:p>
        </w:tc>
      </w:tr>
    </w:tbl>
    <w:p w14:paraId="19CD2FB5" w14:textId="77777777" w:rsidR="00897DFD" w:rsidRDefault="00897DFD" w:rsidP="004D263F">
      <w:pPr>
        <w:ind w:left="360" w:hanging="360"/>
        <w:jc w:val="both"/>
        <w:rPr>
          <w:sz w:val="22"/>
          <w:szCs w:val="20"/>
        </w:rPr>
      </w:pPr>
    </w:p>
    <w:p w14:paraId="5B14AD8D" w14:textId="6D635181" w:rsidR="00897DFD" w:rsidRPr="00297E95" w:rsidRDefault="00E9100D" w:rsidP="004D263F">
      <w:pPr>
        <w:ind w:left="360" w:hanging="360"/>
        <w:jc w:val="both"/>
        <w:rPr>
          <w:b/>
          <w:bCs/>
          <w:sz w:val="22"/>
          <w:szCs w:val="20"/>
        </w:rPr>
      </w:pPr>
      <w:r>
        <w:rPr>
          <w:b/>
          <w:bCs/>
          <w:sz w:val="28"/>
          <w:szCs w:val="24"/>
        </w:rPr>
        <w:t>Performance</w:t>
      </w:r>
      <w:r w:rsidR="00297E95" w:rsidRPr="00297E95">
        <w:rPr>
          <w:b/>
          <w:bCs/>
          <w:sz w:val="28"/>
          <w:szCs w:val="24"/>
        </w:rPr>
        <w:t xml:space="preserve"> Scope</w:t>
      </w:r>
    </w:p>
    <w:p w14:paraId="507EA55D" w14:textId="591FEAFF" w:rsidR="00421A6B" w:rsidRDefault="00CD05E6" w:rsidP="009E37D3">
      <w:pPr>
        <w:jc w:val="both"/>
        <w:rPr>
          <w:sz w:val="22"/>
          <w:szCs w:val="20"/>
        </w:rPr>
      </w:pPr>
      <w:r>
        <w:rPr>
          <w:sz w:val="22"/>
          <w:szCs w:val="20"/>
        </w:rPr>
        <w:t>Based on the above factors</w:t>
      </w:r>
      <w:r w:rsidR="00817ECD">
        <w:rPr>
          <w:sz w:val="22"/>
          <w:szCs w:val="20"/>
        </w:rPr>
        <w:t xml:space="preserve"> and </w:t>
      </w:r>
      <w:r w:rsidR="00693563">
        <w:rPr>
          <w:sz w:val="22"/>
          <w:szCs w:val="20"/>
        </w:rPr>
        <w:t xml:space="preserve">Design changes </w:t>
      </w:r>
      <w:r w:rsidR="00421A6B">
        <w:rPr>
          <w:sz w:val="22"/>
          <w:szCs w:val="20"/>
        </w:rPr>
        <w:t>implemented for Soft Launch Release</w:t>
      </w:r>
      <w:r w:rsidR="002374E0">
        <w:rPr>
          <w:sz w:val="22"/>
          <w:szCs w:val="20"/>
        </w:rPr>
        <w:t>, the following</w:t>
      </w:r>
      <w:r w:rsidR="000566E6">
        <w:rPr>
          <w:sz w:val="22"/>
          <w:szCs w:val="20"/>
        </w:rPr>
        <w:t xml:space="preserve"> </w:t>
      </w:r>
      <w:r w:rsidR="00507341">
        <w:rPr>
          <w:sz w:val="22"/>
          <w:szCs w:val="20"/>
        </w:rPr>
        <w:t xml:space="preserve">areas will be </w:t>
      </w:r>
      <w:r w:rsidR="00BD17AF">
        <w:rPr>
          <w:sz w:val="22"/>
          <w:szCs w:val="20"/>
        </w:rPr>
        <w:t>targeted</w:t>
      </w:r>
      <w:r w:rsidR="00507341">
        <w:rPr>
          <w:sz w:val="22"/>
          <w:szCs w:val="20"/>
        </w:rPr>
        <w:t xml:space="preserve"> to test </w:t>
      </w:r>
      <w:r w:rsidR="005F7D6B" w:rsidRPr="00447CA0">
        <w:rPr>
          <w:b/>
          <w:bCs/>
          <w:sz w:val="22"/>
          <w:szCs w:val="20"/>
        </w:rPr>
        <w:t>load performance</w:t>
      </w:r>
      <w:r w:rsidR="005F7D6B">
        <w:rPr>
          <w:sz w:val="22"/>
          <w:szCs w:val="20"/>
        </w:rPr>
        <w:t xml:space="preserve"> of </w:t>
      </w:r>
      <w:r w:rsidR="00A00A41">
        <w:rPr>
          <w:sz w:val="22"/>
          <w:szCs w:val="20"/>
        </w:rPr>
        <w:t>the</w:t>
      </w:r>
      <w:r w:rsidR="009C0565">
        <w:rPr>
          <w:sz w:val="22"/>
          <w:szCs w:val="20"/>
        </w:rPr>
        <w:t xml:space="preserve"> </w:t>
      </w:r>
      <w:r w:rsidR="00A00A41">
        <w:rPr>
          <w:sz w:val="22"/>
          <w:szCs w:val="20"/>
        </w:rPr>
        <w:t xml:space="preserve">Orbital </w:t>
      </w:r>
      <w:r w:rsidR="00E16257">
        <w:rPr>
          <w:sz w:val="22"/>
          <w:szCs w:val="20"/>
        </w:rPr>
        <w:t xml:space="preserve">Scheduling </w:t>
      </w:r>
      <w:r w:rsidR="00387E2D">
        <w:rPr>
          <w:sz w:val="22"/>
          <w:szCs w:val="20"/>
        </w:rPr>
        <w:t>module</w:t>
      </w:r>
      <w:r w:rsidR="00211E8E">
        <w:rPr>
          <w:sz w:val="22"/>
          <w:szCs w:val="20"/>
        </w:rPr>
        <w:t xml:space="preserve"> to get an early indication of performance impact, </w:t>
      </w:r>
      <w:r w:rsidR="0065080D">
        <w:rPr>
          <w:sz w:val="22"/>
          <w:szCs w:val="20"/>
        </w:rPr>
        <w:t>if any.</w:t>
      </w:r>
    </w:p>
    <w:p w14:paraId="20128BA9" w14:textId="77777777" w:rsidR="004E1542" w:rsidRDefault="004E1542" w:rsidP="009C0565">
      <w:pPr>
        <w:ind w:left="360" w:hanging="360"/>
        <w:jc w:val="both"/>
        <w:rPr>
          <w:sz w:val="22"/>
          <w:szCs w:val="20"/>
        </w:rPr>
      </w:pPr>
    </w:p>
    <w:tbl>
      <w:tblPr>
        <w:tblStyle w:val="TableGrid"/>
        <w:tblW w:w="0" w:type="auto"/>
        <w:tblInd w:w="360" w:type="dxa"/>
        <w:tblLook w:val="04A0" w:firstRow="1" w:lastRow="0" w:firstColumn="1" w:lastColumn="0" w:noHBand="0" w:noVBand="1"/>
      </w:tblPr>
      <w:tblGrid>
        <w:gridCol w:w="3150"/>
        <w:gridCol w:w="5545"/>
      </w:tblGrid>
      <w:tr w:rsidR="009E37D3" w14:paraId="5D4AFA17" w14:textId="77777777" w:rsidTr="00451B23">
        <w:tc>
          <w:tcPr>
            <w:tcW w:w="3150" w:type="dxa"/>
            <w:shd w:val="clear" w:color="auto" w:fill="FCE16A" w:themeFill="accent1" w:themeFillTint="99"/>
          </w:tcPr>
          <w:p w14:paraId="4C4B6295" w14:textId="7BCA3519" w:rsidR="009E37D3" w:rsidRPr="00032885" w:rsidRDefault="009E37D3" w:rsidP="00032885">
            <w:pPr>
              <w:jc w:val="center"/>
              <w:rPr>
                <w:b/>
                <w:bCs/>
                <w:sz w:val="22"/>
                <w:szCs w:val="20"/>
              </w:rPr>
            </w:pPr>
            <w:r w:rsidRPr="00032885">
              <w:rPr>
                <w:b/>
                <w:bCs/>
                <w:sz w:val="22"/>
                <w:szCs w:val="20"/>
              </w:rPr>
              <w:t>Target Area</w:t>
            </w:r>
          </w:p>
        </w:tc>
        <w:tc>
          <w:tcPr>
            <w:tcW w:w="5545" w:type="dxa"/>
            <w:shd w:val="clear" w:color="auto" w:fill="FCE16A" w:themeFill="accent1" w:themeFillTint="99"/>
          </w:tcPr>
          <w:p w14:paraId="0311CF51" w14:textId="2ECA50D7" w:rsidR="009E37D3" w:rsidRPr="00032885" w:rsidRDefault="009E37D3" w:rsidP="00032885">
            <w:pPr>
              <w:ind w:left="360" w:hanging="360"/>
              <w:jc w:val="center"/>
              <w:rPr>
                <w:b/>
                <w:bCs/>
                <w:sz w:val="22"/>
                <w:szCs w:val="20"/>
              </w:rPr>
            </w:pPr>
            <w:r w:rsidRPr="00032885">
              <w:rPr>
                <w:b/>
                <w:bCs/>
                <w:sz w:val="22"/>
                <w:szCs w:val="20"/>
              </w:rPr>
              <w:t>Validation</w:t>
            </w:r>
          </w:p>
        </w:tc>
      </w:tr>
      <w:tr w:rsidR="009E37D3" w14:paraId="428DDAED" w14:textId="77777777" w:rsidTr="00BC79A0">
        <w:tc>
          <w:tcPr>
            <w:tcW w:w="3150" w:type="dxa"/>
          </w:tcPr>
          <w:p w14:paraId="00F90B74" w14:textId="7175239C" w:rsidR="009E37D3" w:rsidRDefault="009E37D3" w:rsidP="00A31DEF">
            <w:pPr>
              <w:jc w:val="both"/>
              <w:rPr>
                <w:sz w:val="22"/>
                <w:szCs w:val="20"/>
              </w:rPr>
            </w:pPr>
            <w:r>
              <w:rPr>
                <w:sz w:val="22"/>
                <w:szCs w:val="20"/>
              </w:rPr>
              <w:t>SBV &amp; SBC screen visualization rendering with data from Orbital database</w:t>
            </w:r>
          </w:p>
        </w:tc>
        <w:tc>
          <w:tcPr>
            <w:tcW w:w="5545" w:type="dxa"/>
          </w:tcPr>
          <w:p w14:paraId="7E5EAE51" w14:textId="4F1E114B" w:rsidR="009E37D3" w:rsidRDefault="009E37D3" w:rsidP="004740AA">
            <w:pPr>
              <w:pStyle w:val="ListParagraph"/>
              <w:numPr>
                <w:ilvl w:val="0"/>
                <w:numId w:val="22"/>
              </w:numPr>
              <w:jc w:val="both"/>
              <w:rPr>
                <w:sz w:val="22"/>
                <w:szCs w:val="20"/>
              </w:rPr>
            </w:pPr>
            <w:r>
              <w:rPr>
                <w:sz w:val="22"/>
                <w:szCs w:val="20"/>
              </w:rPr>
              <w:t>T</w:t>
            </w:r>
            <w:r w:rsidRPr="00E5115F">
              <w:rPr>
                <w:sz w:val="22"/>
                <w:szCs w:val="20"/>
              </w:rPr>
              <w:t>he test would be to run ‘n’ instances of scenarios simultaneously using a tool</w:t>
            </w:r>
            <w:r w:rsidR="00A16236">
              <w:rPr>
                <w:sz w:val="22"/>
                <w:szCs w:val="20"/>
              </w:rPr>
              <w:t xml:space="preserve"> such as Load Runner</w:t>
            </w:r>
            <w:r w:rsidRPr="00E5115F">
              <w:rPr>
                <w:sz w:val="22"/>
                <w:szCs w:val="20"/>
              </w:rPr>
              <w:t>.</w:t>
            </w:r>
          </w:p>
          <w:p w14:paraId="6D391956" w14:textId="1AE8E04A" w:rsidR="009E37D3" w:rsidRPr="00E5115F" w:rsidRDefault="009E37D3" w:rsidP="004740AA">
            <w:pPr>
              <w:pStyle w:val="ListParagraph"/>
              <w:numPr>
                <w:ilvl w:val="0"/>
                <w:numId w:val="22"/>
              </w:numPr>
              <w:jc w:val="both"/>
              <w:rPr>
                <w:sz w:val="22"/>
                <w:szCs w:val="20"/>
              </w:rPr>
            </w:pPr>
            <w:r w:rsidRPr="00086A08">
              <w:rPr>
                <w:sz w:val="22"/>
                <w:szCs w:val="20"/>
              </w:rPr>
              <w:t xml:space="preserve">Having a number of Users accessing the system simultaneously to prove multiple </w:t>
            </w:r>
            <w:r w:rsidR="00A31DEF">
              <w:rPr>
                <w:sz w:val="22"/>
                <w:szCs w:val="20"/>
              </w:rPr>
              <w:t>U</w:t>
            </w:r>
            <w:r w:rsidRPr="00086A08">
              <w:rPr>
                <w:sz w:val="22"/>
                <w:szCs w:val="20"/>
              </w:rPr>
              <w:t>sers can access the system without slowness in the screen response time.</w:t>
            </w:r>
          </w:p>
        </w:tc>
      </w:tr>
      <w:tr w:rsidR="009E37D3" w14:paraId="581B19D0" w14:textId="77777777" w:rsidTr="00BC79A0">
        <w:tc>
          <w:tcPr>
            <w:tcW w:w="3150" w:type="dxa"/>
          </w:tcPr>
          <w:p w14:paraId="48255B6A" w14:textId="3C2621B3" w:rsidR="009E37D3" w:rsidRDefault="00DE2DE6" w:rsidP="00A31DEF">
            <w:pPr>
              <w:jc w:val="both"/>
              <w:rPr>
                <w:sz w:val="22"/>
                <w:szCs w:val="20"/>
              </w:rPr>
            </w:pPr>
            <w:r>
              <w:rPr>
                <w:sz w:val="22"/>
                <w:szCs w:val="20"/>
              </w:rPr>
              <w:t>D</w:t>
            </w:r>
            <w:r w:rsidR="009E37D3">
              <w:rPr>
                <w:sz w:val="22"/>
                <w:szCs w:val="20"/>
              </w:rPr>
              <w:t xml:space="preserve">ata </w:t>
            </w:r>
            <w:r>
              <w:rPr>
                <w:sz w:val="22"/>
                <w:szCs w:val="20"/>
              </w:rPr>
              <w:t>import</w:t>
            </w:r>
            <w:r w:rsidR="009E37D3">
              <w:rPr>
                <w:sz w:val="22"/>
                <w:szCs w:val="20"/>
              </w:rPr>
              <w:t xml:space="preserve"> from 3D into Orbital database</w:t>
            </w:r>
          </w:p>
        </w:tc>
        <w:tc>
          <w:tcPr>
            <w:tcW w:w="5545" w:type="dxa"/>
          </w:tcPr>
          <w:p w14:paraId="5C30D2FD" w14:textId="7A58199F" w:rsidR="009E37D3" w:rsidRPr="001050D2" w:rsidRDefault="009E37D3" w:rsidP="004740AA">
            <w:pPr>
              <w:pStyle w:val="ListParagraph"/>
              <w:numPr>
                <w:ilvl w:val="0"/>
                <w:numId w:val="23"/>
              </w:numPr>
              <w:jc w:val="both"/>
              <w:rPr>
                <w:sz w:val="22"/>
                <w:szCs w:val="20"/>
              </w:rPr>
            </w:pPr>
            <w:r w:rsidRPr="001050D2">
              <w:rPr>
                <w:sz w:val="22"/>
                <w:szCs w:val="20"/>
              </w:rPr>
              <w:t>To run this test on the selected 3D system, the status of ‘n’ scenarios in this table could be set to be ready to copy and the time to pull the data recorded.</w:t>
            </w:r>
          </w:p>
        </w:tc>
      </w:tr>
    </w:tbl>
    <w:p w14:paraId="64C386E1" w14:textId="77777777" w:rsidR="00D819DF" w:rsidRDefault="00D819DF" w:rsidP="005A489F">
      <w:pPr>
        <w:jc w:val="both"/>
      </w:pPr>
    </w:p>
    <w:p w14:paraId="3EE5B5B4" w14:textId="0D788998" w:rsidR="00632F83" w:rsidRDefault="004900FE" w:rsidP="005A489F">
      <w:pPr>
        <w:jc w:val="both"/>
        <w:rPr>
          <w:sz w:val="22"/>
        </w:rPr>
      </w:pPr>
      <w:r w:rsidRPr="00632F83">
        <w:rPr>
          <w:b/>
          <w:bCs/>
          <w:sz w:val="28"/>
          <w:szCs w:val="24"/>
        </w:rPr>
        <w:t>Tools</w:t>
      </w:r>
      <w:r>
        <w:rPr>
          <w:sz w:val="22"/>
        </w:rPr>
        <w:t xml:space="preserve"> </w:t>
      </w:r>
    </w:p>
    <w:p w14:paraId="47810FAD" w14:textId="3F5F4C45" w:rsidR="004900FE" w:rsidRDefault="00DC431C" w:rsidP="005A489F">
      <w:pPr>
        <w:jc w:val="both"/>
        <w:rPr>
          <w:sz w:val="22"/>
        </w:rPr>
      </w:pPr>
      <w:r>
        <w:rPr>
          <w:b/>
          <w:bCs/>
          <w:sz w:val="22"/>
        </w:rPr>
        <w:t>Load Runner Enterprise</w:t>
      </w:r>
      <w:r>
        <w:rPr>
          <w:sz w:val="22"/>
        </w:rPr>
        <w:t xml:space="preserve"> is the approved tool in Shell that will be used to execute the Load / Performance tests</w:t>
      </w:r>
      <w:r w:rsidR="003C4D26" w:rsidRPr="00B13B1E">
        <w:rPr>
          <w:color w:val="0070C0"/>
          <w:sz w:val="22"/>
        </w:rPr>
        <w:t>.</w:t>
      </w:r>
      <w:r w:rsidR="003C4D26">
        <w:rPr>
          <w:sz w:val="22"/>
        </w:rPr>
        <w:t xml:space="preserve"> </w:t>
      </w:r>
    </w:p>
    <w:p w14:paraId="2152E822" w14:textId="77777777" w:rsidR="009542FE" w:rsidRDefault="009542FE" w:rsidP="005A489F">
      <w:pPr>
        <w:jc w:val="both"/>
        <w:rPr>
          <w:sz w:val="22"/>
        </w:rPr>
      </w:pPr>
    </w:p>
    <w:p w14:paraId="16D06F50" w14:textId="2A227976" w:rsidR="00632F83" w:rsidRPr="00632F83" w:rsidRDefault="00632F83" w:rsidP="005A489F">
      <w:pPr>
        <w:jc w:val="both"/>
        <w:rPr>
          <w:b/>
          <w:bCs/>
          <w:sz w:val="28"/>
          <w:szCs w:val="24"/>
        </w:rPr>
      </w:pPr>
      <w:r w:rsidRPr="00632F83">
        <w:rPr>
          <w:b/>
          <w:bCs/>
          <w:sz w:val="28"/>
          <w:szCs w:val="24"/>
        </w:rPr>
        <w:t>Timeline</w:t>
      </w:r>
    </w:p>
    <w:p w14:paraId="20912C0E" w14:textId="4D60C142" w:rsidR="005A489F" w:rsidRPr="00086A08" w:rsidRDefault="005A489F" w:rsidP="005A489F">
      <w:pPr>
        <w:jc w:val="both"/>
        <w:rPr>
          <w:sz w:val="22"/>
        </w:rPr>
      </w:pPr>
      <w:r w:rsidRPr="00086A08">
        <w:rPr>
          <w:sz w:val="22"/>
        </w:rPr>
        <w:t xml:space="preserve">Performance test is </w:t>
      </w:r>
      <w:r w:rsidR="004E58A6">
        <w:rPr>
          <w:sz w:val="22"/>
        </w:rPr>
        <w:t>ideally</w:t>
      </w:r>
      <w:r w:rsidRPr="00086A08">
        <w:rPr>
          <w:sz w:val="22"/>
        </w:rPr>
        <w:t xml:space="preserve"> run in a Production-like environment</w:t>
      </w:r>
      <w:r w:rsidR="0083745B" w:rsidRPr="00086A08">
        <w:rPr>
          <w:sz w:val="22"/>
        </w:rPr>
        <w:t xml:space="preserve"> to derive the best measurement</w:t>
      </w:r>
      <w:r w:rsidRPr="00086A08">
        <w:rPr>
          <w:sz w:val="22"/>
        </w:rPr>
        <w:t xml:space="preserve">. </w:t>
      </w:r>
      <w:r w:rsidR="00890CDE" w:rsidRPr="00086A08">
        <w:rPr>
          <w:sz w:val="22"/>
        </w:rPr>
        <w:t>For Soft Launch</w:t>
      </w:r>
      <w:r w:rsidR="00D904B6" w:rsidRPr="00086A08">
        <w:rPr>
          <w:sz w:val="22"/>
        </w:rPr>
        <w:t xml:space="preserve"> Release</w:t>
      </w:r>
      <w:r w:rsidR="00890CDE" w:rsidRPr="00086A08">
        <w:rPr>
          <w:sz w:val="22"/>
        </w:rPr>
        <w:t xml:space="preserve">, </w:t>
      </w:r>
      <w:r w:rsidR="00475A4D">
        <w:rPr>
          <w:sz w:val="22"/>
        </w:rPr>
        <w:t>it</w:t>
      </w:r>
      <w:r w:rsidR="00890CDE" w:rsidRPr="00086A08">
        <w:rPr>
          <w:sz w:val="22"/>
        </w:rPr>
        <w:t xml:space="preserve"> will be performed in UAT environment in alignment between FE focal</w:t>
      </w:r>
      <w:r w:rsidR="0083745B" w:rsidRPr="00086A08">
        <w:rPr>
          <w:sz w:val="22"/>
        </w:rPr>
        <w:t xml:space="preserve">, </w:t>
      </w:r>
      <w:r w:rsidR="00890CDE" w:rsidRPr="00086A08">
        <w:rPr>
          <w:sz w:val="22"/>
        </w:rPr>
        <w:t>Project Manager</w:t>
      </w:r>
      <w:r w:rsidR="0083745B" w:rsidRPr="00086A08">
        <w:rPr>
          <w:sz w:val="22"/>
        </w:rPr>
        <w:t xml:space="preserve"> and Dev Technical Lead. </w:t>
      </w:r>
    </w:p>
    <w:p w14:paraId="77D50319" w14:textId="5331490E" w:rsidR="00E01A0E" w:rsidRPr="00D012DF" w:rsidRDefault="00D012DF" w:rsidP="00D012DF">
      <w:pPr>
        <w:pStyle w:val="Heading1"/>
      </w:pPr>
      <w:bookmarkStart w:id="26" w:name="_Toc140573273"/>
      <w:r>
        <w:t>IT ACCESSIBILITY TESTING</w:t>
      </w:r>
      <w:bookmarkEnd w:id="26"/>
    </w:p>
    <w:p w14:paraId="621FA864" w14:textId="718CED55" w:rsidR="007A43D9" w:rsidRDefault="00471D08" w:rsidP="007A43D9">
      <w:pPr>
        <w:jc w:val="both"/>
        <w:rPr>
          <w:sz w:val="22"/>
          <w:szCs w:val="20"/>
        </w:rPr>
      </w:pPr>
      <w:r>
        <w:rPr>
          <w:noProof/>
        </w:rPr>
        <mc:AlternateContent>
          <mc:Choice Requires="wpg">
            <w:drawing>
              <wp:anchor distT="91440" distB="0" distL="114300" distR="114300" simplePos="0" relativeHeight="251696128" behindDoc="0" locked="0" layoutInCell="1" allowOverlap="1" wp14:anchorId="310F58D8" wp14:editId="38500A7D">
                <wp:simplePos x="0" y="0"/>
                <wp:positionH relativeFrom="column">
                  <wp:posOffset>1511300</wp:posOffset>
                </wp:positionH>
                <wp:positionV relativeFrom="paragraph">
                  <wp:posOffset>867106</wp:posOffset>
                </wp:positionV>
                <wp:extent cx="3429275" cy="3163824"/>
                <wp:effectExtent l="0" t="0" r="0" b="0"/>
                <wp:wrapTopAndBottom/>
                <wp:docPr id="41" name="Group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29275" cy="3163824"/>
                          <a:chOff x="0" y="0"/>
                          <a:chExt cx="4016865" cy="3699874"/>
                        </a:xfrm>
                      </wpg:grpSpPr>
                      <wpg:grpSp>
                        <wpg:cNvPr id="42" name="Group 42"/>
                        <wpg:cNvGrpSpPr/>
                        <wpg:grpSpPr>
                          <a:xfrm>
                            <a:off x="0" y="0"/>
                            <a:ext cx="4016865" cy="3699874"/>
                            <a:chOff x="0" y="0"/>
                            <a:chExt cx="4016865" cy="3699874"/>
                          </a:xfrm>
                        </wpg:grpSpPr>
                        <wpg:grpSp>
                          <wpg:cNvPr id="43" name="Group 43"/>
                          <wpg:cNvGrpSpPr/>
                          <wpg:grpSpPr>
                            <a:xfrm>
                              <a:off x="0" y="0"/>
                              <a:ext cx="4016865" cy="3699874"/>
                              <a:chOff x="0" y="0"/>
                              <a:chExt cx="3815322" cy="3514235"/>
                            </a:xfrm>
                          </wpg:grpSpPr>
                          <wpg:grpSp>
                            <wpg:cNvPr id="44" name="Group 44"/>
                            <wpg:cNvGrpSpPr/>
                            <wpg:grpSpPr>
                              <a:xfrm>
                                <a:off x="130497" y="0"/>
                                <a:ext cx="3684825" cy="3514235"/>
                                <a:chOff x="130497" y="0"/>
                                <a:chExt cx="3250886" cy="3100386"/>
                              </a:xfrm>
                            </wpg:grpSpPr>
                            <wps:wsp>
                              <wps:cNvPr id="45" name="Oval 2"/>
                              <wps:cNvSpPr/>
                              <wps:spPr bwMode="auto">
                                <a:xfrm>
                                  <a:off x="680236" y="0"/>
                                  <a:ext cx="2132187" cy="1945968"/>
                                </a:xfrm>
                                <a:custGeom>
                                  <a:avLst/>
                                  <a:gdLst/>
                                  <a:ahLst/>
                                  <a:cxnLst/>
                                  <a:rect l="l" t="t" r="r" b="b"/>
                                  <a:pathLst>
                                    <a:path w="2132187" h="1945968">
                                      <a:moveTo>
                                        <a:pt x="1064433" y="0"/>
                                      </a:moveTo>
                                      <a:cubicBezTo>
                                        <a:pt x="1654137" y="0"/>
                                        <a:pt x="2132187" y="478049"/>
                                        <a:pt x="2132187" y="1067753"/>
                                      </a:cubicBezTo>
                                      <a:cubicBezTo>
                                        <a:pt x="2132187" y="1432021"/>
                                        <a:pt x="1949778" y="1753685"/>
                                        <a:pt x="1671030" y="1945968"/>
                                      </a:cubicBezTo>
                                      <a:cubicBezTo>
                                        <a:pt x="1619319" y="1350353"/>
                                        <a:pt x="1119244" y="883285"/>
                                        <a:pt x="510080" y="883285"/>
                                      </a:cubicBezTo>
                                      <a:cubicBezTo>
                                        <a:pt x="326925" y="883285"/>
                                        <a:pt x="153631" y="925508"/>
                                        <a:pt x="0" y="1001978"/>
                                      </a:cubicBezTo>
                                      <a:cubicBezTo>
                                        <a:pt x="32692" y="442866"/>
                                        <a:pt x="496844" y="0"/>
                                        <a:pt x="1064433" y="0"/>
                                      </a:cubicBezTo>
                                      <a:close/>
                                    </a:path>
                                  </a:pathLst>
                                </a:custGeom>
                                <a:solidFill>
                                  <a:srgbClr val="641964"/>
                                </a:solidFill>
                                <a:ln w="3175" cap="flat" cmpd="sng" algn="ctr">
                                  <a:noFill/>
                                  <a:prstDash val="solid"/>
                                  <a:round/>
                                  <a:headEnd type="none" w="med" len="med"/>
                                  <a:tailEnd type="none" w="med" len="med"/>
                                </a:ln>
                                <a:effectLst/>
                              </wps:spPr>
                              <wps:bodyPr vert="horz" wrap="square" lIns="45720" tIns="45720" rIns="45720" bIns="45720" numCol="1" rtlCol="0" anchor="t" anchorCtr="0" compatLnSpc="1">
                                <a:prstTxWarp prst="textNoShape">
                                  <a:avLst/>
                                </a:prstTxWarp>
                                <a:noAutofit/>
                              </wps:bodyPr>
                            </wps:wsp>
                            <wps:wsp>
                              <wps:cNvPr id="46" name="Oval 6"/>
                              <wps:cNvSpPr/>
                              <wps:spPr bwMode="auto">
                                <a:xfrm>
                                  <a:off x="1249518" y="1135332"/>
                                  <a:ext cx="2131865" cy="1956484"/>
                                </a:xfrm>
                                <a:custGeom>
                                  <a:avLst/>
                                  <a:gdLst/>
                                  <a:ahLst/>
                                  <a:cxnLst/>
                                  <a:rect l="l" t="t" r="r" b="b"/>
                                  <a:pathLst>
                                    <a:path w="2131865" h="1956484">
                                      <a:moveTo>
                                        <a:pt x="1655616" y="0"/>
                                      </a:moveTo>
                                      <a:cubicBezTo>
                                        <a:pt x="1942790" y="191165"/>
                                        <a:pt x="2131865" y="517867"/>
                                        <a:pt x="2131865" y="888731"/>
                                      </a:cubicBezTo>
                                      <a:cubicBezTo>
                                        <a:pt x="2131865" y="1478435"/>
                                        <a:pt x="1653815" y="1956484"/>
                                        <a:pt x="1064111" y="1956484"/>
                                      </a:cubicBezTo>
                                      <a:cubicBezTo>
                                        <a:pt x="498682" y="1956484"/>
                                        <a:pt x="35904" y="1516983"/>
                                        <a:pt x="0" y="960880"/>
                                      </a:cubicBezTo>
                                      <a:cubicBezTo>
                                        <a:pt x="149636" y="1032544"/>
                                        <a:pt x="317319" y="1071923"/>
                                        <a:pt x="494199" y="1071923"/>
                                      </a:cubicBezTo>
                                      <a:cubicBezTo>
                                        <a:pt x="1106504" y="1071923"/>
                                        <a:pt x="1608591" y="600027"/>
                                        <a:pt x="1655616" y="0"/>
                                      </a:cubicBezTo>
                                      <a:close/>
                                    </a:path>
                                  </a:pathLst>
                                </a:custGeom>
                                <a:solidFill>
                                  <a:srgbClr val="008443"/>
                                </a:solidFill>
                                <a:ln w="3175" cap="flat" cmpd="sng" algn="ctr">
                                  <a:noFill/>
                                  <a:prstDash val="solid"/>
                                  <a:round/>
                                  <a:headEnd type="none" w="med" len="med"/>
                                  <a:tailEnd type="none" w="med" len="med"/>
                                </a:ln>
                                <a:effectLst/>
                              </wps:spPr>
                              <wps:bodyPr vert="horz" wrap="square" lIns="91440" tIns="45720" rIns="91440" bIns="45720" numCol="1" rtlCol="0" anchor="t" anchorCtr="0" compatLnSpc="1">
                                <a:prstTxWarp prst="textNoShape">
                                  <a:avLst/>
                                </a:prstTxWarp>
                                <a:noAutofit/>
                              </wps:bodyPr>
                            </wps:wsp>
                            <wps:wsp>
                              <wps:cNvPr id="47" name="Oval 8"/>
                              <wps:cNvSpPr/>
                              <wps:spPr bwMode="auto">
                                <a:xfrm>
                                  <a:off x="130497" y="964880"/>
                                  <a:ext cx="1539139" cy="2135506"/>
                                </a:xfrm>
                                <a:custGeom>
                                  <a:avLst/>
                                  <a:gdLst/>
                                  <a:ahLst/>
                                  <a:cxnLst/>
                                  <a:rect l="l" t="t" r="r" b="b"/>
                                  <a:pathLst>
                                    <a:path w="1539139" h="2135506">
                                      <a:moveTo>
                                        <a:pt x="1067754" y="0"/>
                                      </a:moveTo>
                                      <a:cubicBezTo>
                                        <a:pt x="1232056" y="0"/>
                                        <a:pt x="1387690" y="37110"/>
                                        <a:pt x="1526192" y="104537"/>
                                      </a:cubicBezTo>
                                      <a:cubicBezTo>
                                        <a:pt x="1224640" y="314770"/>
                                        <a:pt x="1027754" y="664290"/>
                                        <a:pt x="1027754" y="1059794"/>
                                      </a:cubicBezTo>
                                      <a:cubicBezTo>
                                        <a:pt x="1027754" y="1461093"/>
                                        <a:pt x="1230452" y="1815050"/>
                                        <a:pt x="1539139" y="2024733"/>
                                      </a:cubicBezTo>
                                      <a:cubicBezTo>
                                        <a:pt x="1397377" y="2096049"/>
                                        <a:pt x="1237173" y="2135506"/>
                                        <a:pt x="1067754" y="2135506"/>
                                      </a:cubicBezTo>
                                      <a:cubicBezTo>
                                        <a:pt x="478050" y="2135506"/>
                                        <a:pt x="0" y="1657457"/>
                                        <a:pt x="0" y="1067753"/>
                                      </a:cubicBezTo>
                                      <a:cubicBezTo>
                                        <a:pt x="0" y="478049"/>
                                        <a:pt x="478050" y="0"/>
                                        <a:pt x="1067754" y="0"/>
                                      </a:cubicBezTo>
                                      <a:close/>
                                    </a:path>
                                  </a:pathLst>
                                </a:custGeom>
                                <a:solidFill>
                                  <a:srgbClr val="003C88"/>
                                </a:solidFill>
                                <a:ln w="3175" cap="flat" cmpd="sng" algn="ctr">
                                  <a:noFill/>
                                  <a:prstDash val="solid"/>
                                  <a:round/>
                                  <a:headEnd type="none" w="med" len="med"/>
                                  <a:tailEnd type="none" w="med" len="med"/>
                                </a:ln>
                                <a:effectLst/>
                              </wps:spPr>
                              <wps:bodyPr vert="horz" wrap="square" lIns="91440" tIns="45720" rIns="91440" bIns="45720" numCol="1" rtlCol="0" anchor="t" anchorCtr="0" compatLnSpc="1">
                                <a:prstTxWarp prst="textNoShape">
                                  <a:avLst/>
                                </a:prstTxWarp>
                                <a:noAutofit/>
                              </wps:bodyPr>
                            </wps:wsp>
                            <wps:wsp>
                              <wps:cNvPr id="48" name="Isosceles Triangle 10"/>
                              <wps:cNvSpPr/>
                              <wps:spPr bwMode="auto">
                                <a:xfrm>
                                  <a:off x="1253496" y="1124110"/>
                                  <a:ext cx="1002506" cy="997798"/>
                                </a:xfrm>
                                <a:custGeom>
                                  <a:avLst/>
                                  <a:gdLst>
                                    <a:gd name="connsiteX0" fmla="*/ 0 w 1002506"/>
                                    <a:gd name="connsiteY0" fmla="*/ 871537 h 871537"/>
                                    <a:gd name="connsiteX1" fmla="*/ 501253 w 1002506"/>
                                    <a:gd name="connsiteY1" fmla="*/ 0 h 871537"/>
                                    <a:gd name="connsiteX2" fmla="*/ 1002506 w 1002506"/>
                                    <a:gd name="connsiteY2" fmla="*/ 871537 h 871537"/>
                                    <a:gd name="connsiteX3" fmla="*/ 0 w 1002506"/>
                                    <a:gd name="connsiteY3" fmla="*/ 871537 h 871537"/>
                                    <a:gd name="connsiteX0" fmla="*/ 0 w 1002506"/>
                                    <a:gd name="connsiteY0" fmla="*/ 871537 h 871537"/>
                                    <a:gd name="connsiteX1" fmla="*/ 501253 w 1002506"/>
                                    <a:gd name="connsiteY1" fmla="*/ 0 h 871537"/>
                                    <a:gd name="connsiteX2" fmla="*/ 1002506 w 1002506"/>
                                    <a:gd name="connsiteY2" fmla="*/ 871537 h 871537"/>
                                    <a:gd name="connsiteX3" fmla="*/ 0 w 1002506"/>
                                    <a:gd name="connsiteY3" fmla="*/ 871537 h 871537"/>
                                    <a:gd name="connsiteX0" fmla="*/ 0 w 1002506"/>
                                    <a:gd name="connsiteY0" fmla="*/ 871537 h 871537"/>
                                    <a:gd name="connsiteX1" fmla="*/ 501253 w 1002506"/>
                                    <a:gd name="connsiteY1" fmla="*/ 0 h 871537"/>
                                    <a:gd name="connsiteX2" fmla="*/ 1002506 w 1002506"/>
                                    <a:gd name="connsiteY2" fmla="*/ 871537 h 871537"/>
                                    <a:gd name="connsiteX3" fmla="*/ 0 w 1002506"/>
                                    <a:gd name="connsiteY3" fmla="*/ 871537 h 871537"/>
                                    <a:gd name="connsiteX0" fmla="*/ 0 w 1002506"/>
                                    <a:gd name="connsiteY0" fmla="*/ 871537 h 871537"/>
                                    <a:gd name="connsiteX1" fmla="*/ 501253 w 1002506"/>
                                    <a:gd name="connsiteY1" fmla="*/ 0 h 871537"/>
                                    <a:gd name="connsiteX2" fmla="*/ 1002506 w 1002506"/>
                                    <a:gd name="connsiteY2" fmla="*/ 871537 h 871537"/>
                                    <a:gd name="connsiteX3" fmla="*/ 0 w 1002506"/>
                                    <a:gd name="connsiteY3" fmla="*/ 871537 h 871537"/>
                                    <a:gd name="connsiteX0" fmla="*/ 0 w 1002506"/>
                                    <a:gd name="connsiteY0" fmla="*/ 871537 h 871537"/>
                                    <a:gd name="connsiteX1" fmla="*/ 501253 w 1002506"/>
                                    <a:gd name="connsiteY1" fmla="*/ 0 h 871537"/>
                                    <a:gd name="connsiteX2" fmla="*/ 1002506 w 1002506"/>
                                    <a:gd name="connsiteY2" fmla="*/ 871537 h 871537"/>
                                    <a:gd name="connsiteX3" fmla="*/ 0 w 1002506"/>
                                    <a:gd name="connsiteY3" fmla="*/ 871537 h 871537"/>
                                    <a:gd name="connsiteX0" fmla="*/ 0 w 1002506"/>
                                    <a:gd name="connsiteY0" fmla="*/ 871537 h 871537"/>
                                    <a:gd name="connsiteX1" fmla="*/ 501253 w 1002506"/>
                                    <a:gd name="connsiteY1" fmla="*/ 0 h 871537"/>
                                    <a:gd name="connsiteX2" fmla="*/ 1002506 w 1002506"/>
                                    <a:gd name="connsiteY2" fmla="*/ 871537 h 871537"/>
                                    <a:gd name="connsiteX3" fmla="*/ 0 w 1002506"/>
                                    <a:gd name="connsiteY3" fmla="*/ 871537 h 871537"/>
                                    <a:gd name="connsiteX0" fmla="*/ 0 w 1002506"/>
                                    <a:gd name="connsiteY0" fmla="*/ 871537 h 871537"/>
                                    <a:gd name="connsiteX1" fmla="*/ 501253 w 1002506"/>
                                    <a:gd name="connsiteY1" fmla="*/ 0 h 871537"/>
                                    <a:gd name="connsiteX2" fmla="*/ 1002506 w 1002506"/>
                                    <a:gd name="connsiteY2" fmla="*/ 871537 h 871537"/>
                                    <a:gd name="connsiteX3" fmla="*/ 0 w 1002506"/>
                                    <a:gd name="connsiteY3" fmla="*/ 871537 h 871537"/>
                                    <a:gd name="connsiteX0" fmla="*/ 0 w 1002506"/>
                                    <a:gd name="connsiteY0" fmla="*/ 871537 h 871537"/>
                                    <a:gd name="connsiteX1" fmla="*/ 501253 w 1002506"/>
                                    <a:gd name="connsiteY1" fmla="*/ 0 h 871537"/>
                                    <a:gd name="connsiteX2" fmla="*/ 1002506 w 1002506"/>
                                    <a:gd name="connsiteY2" fmla="*/ 871537 h 871537"/>
                                    <a:gd name="connsiteX3" fmla="*/ 0 w 1002506"/>
                                    <a:gd name="connsiteY3" fmla="*/ 871537 h 871537"/>
                                    <a:gd name="connsiteX0" fmla="*/ 0 w 1002506"/>
                                    <a:gd name="connsiteY0" fmla="*/ 871537 h 949853"/>
                                    <a:gd name="connsiteX1" fmla="*/ 501253 w 1002506"/>
                                    <a:gd name="connsiteY1" fmla="*/ 0 h 949853"/>
                                    <a:gd name="connsiteX2" fmla="*/ 1002506 w 1002506"/>
                                    <a:gd name="connsiteY2" fmla="*/ 871537 h 949853"/>
                                    <a:gd name="connsiteX3" fmla="*/ 0 w 1002506"/>
                                    <a:gd name="connsiteY3" fmla="*/ 871537 h 949853"/>
                                    <a:gd name="connsiteX0" fmla="*/ 0 w 1002506"/>
                                    <a:gd name="connsiteY0" fmla="*/ 871537 h 996654"/>
                                    <a:gd name="connsiteX1" fmla="*/ 501253 w 1002506"/>
                                    <a:gd name="connsiteY1" fmla="*/ 0 h 996654"/>
                                    <a:gd name="connsiteX2" fmla="*/ 1002506 w 1002506"/>
                                    <a:gd name="connsiteY2" fmla="*/ 871537 h 996654"/>
                                    <a:gd name="connsiteX3" fmla="*/ 0 w 1002506"/>
                                    <a:gd name="connsiteY3" fmla="*/ 871537 h 996654"/>
                                    <a:gd name="connsiteX0" fmla="*/ 0 w 1002506"/>
                                    <a:gd name="connsiteY0" fmla="*/ 871537 h 1002208"/>
                                    <a:gd name="connsiteX1" fmla="*/ 501253 w 1002506"/>
                                    <a:gd name="connsiteY1" fmla="*/ 0 h 1002208"/>
                                    <a:gd name="connsiteX2" fmla="*/ 1002506 w 1002506"/>
                                    <a:gd name="connsiteY2" fmla="*/ 871537 h 1002208"/>
                                    <a:gd name="connsiteX3" fmla="*/ 0 w 1002506"/>
                                    <a:gd name="connsiteY3" fmla="*/ 871537 h 1002208"/>
                                    <a:gd name="connsiteX0" fmla="*/ 0 w 1002506"/>
                                    <a:gd name="connsiteY0" fmla="*/ 871537 h 1000346"/>
                                    <a:gd name="connsiteX1" fmla="*/ 501253 w 1002506"/>
                                    <a:gd name="connsiteY1" fmla="*/ 0 h 1000346"/>
                                    <a:gd name="connsiteX2" fmla="*/ 1002506 w 1002506"/>
                                    <a:gd name="connsiteY2" fmla="*/ 871537 h 1000346"/>
                                    <a:gd name="connsiteX3" fmla="*/ 0 w 1002506"/>
                                    <a:gd name="connsiteY3" fmla="*/ 871537 h 1000346"/>
                                    <a:gd name="connsiteX0" fmla="*/ 0 w 1002506"/>
                                    <a:gd name="connsiteY0" fmla="*/ 871537 h 997798"/>
                                    <a:gd name="connsiteX1" fmla="*/ 501253 w 1002506"/>
                                    <a:gd name="connsiteY1" fmla="*/ 0 h 997798"/>
                                    <a:gd name="connsiteX2" fmla="*/ 1002506 w 1002506"/>
                                    <a:gd name="connsiteY2" fmla="*/ 871537 h 997798"/>
                                    <a:gd name="connsiteX3" fmla="*/ 0 w 1002506"/>
                                    <a:gd name="connsiteY3" fmla="*/ 871537 h 997798"/>
                                  </a:gdLst>
                                  <a:ahLst/>
                                  <a:cxnLst>
                                    <a:cxn ang="0">
                                      <a:pos x="connsiteX0" y="connsiteY0"/>
                                    </a:cxn>
                                    <a:cxn ang="0">
                                      <a:pos x="connsiteX1" y="connsiteY1"/>
                                    </a:cxn>
                                    <a:cxn ang="0">
                                      <a:pos x="connsiteX2" y="connsiteY2"/>
                                    </a:cxn>
                                    <a:cxn ang="0">
                                      <a:pos x="connsiteX3" y="connsiteY3"/>
                                    </a:cxn>
                                  </a:cxnLst>
                                  <a:rect l="l" t="t" r="r" b="b"/>
                                  <a:pathLst>
                                    <a:path w="1002506" h="997798">
                                      <a:moveTo>
                                        <a:pt x="0" y="871537"/>
                                      </a:moveTo>
                                      <a:cubicBezTo>
                                        <a:pt x="9922" y="581025"/>
                                        <a:pt x="172244" y="195262"/>
                                        <a:pt x="501253" y="0"/>
                                      </a:cubicBezTo>
                                      <a:cubicBezTo>
                                        <a:pt x="720725" y="130969"/>
                                        <a:pt x="966391" y="378618"/>
                                        <a:pt x="1002506" y="871537"/>
                                      </a:cubicBezTo>
                                      <a:cubicBezTo>
                                        <a:pt x="635000" y="1057273"/>
                                        <a:pt x="267494" y="1021555"/>
                                        <a:pt x="0" y="871537"/>
                                      </a:cubicBezTo>
                                      <a:close/>
                                    </a:path>
                                  </a:pathLst>
                                </a:custGeom>
                                <a:solidFill>
                                  <a:srgbClr val="FFFFFF">
                                    <a:lumMod val="65000"/>
                                  </a:srgbClr>
                                </a:solidFill>
                                <a:ln w="3175" cap="flat" cmpd="sng" algn="ctr">
                                  <a:noFill/>
                                  <a:prstDash val="solid"/>
                                  <a:round/>
                                  <a:headEnd type="none" w="med" len="med"/>
                                  <a:tailEnd type="none" w="med" len="med"/>
                                </a:ln>
                                <a:effectLst/>
                              </wps:spPr>
                              <wps:bodyPr rot="0" spcFirstLastPara="0" vert="horz" wrap="square" lIns="91440" tIns="45720" rIns="91440" bIns="45720" numCol="1" spcCol="0" rtlCol="0" fromWordArt="0" anchor="t" anchorCtr="0" forceAA="0" compatLnSpc="1">
                                <a:prstTxWarp prst="textNoShape">
                                  <a:avLst/>
                                </a:prstTxWarp>
                                <a:noAutofit/>
                              </wps:bodyPr>
                            </wps:wsp>
                          </wpg:grpSp>
                          <wps:wsp>
                            <wps:cNvPr id="49" name="TextBox 39"/>
                            <wps:cNvSpPr txBox="1"/>
                            <wps:spPr>
                              <a:xfrm>
                                <a:off x="1502771" y="328288"/>
                                <a:ext cx="1440900" cy="603139"/>
                              </a:xfrm>
                              <a:prstGeom prst="rect">
                                <a:avLst/>
                              </a:prstGeom>
                              <a:noFill/>
                            </wps:spPr>
                            <wps:txbx>
                              <w:txbxContent>
                                <w:p w14:paraId="52A5B699" w14:textId="77777777" w:rsidR="00471D08" w:rsidRPr="00471D08" w:rsidRDefault="00471D08" w:rsidP="00471D08">
                                  <w:pPr>
                                    <w:jc w:val="center"/>
                                    <w:rPr>
                                      <w:rFonts w:hAnsi="ShellMedium"/>
                                      <w:color w:val="FFFFFF" w:themeColor="background1"/>
                                      <w:kern w:val="24"/>
                                      <w:szCs w:val="24"/>
                                    </w:rPr>
                                  </w:pPr>
                                  <w:r w:rsidRPr="00471D08">
                                    <w:rPr>
                                      <w:rFonts w:hAnsi="ShellMedium"/>
                                      <w:color w:val="FFFFFF" w:themeColor="background1"/>
                                      <w:kern w:val="24"/>
                                      <w:szCs w:val="24"/>
                                    </w:rPr>
                                    <w:t>Diversity &amp; Inclusiveness</w:t>
                                  </w:r>
                                </w:p>
                              </w:txbxContent>
                            </wps:txbx>
                            <wps:bodyPr wrap="square" rtlCol="0">
                              <a:noAutofit/>
                            </wps:bodyPr>
                          </wps:wsp>
                          <wps:wsp>
                            <wps:cNvPr id="50" name="TextBox 40"/>
                            <wps:cNvSpPr txBox="1"/>
                            <wps:spPr>
                              <a:xfrm>
                                <a:off x="2231733" y="2606444"/>
                                <a:ext cx="1425218" cy="603139"/>
                              </a:xfrm>
                              <a:prstGeom prst="rect">
                                <a:avLst/>
                              </a:prstGeom>
                              <a:noFill/>
                            </wps:spPr>
                            <wps:txbx>
                              <w:txbxContent>
                                <w:p w14:paraId="3A5ADCBB" w14:textId="77777777" w:rsidR="00471D08" w:rsidRPr="00471D08" w:rsidRDefault="00471D08" w:rsidP="00471D08">
                                  <w:pPr>
                                    <w:jc w:val="center"/>
                                    <w:rPr>
                                      <w:rFonts w:hAnsi="ShellMedium"/>
                                      <w:color w:val="FFFFFF" w:themeColor="background1"/>
                                      <w:kern w:val="24"/>
                                      <w:szCs w:val="24"/>
                                    </w:rPr>
                                  </w:pPr>
                                  <w:r w:rsidRPr="00471D08">
                                    <w:rPr>
                                      <w:rFonts w:hAnsi="ShellMedium"/>
                                      <w:color w:val="FFFFFF" w:themeColor="background1"/>
                                      <w:kern w:val="24"/>
                                      <w:szCs w:val="24"/>
                                    </w:rPr>
                                    <w:t>Growth in Business</w:t>
                                  </w:r>
                                </w:p>
                              </w:txbxContent>
                            </wps:txbx>
                            <wps:bodyPr wrap="square" rtlCol="0">
                              <a:noAutofit/>
                            </wps:bodyPr>
                          </wps:wsp>
                          <wps:wsp>
                            <wps:cNvPr id="51" name="TextBox 41"/>
                            <wps:cNvSpPr txBox="1"/>
                            <wps:spPr>
                              <a:xfrm>
                                <a:off x="0" y="2164153"/>
                                <a:ext cx="1425218" cy="861283"/>
                              </a:xfrm>
                              <a:prstGeom prst="rect">
                                <a:avLst/>
                              </a:prstGeom>
                              <a:noFill/>
                            </wps:spPr>
                            <wps:txbx>
                              <w:txbxContent>
                                <w:p w14:paraId="4AD2C0E8" w14:textId="77777777" w:rsidR="00471D08" w:rsidRPr="00471D08" w:rsidRDefault="00471D08" w:rsidP="00471D08">
                                  <w:pPr>
                                    <w:jc w:val="center"/>
                                    <w:rPr>
                                      <w:rFonts w:hAnsi="ShellMedium"/>
                                      <w:color w:val="FFFFFF" w:themeColor="background1"/>
                                      <w:kern w:val="24"/>
                                      <w:szCs w:val="24"/>
                                    </w:rPr>
                                  </w:pPr>
                                  <w:r w:rsidRPr="00471D08">
                                    <w:rPr>
                                      <w:rFonts w:hAnsi="ShellMedium"/>
                                      <w:color w:val="FFFFFF" w:themeColor="background1"/>
                                      <w:kern w:val="24"/>
                                      <w:szCs w:val="24"/>
                                    </w:rPr>
                                    <w:t>Avoid Legal compliance, fines</w:t>
                                  </w:r>
                                </w:p>
                              </w:txbxContent>
                            </wps:txbx>
                            <wps:bodyPr wrap="square" rtlCol="0">
                              <a:noAutofit/>
                            </wps:bodyPr>
                          </wps:wsp>
                        </wpg:grpSp>
                        <pic:pic xmlns:pic="http://schemas.openxmlformats.org/drawingml/2006/picture">
                          <pic:nvPicPr>
                            <pic:cNvPr id="52" name="Picture 52"/>
                            <pic:cNvPicPr>
                              <a:picLocks noChangeAspect="1"/>
                            </pic:cNvPicPr>
                          </pic:nvPicPr>
                          <pic:blipFill>
                            <a:blip r:embed="rId38"/>
                            <a:stretch>
                              <a:fillRect/>
                            </a:stretch>
                          </pic:blipFill>
                          <pic:spPr>
                            <a:xfrm>
                              <a:off x="1097754" y="363766"/>
                              <a:ext cx="548640" cy="548640"/>
                            </a:xfrm>
                            <a:prstGeom prst="rect">
                              <a:avLst/>
                            </a:prstGeom>
                          </pic:spPr>
                        </pic:pic>
                        <pic:pic xmlns:pic="http://schemas.openxmlformats.org/drawingml/2006/picture">
                          <pic:nvPicPr>
                            <pic:cNvPr id="53" name="Picture 53"/>
                            <pic:cNvPicPr>
                              <a:picLocks noChangeAspect="1"/>
                            </pic:cNvPicPr>
                          </pic:nvPicPr>
                          <pic:blipFill>
                            <a:blip r:embed="rId39"/>
                            <a:stretch>
                              <a:fillRect/>
                            </a:stretch>
                          </pic:blipFill>
                          <pic:spPr>
                            <a:xfrm>
                              <a:off x="498719" y="1769783"/>
                              <a:ext cx="548640" cy="548640"/>
                            </a:xfrm>
                            <a:prstGeom prst="rect">
                              <a:avLst/>
                            </a:prstGeom>
                          </pic:spPr>
                        </pic:pic>
                        <pic:pic xmlns:pic="http://schemas.openxmlformats.org/drawingml/2006/picture">
                          <pic:nvPicPr>
                            <pic:cNvPr id="54" name="Picture 54"/>
                            <pic:cNvPicPr>
                              <a:picLocks noChangeAspect="1"/>
                            </pic:cNvPicPr>
                          </pic:nvPicPr>
                          <pic:blipFill>
                            <a:blip r:embed="rId40"/>
                            <a:stretch>
                              <a:fillRect/>
                            </a:stretch>
                          </pic:blipFill>
                          <pic:spPr>
                            <a:xfrm>
                              <a:off x="1974136" y="2762738"/>
                              <a:ext cx="548640" cy="548640"/>
                            </a:xfrm>
                            <a:prstGeom prst="rect">
                              <a:avLst/>
                            </a:prstGeom>
                          </pic:spPr>
                        </pic:pic>
                      </wpg:grpSp>
                      <wps:wsp>
                        <wps:cNvPr id="55" name="Rectangle 55"/>
                        <wps:cNvSpPr/>
                        <wps:spPr>
                          <a:xfrm>
                            <a:off x="1637790" y="1721679"/>
                            <a:ext cx="873125" cy="635000"/>
                          </a:xfrm>
                          <a:prstGeom prst="rect">
                            <a:avLst/>
                          </a:prstGeom>
                        </wps:spPr>
                        <wps:txbx>
                          <w:txbxContent>
                            <w:p w14:paraId="123F6F5B" w14:textId="77777777" w:rsidR="00471D08" w:rsidRPr="00471D08" w:rsidRDefault="00471D08" w:rsidP="00471D08">
                              <w:pPr>
                                <w:jc w:val="center"/>
                                <w:rPr>
                                  <w:rFonts w:hAnsi="ShellMedium"/>
                                  <w:color w:val="FFFFFF" w:themeColor="background1"/>
                                  <w:kern w:val="24"/>
                                  <w:szCs w:val="24"/>
                                </w:rPr>
                              </w:pPr>
                              <w:r w:rsidRPr="00471D08">
                                <w:rPr>
                                  <w:rFonts w:hAnsi="ShellMedium"/>
                                  <w:color w:val="FFFFFF" w:themeColor="background1"/>
                                  <w:kern w:val="24"/>
                                  <w:szCs w:val="24"/>
                                </w:rPr>
                                <w:t>ITAS</w:t>
                              </w:r>
                            </w:p>
                            <w:p w14:paraId="269FBF31" w14:textId="77777777" w:rsidR="00471D08" w:rsidRPr="00471D08" w:rsidRDefault="00471D08" w:rsidP="00471D08">
                              <w:pPr>
                                <w:jc w:val="center"/>
                                <w:rPr>
                                  <w:rFonts w:hAnsi="ShellMedium"/>
                                  <w:color w:val="FFFFFF" w:themeColor="background1"/>
                                  <w:kern w:val="24"/>
                                  <w:szCs w:val="24"/>
                                </w:rPr>
                              </w:pPr>
                              <w:r w:rsidRPr="00471D08">
                                <w:rPr>
                                  <w:rFonts w:hAnsi="ShellMedium"/>
                                  <w:color w:val="FFFFFF" w:themeColor="background1"/>
                                  <w:kern w:val="24"/>
                                  <w:szCs w:val="24"/>
                                </w:rPr>
                                <w:t>Benefits</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310F58D8" id="Group 5" o:spid="_x0000_s1035" alt="&quot;&quot;" style="position:absolute;left:0;text-align:left;margin-left:119pt;margin-top:68.3pt;width:270pt;height:249.1pt;z-index:251696128;mso-wrap-distance-top:7.2pt;mso-position-horizontal-relative:text;mso-position-vertical-relative:text;mso-width-relative:margin;mso-height-relative:margin" coordsize="40168,36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">
                <o:lock v:ext="edit" aspectratio="t"/>
                <v:group id="Group 42" o:spid="_x0000_s1036" style="position:absolute;width:40168;height:36998" coordsize="40168,3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43" o:spid="_x0000_s1037" style="position:absolute;width:40168;height:36998" coordsize="38153,3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4" o:spid="_x0000_s1038" style="position:absolute;left:1304;width:36849;height:35142" coordorigin="1304" coordsize="32508,3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Oval 2" o:spid="_x0000_s1039" style="position:absolute;left:6802;width:21322;height:19459;visibility:visible;mso-wrap-style:square;v-text-anchor:top" coordsize="2132187,194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" path="m1064433,v589704,,1067754,478049,1067754,1067753c2132187,1432021,1949778,1753685,1671030,1945968,1619319,1350353,1119244,883285,510080,883285,326925,883285,153631,925508,,1001978,32692,442866,496844,,1064433,xe" fillcolor="#641964" stroked="f" strokeweight=".25pt">
                        <v:path arrowok="t"/>
                      </v:shape>
                      <v:shape id="Oval 6" o:spid="_x0000_s1040" style="position:absolute;left:12495;top:11353;width:21318;height:19565;visibility:visible;mso-wrap-style:square;v-text-anchor:top" coordsize="2131865,195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" path="m1655616,v287174,191165,476249,517867,476249,888731c2131865,1478435,1653815,1956484,1064111,1956484,498682,1956484,35904,1516983,,960880v149636,71664,317319,111043,494199,111043c1106504,1071923,1608591,600027,1655616,xe" fillcolor="#008443" stroked="f" strokeweight=".25pt">
                        <v:path arrowok="t"/>
                      </v:shape>
                      <v:shape id="Oval 8" o:spid="_x0000_s1041" style="position:absolute;left:1304;top:9648;width:15392;height:21355;visibility:visible;mso-wrap-style:square;v-text-anchor:top" coordsize="1539139,2135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" path="m1067754,v164302,,319936,37110,458438,104537c1224640,314770,1027754,664290,1027754,1059794v,401299,202698,755256,511385,964939c1397377,2096049,1237173,2135506,1067754,2135506,478050,2135506,,1657457,,1067753,,478049,478050,,1067754,xe" fillcolor="#003c88" stroked="f" strokeweight=".25pt">
                        <v:path arrowok="t"/>
                      </v:shape>
                      <v:shape id="Isosceles Triangle 10" o:spid="_x0000_s1042" style="position:absolute;left:12534;top:11241;width:10026;height:9978;visibility:visible;mso-wrap-style:square;v-text-anchor:top" coordsize="1002506,99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" path="m,871537c9922,581025,172244,195262,501253,v219472,130969,465138,378618,501253,871537c635000,1057273,267494,1021555,,871537xe" fillcolor="#a6a6a6" stroked="f" strokeweight=".25pt">
                        <v:path arrowok="t" o:connecttype="custom" o:connectlocs="0,871537;501253,0;1002506,871537;0,871537" o:connectangles="0,0,0,0"/>
                      </v:shape>
                    </v:group>
                    <v:shape id="TextBox 39" o:spid="_x0000_s1043" type="#_x0000_t202" style="position:absolute;left:15027;top:3282;width:14409;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2A5B699" w14:textId="77777777" w:rsidR="00471D08" w:rsidRPr="00471D08" w:rsidRDefault="00471D08" w:rsidP="00471D08">
                            <w:pPr>
                              <w:jc w:val="center"/>
                              <w:rPr>
                                <w:rFonts w:hAnsi="ShellMedium"/>
                                <w:color w:val="FFFFFF" w:themeColor="background1"/>
                                <w:kern w:val="24"/>
                                <w:szCs w:val="24"/>
                              </w:rPr>
                            </w:pPr>
                            <w:r w:rsidRPr="00471D08">
                              <w:rPr>
                                <w:rFonts w:hAnsi="ShellMedium"/>
                                <w:color w:val="FFFFFF" w:themeColor="background1"/>
                                <w:kern w:val="24"/>
                                <w:szCs w:val="24"/>
                              </w:rPr>
                              <w:t>Diversity &amp; Inclusiveness</w:t>
                            </w:r>
                          </w:p>
                        </w:txbxContent>
                      </v:textbox>
                    </v:shape>
                    <v:shape id="TextBox 40" o:spid="_x0000_s1044" type="#_x0000_t202" style="position:absolute;left:22317;top:26064;width:14252;height:6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3A5ADCBB" w14:textId="77777777" w:rsidR="00471D08" w:rsidRPr="00471D08" w:rsidRDefault="00471D08" w:rsidP="00471D08">
                            <w:pPr>
                              <w:jc w:val="center"/>
                              <w:rPr>
                                <w:rFonts w:hAnsi="ShellMedium"/>
                                <w:color w:val="FFFFFF" w:themeColor="background1"/>
                                <w:kern w:val="24"/>
                                <w:szCs w:val="24"/>
                              </w:rPr>
                            </w:pPr>
                            <w:r w:rsidRPr="00471D08">
                              <w:rPr>
                                <w:rFonts w:hAnsi="ShellMedium"/>
                                <w:color w:val="FFFFFF" w:themeColor="background1"/>
                                <w:kern w:val="24"/>
                                <w:szCs w:val="24"/>
                              </w:rPr>
                              <w:t>Growth in Business</w:t>
                            </w:r>
                          </w:p>
                        </w:txbxContent>
                      </v:textbox>
                    </v:shape>
                    <v:shape id="TextBox 41" o:spid="_x0000_s1045" type="#_x0000_t202" style="position:absolute;top:21641;width:14252;height:8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4AD2C0E8" w14:textId="77777777" w:rsidR="00471D08" w:rsidRPr="00471D08" w:rsidRDefault="00471D08" w:rsidP="00471D08">
                            <w:pPr>
                              <w:jc w:val="center"/>
                              <w:rPr>
                                <w:rFonts w:hAnsi="ShellMedium"/>
                                <w:color w:val="FFFFFF" w:themeColor="background1"/>
                                <w:kern w:val="24"/>
                                <w:szCs w:val="24"/>
                              </w:rPr>
                            </w:pPr>
                            <w:r w:rsidRPr="00471D08">
                              <w:rPr>
                                <w:rFonts w:hAnsi="ShellMedium"/>
                                <w:color w:val="FFFFFF" w:themeColor="background1"/>
                                <w:kern w:val="24"/>
                                <w:szCs w:val="24"/>
                              </w:rPr>
                              <w:t>Avoid Legal compliance, fines</w:t>
                            </w:r>
                          </w:p>
                        </w:txbxContent>
                      </v:textbox>
                    </v:shape>
                  </v:group>
                  <v:shape id="Picture 52" o:spid="_x0000_s1046" type="#_x0000_t75" style="position:absolute;left:10977;top:3637;width:5486;height: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">
                    <v:imagedata r:id="rId41" o:title=""/>
                  </v:shape>
                  <v:shape id="Picture 53" o:spid="_x0000_s1047" type="#_x0000_t75" style="position:absolute;left:4987;top:17697;width:5486;height: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">
                    <v:imagedata r:id="rId42" o:title=""/>
                  </v:shape>
                  <v:shape id="Picture 54" o:spid="_x0000_s1048" type="#_x0000_t75" style="position:absolute;left:19741;top:27627;width:5486;height: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">
                    <v:imagedata r:id="rId43" o:title=""/>
                  </v:shape>
                </v:group>
                <v:rect id="Rectangle 55" o:spid="_x0000_s1049" style="position:absolute;left:16377;top:17216;width:8732;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v:textbox>
                    <w:txbxContent>
                      <w:p w14:paraId="123F6F5B" w14:textId="77777777" w:rsidR="00471D08" w:rsidRPr="00471D08" w:rsidRDefault="00471D08" w:rsidP="00471D08">
                        <w:pPr>
                          <w:jc w:val="center"/>
                          <w:rPr>
                            <w:rFonts w:hAnsi="ShellMedium"/>
                            <w:color w:val="FFFFFF" w:themeColor="background1"/>
                            <w:kern w:val="24"/>
                            <w:szCs w:val="24"/>
                          </w:rPr>
                        </w:pPr>
                        <w:r w:rsidRPr="00471D08">
                          <w:rPr>
                            <w:rFonts w:hAnsi="ShellMedium"/>
                            <w:color w:val="FFFFFF" w:themeColor="background1"/>
                            <w:kern w:val="24"/>
                            <w:szCs w:val="24"/>
                          </w:rPr>
                          <w:t>ITAS</w:t>
                        </w:r>
                      </w:p>
                      <w:p w14:paraId="269FBF31" w14:textId="77777777" w:rsidR="00471D08" w:rsidRPr="00471D08" w:rsidRDefault="00471D08" w:rsidP="00471D08">
                        <w:pPr>
                          <w:jc w:val="center"/>
                          <w:rPr>
                            <w:rFonts w:hAnsi="ShellMedium"/>
                            <w:color w:val="FFFFFF" w:themeColor="background1"/>
                            <w:kern w:val="24"/>
                            <w:szCs w:val="24"/>
                          </w:rPr>
                        </w:pPr>
                        <w:r w:rsidRPr="00471D08">
                          <w:rPr>
                            <w:rFonts w:hAnsi="ShellMedium"/>
                            <w:color w:val="FFFFFF" w:themeColor="background1"/>
                            <w:kern w:val="24"/>
                            <w:szCs w:val="24"/>
                          </w:rPr>
                          <w:t>Benefits</w:t>
                        </w:r>
                      </w:p>
                    </w:txbxContent>
                  </v:textbox>
                </v:rect>
                <w10:wrap type="topAndBottom"/>
              </v:group>
            </w:pict>
          </mc:Fallback>
        </mc:AlternateContent>
      </w:r>
      <w:r w:rsidR="007A43D9" w:rsidRPr="007A43D9">
        <w:rPr>
          <w:sz w:val="22"/>
          <w:szCs w:val="20"/>
        </w:rPr>
        <w:t>Accessibility means the ability of using all the websites, tools, techniques, hardware</w:t>
      </w:r>
      <w:r w:rsidR="007A43D9">
        <w:rPr>
          <w:sz w:val="22"/>
          <w:szCs w:val="20"/>
        </w:rPr>
        <w:t>,</w:t>
      </w:r>
      <w:r w:rsidR="007A43D9" w:rsidRPr="007A43D9">
        <w:rPr>
          <w:sz w:val="22"/>
          <w:szCs w:val="20"/>
        </w:rPr>
        <w:t xml:space="preserve"> and software products, by the people irrespective of their disabilities such as hearing, movement, sight</w:t>
      </w:r>
      <w:r w:rsidR="003C724D">
        <w:rPr>
          <w:sz w:val="22"/>
          <w:szCs w:val="20"/>
        </w:rPr>
        <w:t>,</w:t>
      </w:r>
      <w:r w:rsidR="007A43D9" w:rsidRPr="007A43D9">
        <w:rPr>
          <w:sz w:val="22"/>
          <w:szCs w:val="20"/>
        </w:rPr>
        <w:t xml:space="preserve"> and </w:t>
      </w:r>
      <w:r w:rsidR="00FE3EEC">
        <w:rPr>
          <w:sz w:val="22"/>
          <w:szCs w:val="20"/>
        </w:rPr>
        <w:t>c</w:t>
      </w:r>
      <w:r w:rsidR="007A43D9" w:rsidRPr="007A43D9">
        <w:rPr>
          <w:sz w:val="22"/>
          <w:szCs w:val="20"/>
        </w:rPr>
        <w:t>ognitive ability.</w:t>
      </w:r>
    </w:p>
    <w:p w14:paraId="54F26816" w14:textId="574E4A80" w:rsidR="00471D08" w:rsidRDefault="00471D08" w:rsidP="007A43D9">
      <w:pPr>
        <w:jc w:val="both"/>
        <w:rPr>
          <w:sz w:val="22"/>
          <w:szCs w:val="20"/>
        </w:rPr>
      </w:pPr>
    </w:p>
    <w:p w14:paraId="16F17290" w14:textId="085E586B" w:rsidR="00471D08" w:rsidRPr="007A43D9" w:rsidRDefault="00471D08" w:rsidP="007A43D9">
      <w:pPr>
        <w:jc w:val="both"/>
        <w:rPr>
          <w:sz w:val="22"/>
          <w:szCs w:val="20"/>
        </w:rPr>
      </w:pPr>
    </w:p>
    <w:p w14:paraId="738BFA0A" w14:textId="6A45555F" w:rsidR="007A43D9" w:rsidRDefault="00063820" w:rsidP="007A43D9">
      <w:pPr>
        <w:jc w:val="both"/>
        <w:rPr>
          <w:sz w:val="22"/>
          <w:szCs w:val="20"/>
        </w:rPr>
      </w:pPr>
      <w:r>
        <w:rPr>
          <w:sz w:val="22"/>
          <w:szCs w:val="20"/>
        </w:rPr>
        <w:t>As p</w:t>
      </w:r>
      <w:r w:rsidR="007A43D9" w:rsidRPr="007A43D9">
        <w:rPr>
          <w:sz w:val="22"/>
          <w:szCs w:val="20"/>
        </w:rPr>
        <w:t xml:space="preserve">er PDF guidelines, IT Accessibility testing is </w:t>
      </w:r>
      <w:r w:rsidR="007A43D9" w:rsidRPr="00063820">
        <w:rPr>
          <w:color w:val="FF0000"/>
          <w:sz w:val="22"/>
          <w:szCs w:val="20"/>
        </w:rPr>
        <w:t xml:space="preserve">mandatory </w:t>
      </w:r>
      <w:r w:rsidR="007A43D9" w:rsidRPr="007A43D9">
        <w:rPr>
          <w:sz w:val="22"/>
          <w:szCs w:val="20"/>
        </w:rPr>
        <w:t>for all new IT Projects delivered within Shell.</w:t>
      </w:r>
      <w:r w:rsidR="00185959">
        <w:rPr>
          <w:sz w:val="22"/>
          <w:szCs w:val="20"/>
        </w:rPr>
        <w:t xml:space="preserve"> If it is a</w:t>
      </w:r>
      <w:r w:rsidR="002E66BA">
        <w:rPr>
          <w:sz w:val="22"/>
          <w:szCs w:val="20"/>
        </w:rPr>
        <w:t>n</w:t>
      </w:r>
      <w:r w:rsidR="00185959">
        <w:rPr>
          <w:sz w:val="22"/>
          <w:szCs w:val="20"/>
        </w:rPr>
        <w:t xml:space="preserve"> Agile </w:t>
      </w:r>
      <w:r w:rsidR="00B33529">
        <w:rPr>
          <w:sz w:val="22"/>
          <w:szCs w:val="20"/>
        </w:rPr>
        <w:t>Project,</w:t>
      </w:r>
      <w:r w:rsidR="00185959">
        <w:rPr>
          <w:sz w:val="22"/>
          <w:szCs w:val="20"/>
        </w:rPr>
        <w:t xml:space="preserve"> then embed ITAS testing within the Sprint and test before releasing new feature.</w:t>
      </w:r>
    </w:p>
    <w:p w14:paraId="0F5580A4" w14:textId="59D9E122" w:rsidR="00063820" w:rsidRDefault="00063820" w:rsidP="007A43D9">
      <w:pPr>
        <w:jc w:val="both"/>
        <w:rPr>
          <w:sz w:val="22"/>
          <w:szCs w:val="20"/>
        </w:rPr>
      </w:pPr>
    </w:p>
    <w:p w14:paraId="7E6E7B45" w14:textId="77777777" w:rsidR="007077B5" w:rsidRDefault="007077B5" w:rsidP="007077B5">
      <w:pPr>
        <w:ind w:left="360" w:hanging="360"/>
        <w:jc w:val="both"/>
        <w:rPr>
          <w:sz w:val="22"/>
          <w:szCs w:val="20"/>
        </w:rPr>
      </w:pPr>
    </w:p>
    <w:tbl>
      <w:tblPr>
        <w:tblStyle w:val="TableGrid"/>
        <w:tblW w:w="0" w:type="auto"/>
        <w:tblInd w:w="360" w:type="dxa"/>
        <w:tblLook w:val="04A0" w:firstRow="1" w:lastRow="0" w:firstColumn="1" w:lastColumn="0" w:noHBand="0" w:noVBand="1"/>
      </w:tblPr>
      <w:tblGrid>
        <w:gridCol w:w="714"/>
        <w:gridCol w:w="3779"/>
        <w:gridCol w:w="1355"/>
        <w:gridCol w:w="3562"/>
      </w:tblGrid>
      <w:tr w:rsidR="007077B5" w14:paraId="16660A1A" w14:textId="77777777" w:rsidTr="00451B23">
        <w:tc>
          <w:tcPr>
            <w:tcW w:w="715" w:type="dxa"/>
            <w:shd w:val="clear" w:color="auto" w:fill="FCE16A" w:themeFill="accent1" w:themeFillTint="99"/>
          </w:tcPr>
          <w:p w14:paraId="6F7BF58F" w14:textId="77777777" w:rsidR="007077B5" w:rsidRPr="002B4A4B" w:rsidRDefault="007077B5" w:rsidP="001704B3">
            <w:pPr>
              <w:jc w:val="center"/>
              <w:rPr>
                <w:b/>
                <w:bCs/>
                <w:sz w:val="22"/>
                <w:szCs w:val="20"/>
              </w:rPr>
            </w:pPr>
            <w:r w:rsidRPr="002B4A4B">
              <w:rPr>
                <w:b/>
                <w:bCs/>
                <w:sz w:val="22"/>
                <w:szCs w:val="20"/>
              </w:rPr>
              <w:t>SL #</w:t>
            </w:r>
          </w:p>
        </w:tc>
        <w:tc>
          <w:tcPr>
            <w:tcW w:w="3780" w:type="dxa"/>
            <w:shd w:val="clear" w:color="auto" w:fill="FCE16A" w:themeFill="accent1" w:themeFillTint="99"/>
          </w:tcPr>
          <w:p w14:paraId="01885395" w14:textId="62E81FD3" w:rsidR="007077B5" w:rsidRPr="002B4A4B" w:rsidRDefault="00870676" w:rsidP="00CA1962">
            <w:pPr>
              <w:jc w:val="center"/>
              <w:rPr>
                <w:b/>
                <w:bCs/>
                <w:sz w:val="22"/>
                <w:szCs w:val="20"/>
              </w:rPr>
            </w:pPr>
            <w:r>
              <w:rPr>
                <w:b/>
                <w:bCs/>
                <w:sz w:val="22"/>
                <w:szCs w:val="20"/>
              </w:rPr>
              <w:t>Criteria</w:t>
            </w:r>
          </w:p>
        </w:tc>
        <w:tc>
          <w:tcPr>
            <w:tcW w:w="1350" w:type="dxa"/>
            <w:shd w:val="clear" w:color="auto" w:fill="FCE16A" w:themeFill="accent1" w:themeFillTint="99"/>
          </w:tcPr>
          <w:p w14:paraId="65FB2C81" w14:textId="77777777" w:rsidR="007077B5" w:rsidRPr="002B4A4B" w:rsidRDefault="007077B5" w:rsidP="001704B3">
            <w:pPr>
              <w:jc w:val="center"/>
              <w:rPr>
                <w:b/>
                <w:bCs/>
                <w:sz w:val="22"/>
                <w:szCs w:val="20"/>
              </w:rPr>
            </w:pPr>
            <w:r w:rsidRPr="002B4A4B">
              <w:rPr>
                <w:b/>
                <w:bCs/>
                <w:sz w:val="22"/>
                <w:szCs w:val="20"/>
              </w:rPr>
              <w:t>Evaluation</w:t>
            </w:r>
          </w:p>
        </w:tc>
        <w:tc>
          <w:tcPr>
            <w:tcW w:w="3565" w:type="dxa"/>
            <w:shd w:val="clear" w:color="auto" w:fill="FCE16A" w:themeFill="accent1" w:themeFillTint="99"/>
          </w:tcPr>
          <w:p w14:paraId="6FE7459A" w14:textId="77777777" w:rsidR="007077B5" w:rsidRPr="002B4A4B" w:rsidRDefault="007077B5" w:rsidP="001704B3">
            <w:pPr>
              <w:jc w:val="center"/>
              <w:rPr>
                <w:b/>
                <w:bCs/>
                <w:sz w:val="22"/>
                <w:szCs w:val="20"/>
              </w:rPr>
            </w:pPr>
            <w:r w:rsidRPr="002B4A4B">
              <w:rPr>
                <w:b/>
                <w:bCs/>
                <w:sz w:val="22"/>
                <w:szCs w:val="20"/>
              </w:rPr>
              <w:t>Remarks</w:t>
            </w:r>
          </w:p>
        </w:tc>
      </w:tr>
      <w:tr w:rsidR="007077B5" w14:paraId="781596B2" w14:textId="77777777" w:rsidTr="00E7401C">
        <w:tc>
          <w:tcPr>
            <w:tcW w:w="715" w:type="dxa"/>
          </w:tcPr>
          <w:p w14:paraId="639E4350" w14:textId="77777777" w:rsidR="007077B5" w:rsidRPr="002B4A4B" w:rsidRDefault="007077B5" w:rsidP="001704B3">
            <w:pPr>
              <w:jc w:val="center"/>
              <w:rPr>
                <w:sz w:val="20"/>
                <w:szCs w:val="18"/>
              </w:rPr>
            </w:pPr>
            <w:r w:rsidRPr="002B4A4B">
              <w:rPr>
                <w:sz w:val="20"/>
                <w:szCs w:val="18"/>
              </w:rPr>
              <w:t>1</w:t>
            </w:r>
          </w:p>
        </w:tc>
        <w:tc>
          <w:tcPr>
            <w:tcW w:w="3780" w:type="dxa"/>
            <w:shd w:val="clear" w:color="auto" w:fill="auto"/>
          </w:tcPr>
          <w:p w14:paraId="498932EC" w14:textId="322494EE" w:rsidR="007077B5" w:rsidRPr="00E7401C" w:rsidRDefault="007077B5" w:rsidP="001704B3">
            <w:pPr>
              <w:jc w:val="both"/>
              <w:rPr>
                <w:color w:val="auto"/>
                <w:sz w:val="20"/>
                <w:szCs w:val="18"/>
              </w:rPr>
            </w:pPr>
            <w:r w:rsidRPr="00E7401C">
              <w:rPr>
                <w:rFonts w:cs="Arial"/>
                <w:color w:val="auto"/>
                <w:sz w:val="22"/>
              </w:rPr>
              <w:t>Business requirement for the application to be ITAS compliant?</w:t>
            </w:r>
          </w:p>
        </w:tc>
        <w:tc>
          <w:tcPr>
            <w:tcW w:w="1350" w:type="dxa"/>
            <w:shd w:val="clear" w:color="auto" w:fill="auto"/>
          </w:tcPr>
          <w:p w14:paraId="2F735FED" w14:textId="6E5A8CA2" w:rsidR="007077B5" w:rsidRPr="00E7401C" w:rsidRDefault="00D10A15" w:rsidP="001704B3">
            <w:pPr>
              <w:jc w:val="center"/>
              <w:rPr>
                <w:sz w:val="20"/>
                <w:szCs w:val="18"/>
              </w:rPr>
            </w:pPr>
            <w:r w:rsidRPr="00E7401C">
              <w:rPr>
                <w:sz w:val="20"/>
                <w:szCs w:val="18"/>
              </w:rPr>
              <w:t>NA</w:t>
            </w:r>
          </w:p>
        </w:tc>
        <w:tc>
          <w:tcPr>
            <w:tcW w:w="3565" w:type="dxa"/>
            <w:shd w:val="clear" w:color="auto" w:fill="auto"/>
          </w:tcPr>
          <w:p w14:paraId="7833D8EB" w14:textId="40811793" w:rsidR="007077B5" w:rsidRPr="00E7401C" w:rsidRDefault="003D433F" w:rsidP="001704B3">
            <w:pPr>
              <w:jc w:val="both"/>
              <w:rPr>
                <w:sz w:val="20"/>
                <w:szCs w:val="18"/>
              </w:rPr>
            </w:pPr>
            <w:r w:rsidRPr="00E7401C">
              <w:rPr>
                <w:sz w:val="20"/>
                <w:szCs w:val="18"/>
              </w:rPr>
              <w:t xml:space="preserve">Since it’s </w:t>
            </w:r>
            <w:r w:rsidR="00073558">
              <w:rPr>
                <w:sz w:val="20"/>
                <w:szCs w:val="18"/>
              </w:rPr>
              <w:t xml:space="preserve">now </w:t>
            </w:r>
            <w:r w:rsidRPr="00E7401C">
              <w:rPr>
                <w:sz w:val="20"/>
                <w:szCs w:val="18"/>
              </w:rPr>
              <w:t>mandatory</w:t>
            </w:r>
            <w:r w:rsidR="00E7401C" w:rsidRPr="00E7401C">
              <w:rPr>
                <w:sz w:val="20"/>
                <w:szCs w:val="18"/>
              </w:rPr>
              <w:t xml:space="preserve"> for all IT Projects in Shell</w:t>
            </w:r>
            <w:r w:rsidR="002B1065">
              <w:rPr>
                <w:sz w:val="20"/>
                <w:szCs w:val="18"/>
              </w:rPr>
              <w:t xml:space="preserve"> to perform ITAS testing.</w:t>
            </w:r>
          </w:p>
        </w:tc>
      </w:tr>
      <w:tr w:rsidR="007077B5" w14:paraId="32E1207E" w14:textId="77777777" w:rsidTr="001704B3">
        <w:tc>
          <w:tcPr>
            <w:tcW w:w="715" w:type="dxa"/>
          </w:tcPr>
          <w:p w14:paraId="6F431715" w14:textId="77777777" w:rsidR="007077B5" w:rsidRPr="002B4A4B" w:rsidRDefault="007077B5" w:rsidP="001704B3">
            <w:pPr>
              <w:jc w:val="center"/>
              <w:rPr>
                <w:sz w:val="20"/>
                <w:szCs w:val="18"/>
              </w:rPr>
            </w:pPr>
            <w:r w:rsidRPr="002B4A4B">
              <w:rPr>
                <w:sz w:val="20"/>
                <w:szCs w:val="18"/>
              </w:rPr>
              <w:t>2</w:t>
            </w:r>
          </w:p>
        </w:tc>
        <w:tc>
          <w:tcPr>
            <w:tcW w:w="3780" w:type="dxa"/>
          </w:tcPr>
          <w:p w14:paraId="7BD97A89" w14:textId="6069350E" w:rsidR="007077B5" w:rsidRPr="00E92929" w:rsidRDefault="001F4FD6" w:rsidP="001704B3">
            <w:pPr>
              <w:jc w:val="both"/>
              <w:rPr>
                <w:color w:val="auto"/>
                <w:sz w:val="20"/>
                <w:szCs w:val="18"/>
              </w:rPr>
            </w:pPr>
            <w:r>
              <w:rPr>
                <w:rFonts w:cs="Arial"/>
                <w:color w:val="auto"/>
                <w:sz w:val="22"/>
              </w:rPr>
              <w:t>Does</w:t>
            </w:r>
            <w:r w:rsidR="00BB5FD7">
              <w:rPr>
                <w:rFonts w:cs="Arial"/>
                <w:color w:val="auto"/>
                <w:sz w:val="22"/>
              </w:rPr>
              <w:t xml:space="preserve"> application have a</w:t>
            </w:r>
            <w:r w:rsidR="007077B5" w:rsidRPr="00E92929">
              <w:rPr>
                <w:rFonts w:cs="Arial"/>
                <w:color w:val="auto"/>
                <w:sz w:val="22"/>
              </w:rPr>
              <w:t xml:space="preserve"> UI/Front end?</w:t>
            </w:r>
          </w:p>
        </w:tc>
        <w:tc>
          <w:tcPr>
            <w:tcW w:w="1350" w:type="dxa"/>
          </w:tcPr>
          <w:p w14:paraId="613EC7FD" w14:textId="6E83F387" w:rsidR="007077B5" w:rsidRPr="002B4A4B" w:rsidRDefault="00E92929" w:rsidP="001704B3">
            <w:pPr>
              <w:jc w:val="center"/>
              <w:rPr>
                <w:sz w:val="20"/>
                <w:szCs w:val="18"/>
              </w:rPr>
            </w:pPr>
            <w:r>
              <w:rPr>
                <w:sz w:val="20"/>
                <w:szCs w:val="18"/>
              </w:rPr>
              <w:t>Yes</w:t>
            </w:r>
          </w:p>
        </w:tc>
        <w:tc>
          <w:tcPr>
            <w:tcW w:w="3565" w:type="dxa"/>
          </w:tcPr>
          <w:p w14:paraId="408B163E" w14:textId="55ACD22E" w:rsidR="007077B5" w:rsidRPr="002B4A4B" w:rsidRDefault="007077B5" w:rsidP="001704B3">
            <w:pPr>
              <w:jc w:val="both"/>
              <w:rPr>
                <w:sz w:val="20"/>
                <w:szCs w:val="18"/>
              </w:rPr>
            </w:pPr>
          </w:p>
        </w:tc>
      </w:tr>
      <w:tr w:rsidR="007077B5" w14:paraId="34F7C497" w14:textId="77777777" w:rsidTr="001704B3">
        <w:tc>
          <w:tcPr>
            <w:tcW w:w="715" w:type="dxa"/>
          </w:tcPr>
          <w:p w14:paraId="01A83EB2" w14:textId="77777777" w:rsidR="007077B5" w:rsidRPr="002B4A4B" w:rsidRDefault="007077B5" w:rsidP="001704B3">
            <w:pPr>
              <w:jc w:val="center"/>
              <w:rPr>
                <w:sz w:val="20"/>
                <w:szCs w:val="18"/>
              </w:rPr>
            </w:pPr>
            <w:r w:rsidRPr="002B4A4B">
              <w:rPr>
                <w:sz w:val="20"/>
                <w:szCs w:val="18"/>
              </w:rPr>
              <w:t>3</w:t>
            </w:r>
          </w:p>
        </w:tc>
        <w:tc>
          <w:tcPr>
            <w:tcW w:w="3780" w:type="dxa"/>
          </w:tcPr>
          <w:p w14:paraId="2E79D9A1" w14:textId="42E9CE1F" w:rsidR="007077B5" w:rsidRPr="00E92929" w:rsidRDefault="007077B5" w:rsidP="001704B3">
            <w:pPr>
              <w:jc w:val="both"/>
              <w:rPr>
                <w:color w:val="auto"/>
                <w:sz w:val="20"/>
                <w:szCs w:val="18"/>
              </w:rPr>
            </w:pPr>
            <w:r w:rsidRPr="00E92929">
              <w:rPr>
                <w:rFonts w:cs="Arial"/>
                <w:color w:val="auto"/>
                <w:sz w:val="22"/>
              </w:rPr>
              <w:t>At any given point of time, is this application to be used by people with special needs?</w:t>
            </w:r>
          </w:p>
        </w:tc>
        <w:tc>
          <w:tcPr>
            <w:tcW w:w="1350" w:type="dxa"/>
          </w:tcPr>
          <w:p w14:paraId="139EBA5A" w14:textId="2F88E238" w:rsidR="007077B5" w:rsidRPr="002B4A4B" w:rsidRDefault="00B83E67" w:rsidP="001704B3">
            <w:pPr>
              <w:jc w:val="center"/>
              <w:rPr>
                <w:sz w:val="20"/>
                <w:szCs w:val="18"/>
              </w:rPr>
            </w:pPr>
            <w:r>
              <w:rPr>
                <w:sz w:val="20"/>
                <w:szCs w:val="18"/>
              </w:rPr>
              <w:t>&lt;</w:t>
            </w:r>
            <w:r w:rsidR="0004768B" w:rsidRPr="0059217F">
              <w:rPr>
                <w:i/>
                <w:iCs/>
                <w:sz w:val="20"/>
                <w:szCs w:val="18"/>
              </w:rPr>
              <w:t>To be determined</w:t>
            </w:r>
            <w:r>
              <w:rPr>
                <w:sz w:val="20"/>
                <w:szCs w:val="18"/>
              </w:rPr>
              <w:t>&gt;</w:t>
            </w:r>
          </w:p>
        </w:tc>
        <w:tc>
          <w:tcPr>
            <w:tcW w:w="3565" w:type="dxa"/>
          </w:tcPr>
          <w:p w14:paraId="4B5FCAE6" w14:textId="052C3622" w:rsidR="007077B5" w:rsidRPr="002B4A4B" w:rsidRDefault="0098500B" w:rsidP="001704B3">
            <w:pPr>
              <w:jc w:val="both"/>
              <w:rPr>
                <w:sz w:val="20"/>
                <w:szCs w:val="18"/>
              </w:rPr>
            </w:pPr>
            <w:r>
              <w:rPr>
                <w:sz w:val="20"/>
                <w:szCs w:val="18"/>
              </w:rPr>
              <w:t>O</w:t>
            </w:r>
            <w:r w:rsidR="00A87FDD">
              <w:rPr>
                <w:sz w:val="20"/>
                <w:szCs w:val="18"/>
              </w:rPr>
              <w:t xml:space="preserve">bjective is to </w:t>
            </w:r>
            <w:r w:rsidR="00520D4D">
              <w:rPr>
                <w:sz w:val="20"/>
                <w:szCs w:val="18"/>
              </w:rPr>
              <w:t xml:space="preserve">ensure </w:t>
            </w:r>
            <w:r w:rsidR="00A87FDD">
              <w:rPr>
                <w:sz w:val="20"/>
                <w:szCs w:val="18"/>
              </w:rPr>
              <w:t xml:space="preserve">the system </w:t>
            </w:r>
            <w:r w:rsidR="00520D4D">
              <w:rPr>
                <w:sz w:val="20"/>
                <w:szCs w:val="18"/>
              </w:rPr>
              <w:t xml:space="preserve">is </w:t>
            </w:r>
            <w:r w:rsidR="00A87FDD">
              <w:rPr>
                <w:sz w:val="20"/>
                <w:szCs w:val="18"/>
              </w:rPr>
              <w:t>compliant</w:t>
            </w:r>
            <w:r>
              <w:rPr>
                <w:sz w:val="20"/>
                <w:szCs w:val="18"/>
              </w:rPr>
              <w:t xml:space="preserve"> for </w:t>
            </w:r>
            <w:r w:rsidR="005212EA">
              <w:rPr>
                <w:sz w:val="20"/>
                <w:szCs w:val="18"/>
              </w:rPr>
              <w:t xml:space="preserve">present &amp; </w:t>
            </w:r>
            <w:r>
              <w:rPr>
                <w:sz w:val="20"/>
                <w:szCs w:val="18"/>
              </w:rPr>
              <w:t>future</w:t>
            </w:r>
            <w:r w:rsidR="00A87FDD">
              <w:rPr>
                <w:sz w:val="20"/>
                <w:szCs w:val="18"/>
              </w:rPr>
              <w:t>.</w:t>
            </w:r>
          </w:p>
        </w:tc>
      </w:tr>
      <w:tr w:rsidR="007077B5" w14:paraId="4D0E9C39" w14:textId="77777777" w:rsidTr="001704B3">
        <w:tc>
          <w:tcPr>
            <w:tcW w:w="715" w:type="dxa"/>
          </w:tcPr>
          <w:p w14:paraId="203DADB9" w14:textId="77777777" w:rsidR="007077B5" w:rsidRPr="002B4A4B" w:rsidRDefault="007077B5" w:rsidP="001704B3">
            <w:pPr>
              <w:jc w:val="center"/>
              <w:rPr>
                <w:sz w:val="20"/>
                <w:szCs w:val="18"/>
              </w:rPr>
            </w:pPr>
            <w:r w:rsidRPr="002B4A4B">
              <w:rPr>
                <w:sz w:val="20"/>
                <w:szCs w:val="18"/>
              </w:rPr>
              <w:t>4</w:t>
            </w:r>
          </w:p>
        </w:tc>
        <w:tc>
          <w:tcPr>
            <w:tcW w:w="3780" w:type="dxa"/>
            <w:shd w:val="clear" w:color="auto" w:fill="auto"/>
          </w:tcPr>
          <w:p w14:paraId="793E5604" w14:textId="37C9B4D4" w:rsidR="007077B5" w:rsidRPr="00E92929" w:rsidRDefault="007077B5" w:rsidP="001704B3">
            <w:pPr>
              <w:jc w:val="both"/>
              <w:rPr>
                <w:color w:val="auto"/>
                <w:sz w:val="20"/>
                <w:szCs w:val="18"/>
              </w:rPr>
            </w:pPr>
            <w:r w:rsidRPr="00E92929">
              <w:rPr>
                <w:rFonts w:cs="Arial"/>
                <w:color w:val="auto"/>
                <w:sz w:val="22"/>
              </w:rPr>
              <w:t>Is SaaS solution/implementation?</w:t>
            </w:r>
          </w:p>
        </w:tc>
        <w:tc>
          <w:tcPr>
            <w:tcW w:w="1350" w:type="dxa"/>
            <w:shd w:val="clear" w:color="auto" w:fill="auto"/>
          </w:tcPr>
          <w:p w14:paraId="6776C00D" w14:textId="10B052CE" w:rsidR="007077B5" w:rsidRPr="002B4A4B" w:rsidRDefault="0004768B" w:rsidP="001704B3">
            <w:pPr>
              <w:jc w:val="center"/>
              <w:rPr>
                <w:sz w:val="20"/>
                <w:szCs w:val="18"/>
              </w:rPr>
            </w:pPr>
            <w:r>
              <w:rPr>
                <w:sz w:val="20"/>
                <w:szCs w:val="18"/>
              </w:rPr>
              <w:t>No</w:t>
            </w:r>
          </w:p>
        </w:tc>
        <w:tc>
          <w:tcPr>
            <w:tcW w:w="3565" w:type="dxa"/>
            <w:shd w:val="clear" w:color="auto" w:fill="auto"/>
          </w:tcPr>
          <w:p w14:paraId="51B2A271" w14:textId="762FCAED" w:rsidR="007077B5" w:rsidRPr="002B4A4B" w:rsidRDefault="007077B5" w:rsidP="001704B3">
            <w:pPr>
              <w:jc w:val="both"/>
              <w:rPr>
                <w:sz w:val="20"/>
                <w:szCs w:val="18"/>
              </w:rPr>
            </w:pPr>
          </w:p>
        </w:tc>
      </w:tr>
      <w:tr w:rsidR="007077B5" w14:paraId="62F2EF68" w14:textId="77777777" w:rsidTr="001704B3">
        <w:tc>
          <w:tcPr>
            <w:tcW w:w="715" w:type="dxa"/>
          </w:tcPr>
          <w:p w14:paraId="448C0203" w14:textId="77777777" w:rsidR="007077B5" w:rsidRPr="002B4A4B" w:rsidRDefault="007077B5" w:rsidP="001704B3">
            <w:pPr>
              <w:jc w:val="center"/>
              <w:rPr>
                <w:sz w:val="20"/>
                <w:szCs w:val="18"/>
              </w:rPr>
            </w:pPr>
            <w:r w:rsidRPr="002B4A4B">
              <w:rPr>
                <w:sz w:val="20"/>
                <w:szCs w:val="18"/>
              </w:rPr>
              <w:t>5</w:t>
            </w:r>
          </w:p>
        </w:tc>
        <w:tc>
          <w:tcPr>
            <w:tcW w:w="3780" w:type="dxa"/>
          </w:tcPr>
          <w:p w14:paraId="4A35F59F" w14:textId="596DFD4F" w:rsidR="007077B5" w:rsidRPr="00E92929" w:rsidRDefault="007077B5" w:rsidP="001704B3">
            <w:pPr>
              <w:jc w:val="both"/>
              <w:rPr>
                <w:rFonts w:cs="Arial"/>
                <w:color w:val="auto"/>
                <w:sz w:val="20"/>
                <w:szCs w:val="18"/>
              </w:rPr>
            </w:pPr>
            <w:r w:rsidRPr="00E92929">
              <w:rPr>
                <w:rFonts w:cs="Arial"/>
                <w:color w:val="auto"/>
                <w:sz w:val="22"/>
              </w:rPr>
              <w:t>Any increase in User base expected in future?</w:t>
            </w:r>
          </w:p>
        </w:tc>
        <w:tc>
          <w:tcPr>
            <w:tcW w:w="1350" w:type="dxa"/>
          </w:tcPr>
          <w:p w14:paraId="131CA803" w14:textId="3B855312" w:rsidR="007077B5" w:rsidRPr="002B4A4B" w:rsidRDefault="0004768B" w:rsidP="001704B3">
            <w:pPr>
              <w:jc w:val="center"/>
              <w:rPr>
                <w:sz w:val="20"/>
                <w:szCs w:val="18"/>
              </w:rPr>
            </w:pPr>
            <w:r>
              <w:rPr>
                <w:sz w:val="20"/>
                <w:szCs w:val="18"/>
              </w:rPr>
              <w:t>Yes</w:t>
            </w:r>
          </w:p>
        </w:tc>
        <w:tc>
          <w:tcPr>
            <w:tcW w:w="3565" w:type="dxa"/>
          </w:tcPr>
          <w:p w14:paraId="4D6626FF" w14:textId="77777777" w:rsidR="007077B5" w:rsidRPr="002B4A4B" w:rsidRDefault="007077B5" w:rsidP="001704B3">
            <w:pPr>
              <w:jc w:val="both"/>
              <w:rPr>
                <w:sz w:val="20"/>
                <w:szCs w:val="18"/>
              </w:rPr>
            </w:pPr>
          </w:p>
        </w:tc>
      </w:tr>
      <w:tr w:rsidR="007077B5" w14:paraId="6EC894CE" w14:textId="77777777" w:rsidTr="001704B3">
        <w:tc>
          <w:tcPr>
            <w:tcW w:w="715" w:type="dxa"/>
          </w:tcPr>
          <w:p w14:paraId="1CD762C4" w14:textId="77777777" w:rsidR="007077B5" w:rsidRPr="002B4A4B" w:rsidRDefault="007077B5" w:rsidP="001704B3">
            <w:pPr>
              <w:jc w:val="center"/>
              <w:rPr>
                <w:sz w:val="20"/>
                <w:szCs w:val="18"/>
              </w:rPr>
            </w:pPr>
            <w:r w:rsidRPr="002B4A4B">
              <w:rPr>
                <w:sz w:val="20"/>
                <w:szCs w:val="18"/>
              </w:rPr>
              <w:t>6</w:t>
            </w:r>
          </w:p>
        </w:tc>
        <w:tc>
          <w:tcPr>
            <w:tcW w:w="3780" w:type="dxa"/>
          </w:tcPr>
          <w:p w14:paraId="0DF4C7F5" w14:textId="385070C0" w:rsidR="007077B5" w:rsidRPr="00E92929" w:rsidRDefault="007077B5" w:rsidP="001704B3">
            <w:pPr>
              <w:jc w:val="both"/>
              <w:rPr>
                <w:rFonts w:cs="Arial"/>
                <w:color w:val="auto"/>
                <w:sz w:val="20"/>
                <w:szCs w:val="18"/>
              </w:rPr>
            </w:pPr>
            <w:r w:rsidRPr="00E92929">
              <w:rPr>
                <w:rFonts w:cs="Arial"/>
                <w:color w:val="auto"/>
                <w:sz w:val="22"/>
              </w:rPr>
              <w:t>Is the application going to be external market facing?</w:t>
            </w:r>
          </w:p>
        </w:tc>
        <w:tc>
          <w:tcPr>
            <w:tcW w:w="1350" w:type="dxa"/>
          </w:tcPr>
          <w:p w14:paraId="02A7B1D0" w14:textId="5219963E" w:rsidR="007077B5" w:rsidRPr="002B4A4B" w:rsidRDefault="003D433F" w:rsidP="001704B3">
            <w:pPr>
              <w:jc w:val="center"/>
              <w:rPr>
                <w:sz w:val="20"/>
                <w:szCs w:val="18"/>
              </w:rPr>
            </w:pPr>
            <w:r>
              <w:rPr>
                <w:sz w:val="20"/>
                <w:szCs w:val="18"/>
              </w:rPr>
              <w:t>No</w:t>
            </w:r>
          </w:p>
        </w:tc>
        <w:tc>
          <w:tcPr>
            <w:tcW w:w="3565" w:type="dxa"/>
          </w:tcPr>
          <w:p w14:paraId="765D27B0" w14:textId="7A071BA8" w:rsidR="007077B5" w:rsidRPr="002B4A4B" w:rsidRDefault="007077B5" w:rsidP="001704B3">
            <w:pPr>
              <w:jc w:val="both"/>
              <w:rPr>
                <w:sz w:val="20"/>
                <w:szCs w:val="18"/>
              </w:rPr>
            </w:pPr>
          </w:p>
        </w:tc>
      </w:tr>
    </w:tbl>
    <w:p w14:paraId="1BAE07D0" w14:textId="77777777" w:rsidR="007077B5" w:rsidRDefault="007077B5" w:rsidP="007A43D9">
      <w:pPr>
        <w:jc w:val="both"/>
        <w:rPr>
          <w:sz w:val="22"/>
          <w:szCs w:val="20"/>
        </w:rPr>
      </w:pPr>
    </w:p>
    <w:p w14:paraId="0D8C25B1" w14:textId="032A5584" w:rsidR="005B299B" w:rsidRDefault="00644F53" w:rsidP="007A43D9">
      <w:pPr>
        <w:jc w:val="both"/>
        <w:rPr>
          <w:rStyle w:val="ui-provider"/>
        </w:rPr>
      </w:pPr>
      <w:r>
        <w:rPr>
          <w:rStyle w:val="ui-provider"/>
        </w:rPr>
        <w:t xml:space="preserve">Tests will </w:t>
      </w:r>
      <w:r w:rsidR="00735E25">
        <w:rPr>
          <w:rStyle w:val="ui-provider"/>
        </w:rPr>
        <w:t xml:space="preserve">be </w:t>
      </w:r>
      <w:r>
        <w:rPr>
          <w:rStyle w:val="ui-provider"/>
        </w:rPr>
        <w:t xml:space="preserve">performed </w:t>
      </w:r>
      <w:r w:rsidR="008877FF">
        <w:rPr>
          <w:rStyle w:val="ui-provider"/>
        </w:rPr>
        <w:t xml:space="preserve">on the application to check compliance against the </w:t>
      </w:r>
      <w:r w:rsidR="00735E25">
        <w:rPr>
          <w:rStyle w:val="ui-provider"/>
        </w:rPr>
        <w:t xml:space="preserve">following </w:t>
      </w:r>
      <w:r w:rsidR="0079568D">
        <w:rPr>
          <w:rStyle w:val="ui-provider"/>
        </w:rPr>
        <w:t>behaviour</w:t>
      </w:r>
      <w:r>
        <w:rPr>
          <w:rStyle w:val="ui-provider"/>
        </w:rPr>
        <w:t>:</w:t>
      </w:r>
    </w:p>
    <w:p w14:paraId="558CE1B1" w14:textId="77777777" w:rsidR="0081278A" w:rsidRPr="0081278A" w:rsidRDefault="0081278A" w:rsidP="00FA1BF3">
      <w:pPr>
        <w:pStyle w:val="ListParagraph"/>
        <w:numPr>
          <w:ilvl w:val="0"/>
          <w:numId w:val="40"/>
        </w:numPr>
        <w:jc w:val="both"/>
        <w:rPr>
          <w:sz w:val="22"/>
          <w:szCs w:val="20"/>
        </w:rPr>
      </w:pPr>
      <w:r w:rsidRPr="0081278A">
        <w:rPr>
          <w:sz w:val="22"/>
          <w:szCs w:val="20"/>
        </w:rPr>
        <w:t>Do all images have meaningful alternative text?</w:t>
      </w:r>
    </w:p>
    <w:p w14:paraId="18BB1859" w14:textId="02570258" w:rsidR="0081278A" w:rsidRPr="0081278A" w:rsidRDefault="0081278A" w:rsidP="00FA1BF3">
      <w:pPr>
        <w:pStyle w:val="ListParagraph"/>
        <w:numPr>
          <w:ilvl w:val="0"/>
          <w:numId w:val="40"/>
        </w:numPr>
        <w:jc w:val="both"/>
        <w:rPr>
          <w:sz w:val="22"/>
          <w:szCs w:val="20"/>
        </w:rPr>
      </w:pPr>
      <w:r w:rsidRPr="0081278A">
        <w:rPr>
          <w:sz w:val="22"/>
          <w:szCs w:val="20"/>
        </w:rPr>
        <w:t>Is every focusable element operable using the keyboard alone?</w:t>
      </w:r>
    </w:p>
    <w:p w14:paraId="5CA1C807" w14:textId="5F01992C" w:rsidR="0081278A" w:rsidRPr="0081278A" w:rsidRDefault="0081278A" w:rsidP="00FA1BF3">
      <w:pPr>
        <w:pStyle w:val="ListParagraph"/>
        <w:numPr>
          <w:ilvl w:val="0"/>
          <w:numId w:val="40"/>
        </w:numPr>
        <w:jc w:val="both"/>
        <w:rPr>
          <w:sz w:val="22"/>
          <w:szCs w:val="20"/>
        </w:rPr>
      </w:pPr>
      <w:r w:rsidRPr="0081278A">
        <w:rPr>
          <w:sz w:val="22"/>
          <w:szCs w:val="20"/>
        </w:rPr>
        <w:t>Is there a consistent visible focus indicator when navigating using the keyboard?</w:t>
      </w:r>
    </w:p>
    <w:p w14:paraId="45838923" w14:textId="55217702" w:rsidR="0081278A" w:rsidRPr="0081278A" w:rsidRDefault="0081278A" w:rsidP="00FA1BF3">
      <w:pPr>
        <w:pStyle w:val="ListParagraph"/>
        <w:numPr>
          <w:ilvl w:val="0"/>
          <w:numId w:val="40"/>
        </w:numPr>
        <w:jc w:val="both"/>
        <w:rPr>
          <w:sz w:val="22"/>
          <w:szCs w:val="20"/>
        </w:rPr>
      </w:pPr>
      <w:r w:rsidRPr="0081278A">
        <w:rPr>
          <w:sz w:val="22"/>
          <w:szCs w:val="20"/>
        </w:rPr>
        <w:t xml:space="preserve">Have all controls, frames, and page titles been </w:t>
      </w:r>
      <w:r w:rsidR="004B1E4E" w:rsidRPr="0081278A">
        <w:rPr>
          <w:sz w:val="22"/>
          <w:szCs w:val="20"/>
        </w:rPr>
        <w:t>labelled</w:t>
      </w:r>
      <w:r w:rsidRPr="0081278A">
        <w:rPr>
          <w:sz w:val="22"/>
          <w:szCs w:val="20"/>
        </w:rPr>
        <w:t xml:space="preserve"> meaningfully and uniquely?</w:t>
      </w:r>
    </w:p>
    <w:p w14:paraId="6230E053" w14:textId="43B6D89E" w:rsidR="0081278A" w:rsidRPr="0081278A" w:rsidRDefault="0081278A" w:rsidP="00FA1BF3">
      <w:pPr>
        <w:pStyle w:val="ListParagraph"/>
        <w:numPr>
          <w:ilvl w:val="0"/>
          <w:numId w:val="40"/>
        </w:numPr>
        <w:jc w:val="both"/>
        <w:rPr>
          <w:sz w:val="22"/>
          <w:szCs w:val="20"/>
        </w:rPr>
      </w:pPr>
      <w:r w:rsidRPr="0081278A">
        <w:rPr>
          <w:sz w:val="22"/>
          <w:szCs w:val="20"/>
        </w:rPr>
        <w:t>If custom controls/components have been implemented, have these been tested to assure that assistive technology recognizes name, role, state, and value (where applicable)?</w:t>
      </w:r>
    </w:p>
    <w:p w14:paraId="081ABD7A" w14:textId="2E6BB5AB" w:rsidR="0081278A" w:rsidRPr="0081278A" w:rsidRDefault="0081278A" w:rsidP="00FA1BF3">
      <w:pPr>
        <w:pStyle w:val="ListParagraph"/>
        <w:numPr>
          <w:ilvl w:val="0"/>
          <w:numId w:val="40"/>
        </w:numPr>
        <w:jc w:val="both"/>
        <w:rPr>
          <w:sz w:val="22"/>
          <w:szCs w:val="20"/>
        </w:rPr>
      </w:pPr>
      <w:r w:rsidRPr="0081278A">
        <w:rPr>
          <w:sz w:val="22"/>
          <w:szCs w:val="20"/>
        </w:rPr>
        <w:t>Have custom controls/components been verified to work as expected using assistive technology, such as a screen reader? (JAWS and NVDA)</w:t>
      </w:r>
    </w:p>
    <w:p w14:paraId="04E3A553" w14:textId="32DFBF2C" w:rsidR="0081278A" w:rsidRPr="0081278A" w:rsidRDefault="0081278A" w:rsidP="00FA1BF3">
      <w:pPr>
        <w:pStyle w:val="ListParagraph"/>
        <w:numPr>
          <w:ilvl w:val="0"/>
          <w:numId w:val="40"/>
        </w:numPr>
        <w:jc w:val="both"/>
        <w:rPr>
          <w:sz w:val="22"/>
          <w:szCs w:val="20"/>
        </w:rPr>
      </w:pPr>
      <w:r w:rsidRPr="0081278A">
        <w:rPr>
          <w:sz w:val="22"/>
          <w:szCs w:val="20"/>
        </w:rPr>
        <w:t>Are error messages interpretable by assistive technology?</w:t>
      </w:r>
    </w:p>
    <w:p w14:paraId="2C4A16E1" w14:textId="7A038F3C" w:rsidR="0081278A" w:rsidRPr="0081278A" w:rsidRDefault="0081278A" w:rsidP="00FA1BF3">
      <w:pPr>
        <w:pStyle w:val="ListParagraph"/>
        <w:numPr>
          <w:ilvl w:val="0"/>
          <w:numId w:val="40"/>
        </w:numPr>
        <w:jc w:val="both"/>
        <w:rPr>
          <w:sz w:val="22"/>
          <w:szCs w:val="20"/>
        </w:rPr>
      </w:pPr>
      <w:r w:rsidRPr="0081278A">
        <w:rPr>
          <w:sz w:val="22"/>
          <w:szCs w:val="20"/>
        </w:rPr>
        <w:t xml:space="preserve">Do you have sufficient foreground and background </w:t>
      </w:r>
      <w:r w:rsidR="00AB67C0" w:rsidRPr="0081278A">
        <w:rPr>
          <w:sz w:val="22"/>
          <w:szCs w:val="20"/>
        </w:rPr>
        <w:t>colour</w:t>
      </w:r>
      <w:r w:rsidRPr="0081278A">
        <w:rPr>
          <w:sz w:val="22"/>
          <w:szCs w:val="20"/>
        </w:rPr>
        <w:t xml:space="preserve"> contrast? (WCAG </w:t>
      </w:r>
      <w:r w:rsidR="00FD3FCD" w:rsidRPr="0081278A">
        <w:rPr>
          <w:sz w:val="22"/>
          <w:szCs w:val="20"/>
        </w:rPr>
        <w:t>Colour</w:t>
      </w:r>
      <w:r w:rsidRPr="0081278A">
        <w:rPr>
          <w:sz w:val="22"/>
          <w:szCs w:val="20"/>
        </w:rPr>
        <w:t xml:space="preserve"> contrast </w:t>
      </w:r>
      <w:r w:rsidR="00FA1BF3">
        <w:rPr>
          <w:sz w:val="22"/>
          <w:szCs w:val="20"/>
        </w:rPr>
        <w:t>C</w:t>
      </w:r>
      <w:r w:rsidRPr="0081278A">
        <w:rPr>
          <w:sz w:val="22"/>
          <w:szCs w:val="20"/>
        </w:rPr>
        <w:t>hecker)</w:t>
      </w:r>
    </w:p>
    <w:p w14:paraId="315C7248" w14:textId="42BC3E36" w:rsidR="0081278A" w:rsidRPr="0081278A" w:rsidRDefault="0081278A" w:rsidP="00FA1BF3">
      <w:pPr>
        <w:pStyle w:val="ListParagraph"/>
        <w:numPr>
          <w:ilvl w:val="0"/>
          <w:numId w:val="40"/>
        </w:numPr>
        <w:jc w:val="both"/>
        <w:rPr>
          <w:sz w:val="22"/>
          <w:szCs w:val="20"/>
        </w:rPr>
      </w:pPr>
      <w:r w:rsidRPr="0081278A">
        <w:rPr>
          <w:sz w:val="22"/>
          <w:szCs w:val="20"/>
        </w:rPr>
        <w:t>Have captions been included with any audio or audio/visual media?</w:t>
      </w:r>
    </w:p>
    <w:p w14:paraId="3B5979C9" w14:textId="4AAB7D60" w:rsidR="002C0CAF" w:rsidRDefault="002C0CAF" w:rsidP="00FA1BF3">
      <w:pPr>
        <w:rPr>
          <w:color w:val="0070C0"/>
          <w:sz w:val="20"/>
          <w:szCs w:val="20"/>
        </w:rPr>
      </w:pPr>
    </w:p>
    <w:p w14:paraId="51DBB2DC" w14:textId="3A307896" w:rsidR="00373E86" w:rsidRPr="00373E86" w:rsidRDefault="00890700" w:rsidP="00373E86">
      <w:pPr>
        <w:jc w:val="both"/>
        <w:rPr>
          <w:rStyle w:val="ui-provider"/>
        </w:rPr>
      </w:pPr>
      <w:r w:rsidRPr="008D58EE">
        <w:rPr>
          <w:rStyle w:val="ui-provider"/>
          <w:sz w:val="28"/>
          <w:szCs w:val="24"/>
        </w:rPr>
        <w:t>Tools</w:t>
      </w:r>
      <w:r w:rsidRPr="00383699">
        <w:rPr>
          <w:rStyle w:val="ui-provider"/>
          <w:b/>
          <w:bCs/>
          <w:sz w:val="28"/>
          <w:szCs w:val="24"/>
        </w:rPr>
        <w:t>:</w:t>
      </w:r>
      <w:r w:rsidRPr="00373E86">
        <w:rPr>
          <w:rStyle w:val="ui-provider"/>
        </w:rPr>
        <w:t xml:space="preserve"> </w:t>
      </w:r>
      <w:r w:rsidR="00373E86" w:rsidRPr="00373E86">
        <w:rPr>
          <w:rStyle w:val="ui-provider"/>
        </w:rPr>
        <w:t>AXE, Dragon / JAWS</w:t>
      </w:r>
    </w:p>
    <w:p w14:paraId="2FDDE658" w14:textId="0B5473C0" w:rsidR="00890700" w:rsidRPr="00373E86" w:rsidRDefault="00373E86" w:rsidP="00373E86">
      <w:pPr>
        <w:jc w:val="both"/>
        <w:rPr>
          <w:rStyle w:val="ui-provider"/>
        </w:rPr>
      </w:pPr>
      <w:r w:rsidRPr="00383699">
        <w:rPr>
          <w:rStyle w:val="ui-provider"/>
          <w:sz w:val="28"/>
          <w:szCs w:val="24"/>
        </w:rPr>
        <w:t>Timeline:</w:t>
      </w:r>
      <w:r w:rsidRPr="00373E86">
        <w:rPr>
          <w:rStyle w:val="ui-provider"/>
        </w:rPr>
        <w:t xml:space="preserve"> </w:t>
      </w:r>
      <w:r w:rsidR="00587AD8">
        <w:rPr>
          <w:rStyle w:val="ui-provider"/>
        </w:rPr>
        <w:t xml:space="preserve">ITAS tests will be covered as part of QA testing phase. </w:t>
      </w:r>
    </w:p>
    <w:p w14:paraId="52810995" w14:textId="77777777" w:rsidR="002C0CAF" w:rsidRPr="007A43D9" w:rsidRDefault="002C0CAF" w:rsidP="007A43D9">
      <w:pPr>
        <w:jc w:val="both"/>
        <w:rPr>
          <w:sz w:val="22"/>
          <w:szCs w:val="20"/>
        </w:rPr>
      </w:pPr>
    </w:p>
    <w:p w14:paraId="627B488A" w14:textId="7F82C977" w:rsidR="00FE3EEC" w:rsidRPr="000A3FB0" w:rsidRDefault="000A3FB0" w:rsidP="000A3FB0">
      <w:pPr>
        <w:pStyle w:val="Heading1"/>
      </w:pPr>
      <w:bookmarkStart w:id="27" w:name="_Toc140573274"/>
      <w:r>
        <w:t>TEST DATA MANAGEMENT</w:t>
      </w:r>
      <w:bookmarkEnd w:id="27"/>
    </w:p>
    <w:p w14:paraId="5777C54E" w14:textId="0C753CAF" w:rsidR="000A3FB0" w:rsidRDefault="000A3FB0" w:rsidP="007A43D9">
      <w:pPr>
        <w:jc w:val="both"/>
        <w:rPr>
          <w:sz w:val="22"/>
          <w:szCs w:val="20"/>
        </w:rPr>
      </w:pPr>
    </w:p>
    <w:p w14:paraId="2905281D" w14:textId="7BD12853" w:rsidR="003B33C4" w:rsidRPr="00E369AC" w:rsidRDefault="003B33C4" w:rsidP="00E369AC">
      <w:pPr>
        <w:jc w:val="both"/>
        <w:rPr>
          <w:sz w:val="22"/>
          <w:szCs w:val="20"/>
        </w:rPr>
      </w:pPr>
      <w:r w:rsidRPr="003B33C4">
        <w:rPr>
          <w:sz w:val="22"/>
          <w:szCs w:val="20"/>
        </w:rPr>
        <w:t>This section describes approach to ensure the non</w:t>
      </w:r>
      <w:r w:rsidR="00ED7FE3">
        <w:rPr>
          <w:sz w:val="22"/>
          <w:szCs w:val="20"/>
        </w:rPr>
        <w:t>-</w:t>
      </w:r>
      <w:r w:rsidRPr="003B33C4">
        <w:rPr>
          <w:sz w:val="22"/>
          <w:szCs w:val="20"/>
        </w:rPr>
        <w:t>production environment for testing complies with IRM, Data compliance &amp; GDPR policies</w:t>
      </w:r>
      <w:r>
        <w:rPr>
          <w:sz w:val="22"/>
          <w:szCs w:val="20"/>
        </w:rPr>
        <w:t>.</w:t>
      </w:r>
    </w:p>
    <w:p w14:paraId="5FCAFFD8" w14:textId="77777777" w:rsidR="003B33C4" w:rsidRDefault="003B33C4" w:rsidP="003B33C4">
      <w:pPr>
        <w:jc w:val="both"/>
        <w:rPr>
          <w:sz w:val="22"/>
          <w:szCs w:val="20"/>
        </w:rPr>
      </w:pPr>
    </w:p>
    <w:tbl>
      <w:tblPr>
        <w:tblStyle w:val="TableGrid"/>
        <w:tblW w:w="0" w:type="auto"/>
        <w:tblLook w:val="04A0" w:firstRow="1" w:lastRow="0" w:firstColumn="1" w:lastColumn="0" w:noHBand="0" w:noVBand="1"/>
      </w:tblPr>
      <w:tblGrid>
        <w:gridCol w:w="716"/>
        <w:gridCol w:w="4499"/>
        <w:gridCol w:w="1334"/>
        <w:gridCol w:w="3221"/>
      </w:tblGrid>
      <w:tr w:rsidR="00870676" w14:paraId="1ED88358" w14:textId="72254438" w:rsidTr="00451B23">
        <w:tc>
          <w:tcPr>
            <w:tcW w:w="716" w:type="dxa"/>
            <w:shd w:val="clear" w:color="auto" w:fill="FCE16A" w:themeFill="accent1" w:themeFillTint="99"/>
          </w:tcPr>
          <w:p w14:paraId="60132F02" w14:textId="1E9B96BE" w:rsidR="00870676" w:rsidRPr="00870676" w:rsidRDefault="00870676" w:rsidP="00D70807">
            <w:pPr>
              <w:jc w:val="center"/>
              <w:rPr>
                <w:b/>
                <w:bCs/>
                <w:sz w:val="22"/>
                <w:szCs w:val="20"/>
              </w:rPr>
            </w:pPr>
            <w:r w:rsidRPr="00870676">
              <w:rPr>
                <w:b/>
                <w:bCs/>
                <w:sz w:val="22"/>
                <w:szCs w:val="20"/>
              </w:rPr>
              <w:t>SL #</w:t>
            </w:r>
          </w:p>
        </w:tc>
        <w:tc>
          <w:tcPr>
            <w:tcW w:w="4499" w:type="dxa"/>
            <w:shd w:val="clear" w:color="auto" w:fill="FCE16A" w:themeFill="accent1" w:themeFillTint="99"/>
          </w:tcPr>
          <w:p w14:paraId="5AFF4F12" w14:textId="0C50CDF3" w:rsidR="00870676" w:rsidRPr="00870676" w:rsidRDefault="00870676" w:rsidP="00CA1962">
            <w:pPr>
              <w:jc w:val="center"/>
              <w:rPr>
                <w:b/>
                <w:bCs/>
                <w:sz w:val="22"/>
                <w:szCs w:val="20"/>
              </w:rPr>
            </w:pPr>
            <w:r w:rsidRPr="00870676">
              <w:rPr>
                <w:b/>
                <w:bCs/>
                <w:sz w:val="22"/>
                <w:szCs w:val="20"/>
              </w:rPr>
              <w:t>Criteria</w:t>
            </w:r>
          </w:p>
        </w:tc>
        <w:tc>
          <w:tcPr>
            <w:tcW w:w="1334" w:type="dxa"/>
            <w:shd w:val="clear" w:color="auto" w:fill="FCE16A" w:themeFill="accent1" w:themeFillTint="99"/>
          </w:tcPr>
          <w:p w14:paraId="0F893C3C" w14:textId="05C4277C" w:rsidR="00870676" w:rsidRPr="00870676" w:rsidRDefault="00870676" w:rsidP="00870676">
            <w:pPr>
              <w:jc w:val="center"/>
              <w:rPr>
                <w:b/>
                <w:bCs/>
                <w:sz w:val="22"/>
                <w:szCs w:val="20"/>
              </w:rPr>
            </w:pPr>
            <w:r w:rsidRPr="00870676">
              <w:rPr>
                <w:b/>
                <w:bCs/>
                <w:sz w:val="22"/>
                <w:szCs w:val="20"/>
              </w:rPr>
              <w:t>Evaluation</w:t>
            </w:r>
          </w:p>
        </w:tc>
        <w:tc>
          <w:tcPr>
            <w:tcW w:w="3221" w:type="dxa"/>
            <w:shd w:val="clear" w:color="auto" w:fill="FCE16A" w:themeFill="accent1" w:themeFillTint="99"/>
          </w:tcPr>
          <w:p w14:paraId="1AB6FB54" w14:textId="6902D689" w:rsidR="00870676" w:rsidRPr="00870676" w:rsidRDefault="00870676" w:rsidP="00870676">
            <w:pPr>
              <w:jc w:val="center"/>
              <w:rPr>
                <w:b/>
                <w:bCs/>
                <w:sz w:val="22"/>
                <w:szCs w:val="20"/>
              </w:rPr>
            </w:pPr>
            <w:r w:rsidRPr="00870676">
              <w:rPr>
                <w:b/>
                <w:bCs/>
                <w:sz w:val="22"/>
                <w:szCs w:val="20"/>
              </w:rPr>
              <w:t>Remarks</w:t>
            </w:r>
          </w:p>
        </w:tc>
      </w:tr>
      <w:tr w:rsidR="00870676" w14:paraId="5E23A37A" w14:textId="1A565126" w:rsidTr="00870676">
        <w:tc>
          <w:tcPr>
            <w:tcW w:w="716" w:type="dxa"/>
          </w:tcPr>
          <w:p w14:paraId="73338DA0" w14:textId="5C4FE0C0" w:rsidR="00870676" w:rsidRDefault="00870676" w:rsidP="00D70807">
            <w:pPr>
              <w:jc w:val="center"/>
              <w:rPr>
                <w:sz w:val="22"/>
                <w:szCs w:val="20"/>
              </w:rPr>
            </w:pPr>
            <w:r>
              <w:rPr>
                <w:sz w:val="22"/>
                <w:szCs w:val="20"/>
              </w:rPr>
              <w:t>1</w:t>
            </w:r>
          </w:p>
        </w:tc>
        <w:tc>
          <w:tcPr>
            <w:tcW w:w="4499" w:type="dxa"/>
          </w:tcPr>
          <w:p w14:paraId="1BCD17FB" w14:textId="39E1D64E" w:rsidR="00870676" w:rsidRDefault="00870676" w:rsidP="003B33C4">
            <w:pPr>
              <w:jc w:val="both"/>
              <w:rPr>
                <w:sz w:val="22"/>
                <w:szCs w:val="20"/>
              </w:rPr>
            </w:pPr>
            <w:r w:rsidRPr="00870676">
              <w:rPr>
                <w:sz w:val="22"/>
                <w:szCs w:val="20"/>
              </w:rPr>
              <w:t>Is the project using production data into lower landscape for testing?</w:t>
            </w:r>
          </w:p>
        </w:tc>
        <w:tc>
          <w:tcPr>
            <w:tcW w:w="1334" w:type="dxa"/>
          </w:tcPr>
          <w:p w14:paraId="261DBE8B" w14:textId="6119B34D" w:rsidR="00870676" w:rsidRDefault="00870676" w:rsidP="00870676">
            <w:pPr>
              <w:jc w:val="center"/>
              <w:rPr>
                <w:sz w:val="22"/>
                <w:szCs w:val="20"/>
              </w:rPr>
            </w:pPr>
            <w:r>
              <w:rPr>
                <w:sz w:val="22"/>
                <w:szCs w:val="20"/>
              </w:rPr>
              <w:t>Yes</w:t>
            </w:r>
          </w:p>
        </w:tc>
        <w:tc>
          <w:tcPr>
            <w:tcW w:w="3221" w:type="dxa"/>
          </w:tcPr>
          <w:p w14:paraId="7C73E349" w14:textId="5E173112" w:rsidR="00870676" w:rsidRDefault="00B3011D" w:rsidP="003B33C4">
            <w:pPr>
              <w:jc w:val="both"/>
              <w:rPr>
                <w:sz w:val="22"/>
                <w:szCs w:val="20"/>
              </w:rPr>
            </w:pPr>
            <w:r>
              <w:rPr>
                <w:sz w:val="22"/>
                <w:szCs w:val="20"/>
              </w:rPr>
              <w:t>Scheduling SBV/SBC visualizations are reliant on 3D Production data</w:t>
            </w:r>
          </w:p>
        </w:tc>
      </w:tr>
      <w:tr w:rsidR="00870676" w14:paraId="4B6BD8E2" w14:textId="5EBE94E7" w:rsidTr="00870676">
        <w:tc>
          <w:tcPr>
            <w:tcW w:w="716" w:type="dxa"/>
          </w:tcPr>
          <w:p w14:paraId="18435604" w14:textId="129C3DC9" w:rsidR="00870676" w:rsidRDefault="00867108" w:rsidP="00D70807">
            <w:pPr>
              <w:jc w:val="center"/>
              <w:rPr>
                <w:sz w:val="22"/>
                <w:szCs w:val="20"/>
              </w:rPr>
            </w:pPr>
            <w:r>
              <w:rPr>
                <w:sz w:val="22"/>
                <w:szCs w:val="20"/>
              </w:rPr>
              <w:t>2</w:t>
            </w:r>
          </w:p>
        </w:tc>
        <w:tc>
          <w:tcPr>
            <w:tcW w:w="4499" w:type="dxa"/>
          </w:tcPr>
          <w:p w14:paraId="6A4790FF" w14:textId="1288E71A" w:rsidR="00870676" w:rsidRDefault="00867108" w:rsidP="003B33C4">
            <w:pPr>
              <w:jc w:val="both"/>
              <w:rPr>
                <w:sz w:val="22"/>
                <w:szCs w:val="20"/>
              </w:rPr>
            </w:pPr>
            <w:r w:rsidRPr="00867108">
              <w:rPr>
                <w:sz w:val="22"/>
                <w:szCs w:val="20"/>
              </w:rPr>
              <w:t>Any personally identifiable sensitive information is being used?</w:t>
            </w:r>
          </w:p>
        </w:tc>
        <w:tc>
          <w:tcPr>
            <w:tcW w:w="1334" w:type="dxa"/>
          </w:tcPr>
          <w:p w14:paraId="569273A8" w14:textId="4CAD48D9" w:rsidR="00870676" w:rsidRDefault="00B83E67" w:rsidP="00B83E67">
            <w:pPr>
              <w:jc w:val="center"/>
              <w:rPr>
                <w:sz w:val="22"/>
                <w:szCs w:val="20"/>
              </w:rPr>
            </w:pPr>
            <w:r w:rsidRPr="00B83E67">
              <w:rPr>
                <w:sz w:val="22"/>
                <w:szCs w:val="20"/>
              </w:rPr>
              <w:t>Yes</w:t>
            </w:r>
          </w:p>
        </w:tc>
        <w:tc>
          <w:tcPr>
            <w:tcW w:w="3221" w:type="dxa"/>
          </w:tcPr>
          <w:p w14:paraId="50635622" w14:textId="1A6034D6" w:rsidR="00870676" w:rsidRDefault="00B83E67" w:rsidP="003B33C4">
            <w:pPr>
              <w:jc w:val="both"/>
              <w:rPr>
                <w:sz w:val="22"/>
                <w:szCs w:val="20"/>
              </w:rPr>
            </w:pPr>
            <w:r>
              <w:rPr>
                <w:sz w:val="22"/>
                <w:szCs w:val="20"/>
              </w:rPr>
              <w:t>Cargo</w:t>
            </w:r>
            <w:r w:rsidR="00D908A9">
              <w:rPr>
                <w:sz w:val="22"/>
                <w:szCs w:val="20"/>
              </w:rPr>
              <w:t xml:space="preserve"> Operator’s email </w:t>
            </w:r>
            <w:r w:rsidR="00156DC5">
              <w:rPr>
                <w:sz w:val="22"/>
                <w:szCs w:val="20"/>
              </w:rPr>
              <w:t>&amp;</w:t>
            </w:r>
            <w:r w:rsidR="00D908A9">
              <w:rPr>
                <w:sz w:val="22"/>
                <w:szCs w:val="20"/>
              </w:rPr>
              <w:t xml:space="preserve"> </w:t>
            </w:r>
            <w:r w:rsidR="00156DC5">
              <w:rPr>
                <w:sz w:val="22"/>
                <w:szCs w:val="20"/>
              </w:rPr>
              <w:t>p</w:t>
            </w:r>
            <w:r w:rsidR="00D908A9">
              <w:rPr>
                <w:sz w:val="22"/>
                <w:szCs w:val="20"/>
              </w:rPr>
              <w:t>ersonal Ids are stored</w:t>
            </w:r>
          </w:p>
        </w:tc>
      </w:tr>
    </w:tbl>
    <w:p w14:paraId="1D0D523A" w14:textId="77777777" w:rsidR="0067164C" w:rsidRPr="003B33C4" w:rsidRDefault="0067164C" w:rsidP="003B33C4">
      <w:pPr>
        <w:jc w:val="both"/>
        <w:rPr>
          <w:sz w:val="22"/>
          <w:szCs w:val="20"/>
        </w:rPr>
      </w:pPr>
    </w:p>
    <w:p w14:paraId="5985DA01" w14:textId="42C3FDD0" w:rsidR="00315086" w:rsidRPr="00C07D0B" w:rsidRDefault="00F45E13" w:rsidP="004740AA">
      <w:pPr>
        <w:pStyle w:val="ListParagraph"/>
        <w:numPr>
          <w:ilvl w:val="0"/>
          <w:numId w:val="26"/>
        </w:numPr>
        <w:jc w:val="both"/>
        <w:rPr>
          <w:rFonts w:cs="Arial"/>
          <w:szCs w:val="20"/>
          <w:lang w:val="en-US"/>
        </w:rPr>
      </w:pPr>
      <w:r w:rsidRPr="00C07D0B">
        <w:rPr>
          <w:rFonts w:cs="Arial"/>
          <w:szCs w:val="20"/>
          <w:lang w:val="en-US"/>
        </w:rPr>
        <w:t>Scheduling</w:t>
      </w:r>
      <w:r w:rsidR="004642E6" w:rsidRPr="00C07D0B">
        <w:rPr>
          <w:rFonts w:cs="Arial"/>
          <w:szCs w:val="20"/>
          <w:lang w:val="en-US"/>
        </w:rPr>
        <w:t xml:space="preserve"> </w:t>
      </w:r>
      <w:r w:rsidR="002B69B9">
        <w:rPr>
          <w:rFonts w:cs="Arial"/>
          <w:szCs w:val="20"/>
          <w:lang w:val="en-US"/>
        </w:rPr>
        <w:t xml:space="preserve">module </w:t>
      </w:r>
      <w:r w:rsidR="004642E6" w:rsidRPr="00C07D0B">
        <w:rPr>
          <w:rFonts w:cs="Arial"/>
          <w:szCs w:val="20"/>
          <w:lang w:val="en-US"/>
        </w:rPr>
        <w:t xml:space="preserve">is reliant on 3D Production data to </w:t>
      </w:r>
      <w:r w:rsidR="002B69B9">
        <w:rPr>
          <w:rFonts w:cs="Arial"/>
          <w:szCs w:val="20"/>
          <w:lang w:val="en-US"/>
        </w:rPr>
        <w:t>produce</w:t>
      </w:r>
      <w:r w:rsidR="00D97928" w:rsidRPr="00C07D0B">
        <w:rPr>
          <w:rFonts w:cs="Arial"/>
          <w:szCs w:val="20"/>
          <w:lang w:val="en-US"/>
        </w:rPr>
        <w:t xml:space="preserve"> the</w:t>
      </w:r>
      <w:r w:rsidRPr="00C07D0B">
        <w:rPr>
          <w:rFonts w:cs="Arial"/>
          <w:szCs w:val="20"/>
          <w:lang w:val="en-US"/>
        </w:rPr>
        <w:t xml:space="preserve"> SBV and SBC visualizations</w:t>
      </w:r>
      <w:r w:rsidR="00D97928" w:rsidRPr="00C07D0B">
        <w:rPr>
          <w:rFonts w:cs="Arial"/>
          <w:szCs w:val="20"/>
          <w:lang w:val="en-US"/>
        </w:rPr>
        <w:t>. Hence, P</w:t>
      </w:r>
      <w:r w:rsidRPr="00C07D0B">
        <w:rPr>
          <w:rFonts w:cs="Arial"/>
          <w:szCs w:val="20"/>
          <w:lang w:val="en-US"/>
        </w:rPr>
        <w:t xml:space="preserve">roduction data </w:t>
      </w:r>
      <w:r w:rsidR="00D97928" w:rsidRPr="00C07D0B">
        <w:rPr>
          <w:rFonts w:cs="Arial"/>
          <w:szCs w:val="20"/>
          <w:lang w:val="en-US"/>
        </w:rPr>
        <w:t xml:space="preserve">is loaded </w:t>
      </w:r>
      <w:r w:rsidRPr="00C07D0B">
        <w:rPr>
          <w:rFonts w:cs="Arial"/>
          <w:szCs w:val="20"/>
          <w:lang w:val="en-US"/>
        </w:rPr>
        <w:t xml:space="preserve">across QA and UAT test environments, consumed from 3D Application database. </w:t>
      </w:r>
    </w:p>
    <w:p w14:paraId="7EB818D0" w14:textId="1D201D8B" w:rsidR="00F45E13" w:rsidRPr="00C07D0B" w:rsidRDefault="0054000B" w:rsidP="004740AA">
      <w:pPr>
        <w:pStyle w:val="ListParagraph"/>
        <w:numPr>
          <w:ilvl w:val="0"/>
          <w:numId w:val="26"/>
        </w:numPr>
        <w:jc w:val="both"/>
        <w:rPr>
          <w:rFonts w:cs="Arial"/>
          <w:szCs w:val="20"/>
          <w:lang w:val="en-US"/>
        </w:rPr>
      </w:pPr>
      <w:r w:rsidRPr="00C07D0B">
        <w:rPr>
          <w:rFonts w:cs="Arial"/>
          <w:szCs w:val="20"/>
          <w:lang w:val="en-US"/>
        </w:rPr>
        <w:t xml:space="preserve">This helps to compare the visualizations with the </w:t>
      </w:r>
      <w:r w:rsidR="002E6638" w:rsidRPr="00C07D0B">
        <w:rPr>
          <w:rFonts w:cs="Arial"/>
          <w:szCs w:val="20"/>
          <w:lang w:val="en-US"/>
        </w:rPr>
        <w:t xml:space="preserve">3D Grid and 3D Vertical Schedule report to ensure the data is in sync. </w:t>
      </w:r>
      <w:r w:rsidR="00F45E13" w:rsidRPr="00C07D0B">
        <w:rPr>
          <w:rFonts w:cs="Arial"/>
          <w:szCs w:val="20"/>
          <w:lang w:val="en-US"/>
        </w:rPr>
        <w:t>The required 3D Production data is exposed for consumption by Orbital CDL database and is refreshed at short intervals (~5 mins).</w:t>
      </w:r>
    </w:p>
    <w:p w14:paraId="779CD72C" w14:textId="77777777" w:rsidR="00F45E13" w:rsidRDefault="00F45E13" w:rsidP="00F45E13">
      <w:pPr>
        <w:jc w:val="both"/>
        <w:rPr>
          <w:rFonts w:cs="Arial"/>
          <w:szCs w:val="20"/>
          <w:lang w:val="en-US"/>
        </w:rPr>
      </w:pPr>
    </w:p>
    <w:p w14:paraId="56F7BDAD" w14:textId="54061EB1" w:rsidR="00F45E13" w:rsidRDefault="00F45E13" w:rsidP="00F45E13">
      <w:pPr>
        <w:jc w:val="both"/>
        <w:rPr>
          <w:rFonts w:cs="Arial"/>
          <w:color w:val="0070C0"/>
          <w:szCs w:val="20"/>
          <w:lang w:val="en-US"/>
        </w:rPr>
      </w:pPr>
      <w:r w:rsidRPr="002E2C97">
        <w:rPr>
          <w:rFonts w:cs="Arial"/>
          <w:szCs w:val="20"/>
          <w:lang w:val="en-US"/>
        </w:rPr>
        <w:t xml:space="preserve">Necessary NPE (Non-Production Environment) controls related to </w:t>
      </w:r>
      <w:r w:rsidRPr="00E13C2E">
        <w:rPr>
          <w:rFonts w:cs="Arial"/>
          <w:b/>
          <w:bCs/>
          <w:szCs w:val="20"/>
          <w:lang w:val="en-US"/>
        </w:rPr>
        <w:t>Audit Logging</w:t>
      </w:r>
      <w:r w:rsidRPr="002E2C97">
        <w:rPr>
          <w:rFonts w:cs="Arial"/>
          <w:szCs w:val="20"/>
          <w:lang w:val="en-US"/>
        </w:rPr>
        <w:t xml:space="preserve"> and </w:t>
      </w:r>
      <w:r w:rsidR="00E13C2E" w:rsidRPr="00E13C2E">
        <w:rPr>
          <w:rFonts w:cs="Arial"/>
          <w:b/>
          <w:bCs/>
          <w:szCs w:val="20"/>
          <w:lang w:val="en-US"/>
        </w:rPr>
        <w:t>User Access Management</w:t>
      </w:r>
      <w:r w:rsidR="00E13C2E">
        <w:rPr>
          <w:rFonts w:cs="Arial"/>
          <w:szCs w:val="20"/>
          <w:lang w:val="en-US"/>
        </w:rPr>
        <w:t xml:space="preserve"> (</w:t>
      </w:r>
      <w:r w:rsidRPr="00E13C2E">
        <w:rPr>
          <w:rFonts w:cs="Arial"/>
          <w:b/>
          <w:bCs/>
          <w:szCs w:val="20"/>
          <w:lang w:val="en-US"/>
        </w:rPr>
        <w:t>UAM</w:t>
      </w:r>
      <w:r w:rsidR="00E13C2E">
        <w:rPr>
          <w:rFonts w:cs="Arial"/>
          <w:b/>
          <w:bCs/>
          <w:szCs w:val="20"/>
          <w:lang w:val="en-US"/>
        </w:rPr>
        <w:t>)</w:t>
      </w:r>
      <w:r w:rsidRPr="002E2C97">
        <w:rPr>
          <w:rFonts w:cs="Arial"/>
          <w:szCs w:val="20"/>
          <w:lang w:val="en-US"/>
        </w:rPr>
        <w:t xml:space="preserve"> have been implemented </w:t>
      </w:r>
      <w:r w:rsidR="007C741D">
        <w:rPr>
          <w:rFonts w:cs="Arial"/>
          <w:szCs w:val="20"/>
          <w:lang w:val="en-US"/>
        </w:rPr>
        <w:t xml:space="preserve">in </w:t>
      </w:r>
      <w:r w:rsidR="00596CB1">
        <w:rPr>
          <w:rFonts w:cs="Arial"/>
          <w:szCs w:val="20"/>
          <w:lang w:val="en-US"/>
        </w:rPr>
        <w:t xml:space="preserve">lower environments (QA, UAT) </w:t>
      </w:r>
      <w:r w:rsidRPr="002E2C97">
        <w:rPr>
          <w:rFonts w:cs="Arial"/>
          <w:szCs w:val="20"/>
          <w:lang w:val="en-US"/>
        </w:rPr>
        <w:t xml:space="preserve">to </w:t>
      </w:r>
      <w:r w:rsidR="00506674">
        <w:rPr>
          <w:rFonts w:cs="Arial"/>
          <w:szCs w:val="20"/>
          <w:lang w:val="en-US"/>
        </w:rPr>
        <w:t xml:space="preserve">ensure compliance and </w:t>
      </w:r>
      <w:r w:rsidRPr="002E2C97">
        <w:rPr>
          <w:rFonts w:cs="Arial"/>
          <w:szCs w:val="20"/>
          <w:lang w:val="en-US"/>
        </w:rPr>
        <w:t>protect Production data.</w:t>
      </w:r>
      <w:r>
        <w:rPr>
          <w:rFonts w:cs="Arial"/>
          <w:color w:val="0070C0"/>
          <w:szCs w:val="20"/>
          <w:lang w:val="en-US"/>
        </w:rPr>
        <w:t xml:space="preserve"> </w:t>
      </w:r>
    </w:p>
    <w:p w14:paraId="08A5C8A4" w14:textId="507CA97B" w:rsidR="003B33C4" w:rsidRDefault="003B33C4" w:rsidP="00121382">
      <w:pPr>
        <w:ind w:left="360" w:hanging="360"/>
        <w:jc w:val="both"/>
        <w:rPr>
          <w:sz w:val="22"/>
          <w:szCs w:val="20"/>
        </w:rPr>
      </w:pPr>
    </w:p>
    <w:p w14:paraId="0D1DAC9C" w14:textId="77777777" w:rsidR="008D58EE" w:rsidRPr="00121382" w:rsidRDefault="008D58EE" w:rsidP="00121382">
      <w:pPr>
        <w:ind w:left="360" w:hanging="360"/>
        <w:jc w:val="both"/>
        <w:rPr>
          <w:sz w:val="22"/>
          <w:szCs w:val="20"/>
        </w:rPr>
      </w:pPr>
    </w:p>
    <w:p w14:paraId="2BEE99F7" w14:textId="596AC548" w:rsidR="0040632D" w:rsidRPr="002F1866" w:rsidRDefault="002F1866" w:rsidP="002F1866">
      <w:pPr>
        <w:pStyle w:val="Heading1"/>
      </w:pPr>
      <w:bookmarkStart w:id="28" w:name="_Toc140573275"/>
      <w:r>
        <w:t>TEST ENVIRONMENT</w:t>
      </w:r>
      <w:bookmarkEnd w:id="28"/>
    </w:p>
    <w:p w14:paraId="065BA1F7" w14:textId="49C12C5C" w:rsidR="002F1866" w:rsidRDefault="002F1866" w:rsidP="0040632D">
      <w:pPr>
        <w:jc w:val="both"/>
        <w:rPr>
          <w:sz w:val="22"/>
          <w:szCs w:val="20"/>
        </w:rPr>
      </w:pPr>
    </w:p>
    <w:p w14:paraId="2C6183A2" w14:textId="77777777" w:rsidR="0082550E" w:rsidRPr="00B635F4" w:rsidRDefault="0082550E" w:rsidP="00A10BD4">
      <w:pPr>
        <w:jc w:val="both"/>
        <w:rPr>
          <w:highlight w:val="yellow"/>
        </w:rPr>
      </w:pPr>
      <w:r w:rsidRPr="005B5953">
        <w:rPr>
          <w:rFonts w:cs="Arial"/>
          <w:szCs w:val="20"/>
        </w:rPr>
        <w:t>The following test environments will be used for development and testing of the application through the Sprints &amp; Releases.</w:t>
      </w:r>
    </w:p>
    <w:p w14:paraId="774FE7F2" w14:textId="77777777" w:rsidR="0082550E" w:rsidRPr="0082550E" w:rsidRDefault="0082550E" w:rsidP="0082550E">
      <w:pPr>
        <w:ind w:left="360" w:hanging="360"/>
        <w:jc w:val="both"/>
      </w:pPr>
    </w:p>
    <w:p w14:paraId="4EE953FE" w14:textId="77A29921" w:rsidR="0082550E" w:rsidRPr="0082550E" w:rsidRDefault="00CC0387" w:rsidP="00CC0387">
      <w:pPr>
        <w:ind w:left="360" w:hanging="360"/>
        <w:jc w:val="both"/>
      </w:pPr>
      <w:r>
        <w:rPr>
          <w:noProof/>
        </w:rPr>
        <w:drawing>
          <wp:inline distT="0" distB="0" distL="0" distR="0" wp14:anchorId="33D9706A" wp14:editId="461F3917">
            <wp:extent cx="6345131" cy="239596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51466" cy="2398352"/>
                    </a:xfrm>
                    <a:prstGeom prst="rect">
                      <a:avLst/>
                    </a:prstGeom>
                  </pic:spPr>
                </pic:pic>
              </a:graphicData>
            </a:graphic>
          </wp:inline>
        </w:drawing>
      </w:r>
    </w:p>
    <w:p w14:paraId="73B2CC05" w14:textId="77777777" w:rsidR="00914622" w:rsidRDefault="00914622" w:rsidP="0040632D">
      <w:pPr>
        <w:jc w:val="both"/>
        <w:rPr>
          <w:sz w:val="22"/>
          <w:szCs w:val="20"/>
        </w:rPr>
      </w:pPr>
    </w:p>
    <w:p w14:paraId="5C7E8B02" w14:textId="77777777" w:rsidR="008D58EE" w:rsidRDefault="008D58EE" w:rsidP="0040632D">
      <w:pPr>
        <w:jc w:val="both"/>
        <w:rPr>
          <w:sz w:val="22"/>
          <w:szCs w:val="20"/>
        </w:rPr>
      </w:pPr>
    </w:p>
    <w:p w14:paraId="23DAD999" w14:textId="77777777" w:rsidR="008D58EE" w:rsidRDefault="008D58EE" w:rsidP="0040632D">
      <w:pPr>
        <w:jc w:val="both"/>
        <w:rPr>
          <w:sz w:val="22"/>
          <w:szCs w:val="20"/>
        </w:rPr>
      </w:pPr>
    </w:p>
    <w:p w14:paraId="5F969CBB" w14:textId="77777777" w:rsidR="008D58EE" w:rsidRDefault="008D58EE" w:rsidP="0040632D">
      <w:pPr>
        <w:jc w:val="both"/>
        <w:rPr>
          <w:sz w:val="22"/>
          <w:szCs w:val="20"/>
        </w:rPr>
      </w:pPr>
    </w:p>
    <w:p w14:paraId="01391B31" w14:textId="77777777" w:rsidR="008D58EE" w:rsidRDefault="008D58EE" w:rsidP="0040632D">
      <w:pPr>
        <w:jc w:val="both"/>
        <w:rPr>
          <w:sz w:val="22"/>
          <w:szCs w:val="20"/>
        </w:rPr>
      </w:pPr>
    </w:p>
    <w:p w14:paraId="75559ACD" w14:textId="77777777" w:rsidR="008D58EE" w:rsidRDefault="008D58EE" w:rsidP="0040632D">
      <w:pPr>
        <w:jc w:val="both"/>
        <w:rPr>
          <w:sz w:val="22"/>
          <w:szCs w:val="20"/>
        </w:rPr>
      </w:pPr>
    </w:p>
    <w:p w14:paraId="1396C55E" w14:textId="77777777" w:rsidR="008D58EE" w:rsidRDefault="008D58EE" w:rsidP="0040632D">
      <w:pPr>
        <w:jc w:val="both"/>
        <w:rPr>
          <w:sz w:val="22"/>
          <w:szCs w:val="20"/>
        </w:rPr>
      </w:pPr>
    </w:p>
    <w:p w14:paraId="25789DF6" w14:textId="77777777" w:rsidR="008D58EE" w:rsidRDefault="008D58EE" w:rsidP="0040632D">
      <w:pPr>
        <w:jc w:val="both"/>
        <w:rPr>
          <w:sz w:val="22"/>
          <w:szCs w:val="20"/>
        </w:rPr>
      </w:pPr>
    </w:p>
    <w:p w14:paraId="58E2FB62" w14:textId="77777777" w:rsidR="008D58EE" w:rsidRDefault="008D58EE" w:rsidP="0040632D">
      <w:pPr>
        <w:jc w:val="both"/>
        <w:rPr>
          <w:sz w:val="22"/>
          <w:szCs w:val="20"/>
        </w:rPr>
      </w:pPr>
    </w:p>
    <w:p w14:paraId="783011A8" w14:textId="77777777" w:rsidR="008D58EE" w:rsidRDefault="008D58EE" w:rsidP="0040632D">
      <w:pPr>
        <w:jc w:val="both"/>
        <w:rPr>
          <w:sz w:val="22"/>
          <w:szCs w:val="20"/>
        </w:rPr>
      </w:pPr>
    </w:p>
    <w:p w14:paraId="005AD700" w14:textId="77777777" w:rsidR="008D58EE" w:rsidRDefault="008D58EE" w:rsidP="0040632D">
      <w:pPr>
        <w:jc w:val="both"/>
        <w:rPr>
          <w:sz w:val="22"/>
          <w:szCs w:val="20"/>
        </w:rPr>
      </w:pPr>
    </w:p>
    <w:p w14:paraId="656DFF30" w14:textId="77777777" w:rsidR="008D58EE" w:rsidRDefault="008D58EE" w:rsidP="0040632D">
      <w:pPr>
        <w:jc w:val="both"/>
        <w:rPr>
          <w:sz w:val="22"/>
          <w:szCs w:val="20"/>
        </w:rPr>
      </w:pPr>
    </w:p>
    <w:p w14:paraId="206D136C" w14:textId="77777777" w:rsidR="008D58EE" w:rsidRDefault="008D58EE" w:rsidP="0040632D">
      <w:pPr>
        <w:jc w:val="both"/>
        <w:rPr>
          <w:sz w:val="22"/>
          <w:szCs w:val="20"/>
        </w:rPr>
      </w:pPr>
    </w:p>
    <w:p w14:paraId="3F11660A" w14:textId="77777777" w:rsidR="008D58EE" w:rsidRDefault="008D58EE" w:rsidP="0040632D">
      <w:pPr>
        <w:jc w:val="both"/>
        <w:rPr>
          <w:sz w:val="22"/>
          <w:szCs w:val="20"/>
        </w:rPr>
      </w:pPr>
    </w:p>
    <w:p w14:paraId="4A1CEAEB" w14:textId="77777777" w:rsidR="008D58EE" w:rsidRDefault="008D58EE" w:rsidP="0040632D">
      <w:pPr>
        <w:jc w:val="both"/>
        <w:rPr>
          <w:sz w:val="22"/>
          <w:szCs w:val="20"/>
        </w:rPr>
      </w:pPr>
    </w:p>
    <w:p w14:paraId="327E4EDD" w14:textId="77777777" w:rsidR="008D58EE" w:rsidRDefault="008D58EE" w:rsidP="0040632D">
      <w:pPr>
        <w:jc w:val="both"/>
        <w:rPr>
          <w:sz w:val="22"/>
          <w:szCs w:val="20"/>
        </w:rPr>
      </w:pPr>
    </w:p>
    <w:p w14:paraId="641E7FC1" w14:textId="77777777" w:rsidR="008D58EE" w:rsidRDefault="008D58EE" w:rsidP="0040632D">
      <w:pPr>
        <w:jc w:val="both"/>
        <w:rPr>
          <w:sz w:val="22"/>
          <w:szCs w:val="20"/>
        </w:rPr>
      </w:pPr>
    </w:p>
    <w:p w14:paraId="30ABC454" w14:textId="127D73FF" w:rsidR="004B4F54" w:rsidRPr="004B4F54" w:rsidRDefault="004B4F54" w:rsidP="004B4F54">
      <w:pPr>
        <w:pStyle w:val="Heading1"/>
      </w:pPr>
      <w:bookmarkStart w:id="29" w:name="_Toc140573276"/>
      <w:r>
        <w:t>DEFECT MANAGEMENT PROCESS</w:t>
      </w:r>
      <w:bookmarkEnd w:id="29"/>
    </w:p>
    <w:p w14:paraId="71D7ACEA" w14:textId="3DEA8960" w:rsidR="004B4F54" w:rsidRPr="007E5141" w:rsidRDefault="007E5141" w:rsidP="0040632D">
      <w:pPr>
        <w:jc w:val="both"/>
        <w:rPr>
          <w:b/>
          <w:bCs/>
          <w:sz w:val="22"/>
          <w:szCs w:val="20"/>
        </w:rPr>
      </w:pPr>
      <w:r w:rsidRPr="007E5141">
        <w:rPr>
          <w:b/>
          <w:bCs/>
          <w:sz w:val="22"/>
          <w:szCs w:val="20"/>
        </w:rPr>
        <w:t>AGILE</w:t>
      </w:r>
    </w:p>
    <w:p w14:paraId="6EB99893" w14:textId="672D3F35" w:rsidR="007E5141" w:rsidRDefault="007E5141" w:rsidP="0040632D">
      <w:pPr>
        <w:jc w:val="both"/>
        <w:rPr>
          <w:sz w:val="22"/>
          <w:szCs w:val="20"/>
        </w:rPr>
      </w:pPr>
    </w:p>
    <w:p w14:paraId="4FFF505D" w14:textId="69A4F0B4" w:rsidR="007E5141" w:rsidRDefault="007E5141" w:rsidP="0040632D">
      <w:pPr>
        <w:jc w:val="both"/>
        <w:rPr>
          <w:sz w:val="22"/>
          <w:szCs w:val="20"/>
        </w:rPr>
      </w:pPr>
      <w:r w:rsidRPr="008F03F9">
        <w:rPr>
          <w:noProof/>
          <w:color w:val="0070C0"/>
        </w:rPr>
        <w:drawing>
          <wp:inline distT="0" distB="0" distL="0" distR="0" wp14:anchorId="4927C838" wp14:editId="6B03F71E">
            <wp:extent cx="5311140" cy="4691968"/>
            <wp:effectExtent l="19050" t="19050" r="22860" b="13970"/>
            <wp:docPr id="9" name="Picture 8" descr="Image of Defect Management Process Agile">
              <a:extLst xmlns:a="http://schemas.openxmlformats.org/drawingml/2006/main">
                <a:ext uri="{FF2B5EF4-FFF2-40B4-BE49-F238E27FC236}">
                  <a16:creationId xmlns:a16="http://schemas.microsoft.com/office/drawing/2014/main" id="{BD984D2C-8978-4F8C-8E29-40E382873B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age of Defect Management Process Agile">
                      <a:extLst>
                        <a:ext uri="{FF2B5EF4-FFF2-40B4-BE49-F238E27FC236}">
                          <a16:creationId xmlns:a16="http://schemas.microsoft.com/office/drawing/2014/main" id="{BD984D2C-8978-4F8C-8E29-40E382873B65}"/>
                        </a:ext>
                      </a:extLst>
                    </pic:cNvPr>
                    <pic:cNvPicPr>
                      <a:picLocks noChangeAspect="1"/>
                    </pic:cNvPicPr>
                  </pic:nvPicPr>
                  <pic:blipFill>
                    <a:blip r:embed="rId45">
                      <a:extLst>
                        <a:ext uri="{BEBA8EAE-BF5A-486C-A8C5-ECC9F3942E4B}">
                          <a14:imgProps xmlns:a14="http://schemas.microsoft.com/office/drawing/2010/main">
                            <a14:imgLayer r:embed="rId46">
                              <a14:imgEffect>
                                <a14:sharpenSoften amount="46000"/>
                              </a14:imgEffect>
                              <a14:imgEffect>
                                <a14:brightnessContrast bright="8000" contrast="20000"/>
                              </a14:imgEffect>
                            </a14:imgLayer>
                          </a14:imgProps>
                        </a:ext>
                        <a:ext uri="{28A0092B-C50C-407E-A947-70E740481C1C}">
                          <a14:useLocalDpi xmlns:a14="http://schemas.microsoft.com/office/drawing/2010/main" val="0"/>
                        </a:ext>
                      </a:extLst>
                    </a:blip>
                    <a:stretch>
                      <a:fillRect/>
                    </a:stretch>
                  </pic:blipFill>
                  <pic:spPr>
                    <a:xfrm>
                      <a:off x="0" y="0"/>
                      <a:ext cx="5311806" cy="4692556"/>
                    </a:xfrm>
                    <a:prstGeom prst="rect">
                      <a:avLst/>
                    </a:prstGeom>
                    <a:ln>
                      <a:solidFill>
                        <a:schemeClr val="tx1"/>
                      </a:solidFill>
                    </a:ln>
                  </pic:spPr>
                </pic:pic>
              </a:graphicData>
            </a:graphic>
          </wp:inline>
        </w:drawing>
      </w:r>
    </w:p>
    <w:p w14:paraId="66BE7094" w14:textId="77D50BB5" w:rsidR="004B4F54" w:rsidRDefault="004B4F54" w:rsidP="00BF1B17">
      <w:pPr>
        <w:rPr>
          <w:sz w:val="22"/>
          <w:szCs w:val="20"/>
        </w:rPr>
      </w:pPr>
    </w:p>
    <w:p w14:paraId="332AD19E" w14:textId="6A7BE82A" w:rsidR="004B4F54" w:rsidRDefault="004B4F54" w:rsidP="004B4F54">
      <w:pPr>
        <w:jc w:val="both"/>
        <w:rPr>
          <w:sz w:val="22"/>
          <w:szCs w:val="20"/>
        </w:rPr>
      </w:pPr>
      <w:r w:rsidRPr="004B4F54">
        <w:rPr>
          <w:sz w:val="22"/>
          <w:szCs w:val="20"/>
        </w:rPr>
        <w:t>In Agile whenever the defects are raised</w:t>
      </w:r>
      <w:r>
        <w:rPr>
          <w:sz w:val="22"/>
          <w:szCs w:val="20"/>
        </w:rPr>
        <w:t>:</w:t>
      </w:r>
    </w:p>
    <w:p w14:paraId="2E868E37" w14:textId="06BD2FCD" w:rsidR="004B4F54" w:rsidRDefault="004B4F54" w:rsidP="004B4F54">
      <w:pPr>
        <w:jc w:val="both"/>
        <w:rPr>
          <w:sz w:val="22"/>
          <w:szCs w:val="20"/>
        </w:rPr>
      </w:pPr>
    </w:p>
    <w:p w14:paraId="4471228C" w14:textId="77777777" w:rsidR="004B4F54" w:rsidRDefault="004B4F54" w:rsidP="004740AA">
      <w:pPr>
        <w:pStyle w:val="ListParagraph"/>
        <w:numPr>
          <w:ilvl w:val="0"/>
          <w:numId w:val="25"/>
        </w:numPr>
        <w:jc w:val="both"/>
        <w:rPr>
          <w:sz w:val="22"/>
          <w:szCs w:val="20"/>
        </w:rPr>
      </w:pPr>
      <w:r w:rsidRPr="004B4F54">
        <w:rPr>
          <w:sz w:val="22"/>
          <w:szCs w:val="20"/>
        </w:rPr>
        <w:t>They are added to the Product backlog for further discussion with the development team and PO</w:t>
      </w:r>
    </w:p>
    <w:p w14:paraId="1D1F8E49" w14:textId="77777777" w:rsidR="004B4F54" w:rsidRDefault="004B4F54" w:rsidP="004740AA">
      <w:pPr>
        <w:pStyle w:val="ListParagraph"/>
        <w:numPr>
          <w:ilvl w:val="0"/>
          <w:numId w:val="25"/>
        </w:numPr>
        <w:jc w:val="both"/>
        <w:rPr>
          <w:sz w:val="22"/>
          <w:szCs w:val="20"/>
        </w:rPr>
      </w:pPr>
      <w:r w:rsidRPr="004B4F54">
        <w:rPr>
          <w:sz w:val="22"/>
          <w:szCs w:val="20"/>
        </w:rPr>
        <w:t>Development Team and the Product Owner should determine together the priority of the Defect:</w:t>
      </w:r>
    </w:p>
    <w:p w14:paraId="1F5578DE" w14:textId="77777777" w:rsidR="004B4F54" w:rsidRDefault="004B4F54" w:rsidP="00D96E33">
      <w:pPr>
        <w:pStyle w:val="ListParagraph"/>
        <w:numPr>
          <w:ilvl w:val="1"/>
          <w:numId w:val="15"/>
        </w:numPr>
        <w:ind w:left="900"/>
        <w:jc w:val="both"/>
        <w:rPr>
          <w:sz w:val="22"/>
          <w:szCs w:val="20"/>
        </w:rPr>
      </w:pPr>
      <w:r w:rsidRPr="004B4F54">
        <w:rPr>
          <w:sz w:val="22"/>
          <w:szCs w:val="20"/>
        </w:rPr>
        <w:t>“Low Priority Defects” are discussed during the Backlog Refinement sessions and can be handled like any other User Story on the Backlog</w:t>
      </w:r>
    </w:p>
    <w:p w14:paraId="22DF6EC4" w14:textId="05A9F235" w:rsidR="004B4F54" w:rsidRDefault="004B4F54" w:rsidP="00D96E33">
      <w:pPr>
        <w:pStyle w:val="ListParagraph"/>
        <w:numPr>
          <w:ilvl w:val="1"/>
          <w:numId w:val="15"/>
        </w:numPr>
        <w:ind w:left="900"/>
        <w:jc w:val="both"/>
        <w:rPr>
          <w:sz w:val="22"/>
          <w:szCs w:val="20"/>
        </w:rPr>
      </w:pPr>
      <w:r w:rsidRPr="004B4F54">
        <w:rPr>
          <w:sz w:val="22"/>
          <w:szCs w:val="20"/>
        </w:rPr>
        <w:t>“High Priority Defects” are the ones that need to be resolved as soon as possible.  So, as soon as it becomes clear that a Defect has an effect on the Sprint content, the Development Team should re-discuss the Sprint content with the Product Owner</w:t>
      </w:r>
    </w:p>
    <w:p w14:paraId="3A780E90" w14:textId="77777777" w:rsidR="0022388F" w:rsidRDefault="0022388F" w:rsidP="0022388F">
      <w:pPr>
        <w:jc w:val="center"/>
        <w:rPr>
          <w:sz w:val="22"/>
          <w:szCs w:val="20"/>
        </w:rPr>
      </w:pPr>
    </w:p>
    <w:p w14:paraId="3E00A0DA" w14:textId="77777777" w:rsidR="009F6333" w:rsidRDefault="009F6333" w:rsidP="0022388F">
      <w:pPr>
        <w:rPr>
          <w:sz w:val="22"/>
          <w:szCs w:val="20"/>
        </w:rPr>
      </w:pPr>
    </w:p>
    <w:p w14:paraId="4232390D" w14:textId="77777777" w:rsidR="009F6333" w:rsidRDefault="009F6333" w:rsidP="0022388F">
      <w:pPr>
        <w:rPr>
          <w:sz w:val="22"/>
          <w:szCs w:val="20"/>
        </w:rPr>
      </w:pPr>
    </w:p>
    <w:p w14:paraId="35798C8E" w14:textId="77777777" w:rsidR="009F6333" w:rsidRDefault="009F6333" w:rsidP="0022388F">
      <w:pPr>
        <w:rPr>
          <w:sz w:val="22"/>
          <w:szCs w:val="20"/>
        </w:rPr>
      </w:pPr>
    </w:p>
    <w:p w14:paraId="33D81469" w14:textId="77777777" w:rsidR="009F6333" w:rsidRDefault="009F6333" w:rsidP="0022388F">
      <w:pPr>
        <w:rPr>
          <w:sz w:val="22"/>
          <w:szCs w:val="20"/>
        </w:rPr>
      </w:pPr>
    </w:p>
    <w:p w14:paraId="644F3D3D" w14:textId="1311FB08" w:rsidR="0022388F" w:rsidRPr="00CE3EEF" w:rsidRDefault="002E009C" w:rsidP="009F6333">
      <w:pPr>
        <w:jc w:val="both"/>
        <w:rPr>
          <w:b/>
          <w:bCs/>
          <w:sz w:val="22"/>
          <w:szCs w:val="20"/>
        </w:rPr>
      </w:pPr>
      <w:r w:rsidRPr="009F6333">
        <w:rPr>
          <w:b/>
          <w:bCs/>
          <w:sz w:val="22"/>
          <w:szCs w:val="20"/>
        </w:rPr>
        <w:t xml:space="preserve">Defect Severity </w:t>
      </w:r>
      <w:r w:rsidR="00547AFE" w:rsidRPr="009F6333">
        <w:rPr>
          <w:b/>
          <w:bCs/>
          <w:sz w:val="22"/>
          <w:szCs w:val="20"/>
        </w:rPr>
        <w:t xml:space="preserve">Matrix &amp; </w:t>
      </w:r>
      <w:r w:rsidR="009F6333" w:rsidRPr="009F6333">
        <w:rPr>
          <w:b/>
          <w:bCs/>
          <w:sz w:val="22"/>
          <w:szCs w:val="20"/>
        </w:rPr>
        <w:t>Resolution SLA</w:t>
      </w:r>
    </w:p>
    <w:p w14:paraId="1059C360" w14:textId="5EA8F0B9" w:rsidR="005C46DF" w:rsidRDefault="005C46DF" w:rsidP="005C46DF">
      <w:pPr>
        <w:pStyle w:val="ListParagraph"/>
        <w:numPr>
          <w:ilvl w:val="0"/>
          <w:numId w:val="0"/>
        </w:numPr>
        <w:ind w:left="900"/>
        <w:jc w:val="both"/>
        <w:rPr>
          <w:sz w:val="22"/>
          <w:szCs w:val="20"/>
        </w:rPr>
      </w:pPr>
    </w:p>
    <w:tbl>
      <w:tblPr>
        <w:tblStyle w:val="TableGrid"/>
        <w:tblW w:w="0" w:type="auto"/>
        <w:tblLook w:val="04A0" w:firstRow="1" w:lastRow="0" w:firstColumn="1" w:lastColumn="0" w:noHBand="0" w:noVBand="1"/>
      </w:tblPr>
      <w:tblGrid>
        <w:gridCol w:w="1525"/>
        <w:gridCol w:w="5400"/>
        <w:gridCol w:w="2845"/>
      </w:tblGrid>
      <w:tr w:rsidR="00D96E33" w14:paraId="7E9989EC" w14:textId="77777777" w:rsidTr="00435001">
        <w:tc>
          <w:tcPr>
            <w:tcW w:w="1525" w:type="dxa"/>
            <w:shd w:val="clear" w:color="auto" w:fill="FCE16A" w:themeFill="accent1" w:themeFillTint="99"/>
          </w:tcPr>
          <w:p w14:paraId="19F3A784" w14:textId="0FA33192" w:rsidR="00D96E33" w:rsidRPr="004B33C8" w:rsidRDefault="00D96E33" w:rsidP="00D96E33">
            <w:pPr>
              <w:rPr>
                <w:rFonts w:cs="Arial"/>
                <w:color w:val="000000" w:themeColor="text1"/>
                <w:kern w:val="24"/>
                <w:sz w:val="22"/>
                <w:szCs w:val="18"/>
              </w:rPr>
            </w:pPr>
            <w:r w:rsidRPr="004B33C8">
              <w:rPr>
                <w:rFonts w:cs="Arial"/>
                <w:b/>
                <w:bCs/>
                <w:color w:val="000000" w:themeColor="text1"/>
                <w:kern w:val="24"/>
                <w:sz w:val="22"/>
                <w:szCs w:val="18"/>
              </w:rPr>
              <w:t>Severity</w:t>
            </w:r>
          </w:p>
        </w:tc>
        <w:tc>
          <w:tcPr>
            <w:tcW w:w="5400" w:type="dxa"/>
            <w:shd w:val="clear" w:color="auto" w:fill="FCE16A" w:themeFill="accent1" w:themeFillTint="99"/>
          </w:tcPr>
          <w:p w14:paraId="336E3EA2" w14:textId="02B17839" w:rsidR="00D96E33" w:rsidRPr="004B33C8" w:rsidRDefault="00D96E33" w:rsidP="00D96E33">
            <w:pPr>
              <w:rPr>
                <w:rFonts w:cs="Arial"/>
                <w:color w:val="000000" w:themeColor="text1"/>
                <w:kern w:val="24"/>
                <w:sz w:val="22"/>
                <w:szCs w:val="18"/>
              </w:rPr>
            </w:pPr>
            <w:r w:rsidRPr="004B33C8">
              <w:rPr>
                <w:rFonts w:cs="Arial"/>
                <w:b/>
                <w:bCs/>
                <w:color w:val="000000" w:themeColor="text1"/>
                <w:kern w:val="24"/>
                <w:sz w:val="22"/>
                <w:szCs w:val="18"/>
              </w:rPr>
              <w:t>Application/Business Impact</w:t>
            </w:r>
          </w:p>
        </w:tc>
        <w:tc>
          <w:tcPr>
            <w:tcW w:w="2845" w:type="dxa"/>
            <w:shd w:val="clear" w:color="auto" w:fill="FCE16A" w:themeFill="accent1" w:themeFillTint="99"/>
          </w:tcPr>
          <w:p w14:paraId="276591DD" w14:textId="6D5DCF70" w:rsidR="00D96E33" w:rsidRPr="004B33C8" w:rsidRDefault="00D96E33" w:rsidP="00D96E33">
            <w:pPr>
              <w:rPr>
                <w:rFonts w:cs="Arial"/>
                <w:color w:val="000000" w:themeColor="text1"/>
                <w:kern w:val="24"/>
                <w:sz w:val="22"/>
                <w:szCs w:val="18"/>
              </w:rPr>
            </w:pPr>
            <w:r w:rsidRPr="004B33C8">
              <w:rPr>
                <w:rFonts w:cs="Arial"/>
                <w:b/>
                <w:bCs/>
                <w:color w:val="000000" w:themeColor="text1"/>
                <w:kern w:val="24"/>
                <w:sz w:val="22"/>
                <w:szCs w:val="18"/>
              </w:rPr>
              <w:t>Resolution SLA</w:t>
            </w:r>
          </w:p>
        </w:tc>
      </w:tr>
      <w:tr w:rsidR="00D96E33" w14:paraId="096904C6" w14:textId="77777777" w:rsidTr="00435001">
        <w:tc>
          <w:tcPr>
            <w:tcW w:w="1525" w:type="dxa"/>
            <w:shd w:val="clear" w:color="auto" w:fill="F15D64"/>
          </w:tcPr>
          <w:p w14:paraId="634D1D3E" w14:textId="5106B643" w:rsidR="00D96E33" w:rsidRDefault="00D96E33" w:rsidP="00D96E33">
            <w:pPr>
              <w:rPr>
                <w:rFonts w:cs="Arial"/>
                <w:color w:val="000000" w:themeColor="text1"/>
                <w:kern w:val="24"/>
                <w:szCs w:val="20"/>
              </w:rPr>
            </w:pPr>
            <w:r w:rsidRPr="00821756">
              <w:rPr>
                <w:rFonts w:cs="Arial"/>
                <w:b/>
                <w:bCs/>
                <w:color w:val="000000" w:themeColor="text1"/>
                <w:kern w:val="24"/>
                <w:sz w:val="18"/>
                <w:szCs w:val="18"/>
              </w:rPr>
              <w:t>Critical</w:t>
            </w:r>
          </w:p>
        </w:tc>
        <w:tc>
          <w:tcPr>
            <w:tcW w:w="5400" w:type="dxa"/>
            <w:shd w:val="clear" w:color="auto" w:fill="F15D64"/>
          </w:tcPr>
          <w:p w14:paraId="503B6154" w14:textId="77777777" w:rsidR="00D96E33" w:rsidRPr="00D96E33" w:rsidRDefault="00D96E33" w:rsidP="004740AA">
            <w:pPr>
              <w:pStyle w:val="ListParagraph"/>
              <w:numPr>
                <w:ilvl w:val="0"/>
                <w:numId w:val="30"/>
              </w:numPr>
              <w:jc w:val="both"/>
              <w:rPr>
                <w:rFonts w:cs="Arial"/>
                <w:color w:val="000000" w:themeColor="text1"/>
                <w:kern w:val="24"/>
                <w:szCs w:val="20"/>
              </w:rPr>
            </w:pPr>
            <w:r w:rsidRPr="00D96E33">
              <w:rPr>
                <w:rFonts w:cs="Arial"/>
                <w:color w:val="000000" w:themeColor="text1"/>
                <w:kern w:val="24"/>
                <w:sz w:val="18"/>
                <w:szCs w:val="18"/>
              </w:rPr>
              <w:t xml:space="preserve">Is considered a </w:t>
            </w:r>
            <w:r w:rsidRPr="00D96E33">
              <w:rPr>
                <w:rFonts w:cs="Arial"/>
                <w:b/>
                <w:bCs/>
                <w:color w:val="000000" w:themeColor="text1"/>
                <w:kern w:val="24"/>
                <w:sz w:val="18"/>
                <w:szCs w:val="18"/>
              </w:rPr>
              <w:t>Showstopper</w:t>
            </w:r>
            <w:r w:rsidRPr="00D96E33">
              <w:rPr>
                <w:rFonts w:cs="Arial"/>
                <w:color w:val="000000" w:themeColor="text1"/>
                <w:kern w:val="24"/>
                <w:sz w:val="18"/>
                <w:szCs w:val="18"/>
              </w:rPr>
              <w:t xml:space="preserve"> that stops the User from moving forward</w:t>
            </w:r>
          </w:p>
          <w:p w14:paraId="345BA6C5" w14:textId="77777777" w:rsidR="00D96E33" w:rsidRPr="00D96E33" w:rsidRDefault="00D96E33" w:rsidP="004740AA">
            <w:pPr>
              <w:pStyle w:val="ListParagraph"/>
              <w:numPr>
                <w:ilvl w:val="0"/>
                <w:numId w:val="30"/>
              </w:numPr>
              <w:jc w:val="both"/>
              <w:rPr>
                <w:rFonts w:cs="Arial"/>
                <w:color w:val="000000" w:themeColor="text1"/>
                <w:kern w:val="24"/>
                <w:szCs w:val="20"/>
              </w:rPr>
            </w:pPr>
            <w:r w:rsidRPr="00821756">
              <w:rPr>
                <w:rFonts w:cs="Arial"/>
                <w:color w:val="000000" w:themeColor="text1"/>
                <w:kern w:val="24"/>
                <w:sz w:val="18"/>
                <w:szCs w:val="18"/>
              </w:rPr>
              <w:t xml:space="preserve">Blocking issue that will </w:t>
            </w:r>
            <w:r w:rsidRPr="00821756">
              <w:rPr>
                <w:rFonts w:cs="Arial"/>
                <w:b/>
                <w:bCs/>
                <w:color w:val="000000" w:themeColor="text1"/>
                <w:kern w:val="24"/>
                <w:sz w:val="18"/>
                <w:szCs w:val="18"/>
              </w:rPr>
              <w:t>fail to meet the</w:t>
            </w:r>
            <w:r w:rsidRPr="00821756">
              <w:rPr>
                <w:rFonts w:cs="Arial"/>
                <w:color w:val="000000" w:themeColor="text1"/>
                <w:kern w:val="24"/>
                <w:sz w:val="18"/>
                <w:szCs w:val="18"/>
              </w:rPr>
              <w:t xml:space="preserve"> </w:t>
            </w:r>
            <w:r w:rsidRPr="00821756">
              <w:rPr>
                <w:rFonts w:cs="Arial"/>
                <w:b/>
                <w:bCs/>
                <w:color w:val="000000" w:themeColor="text1"/>
                <w:kern w:val="24"/>
                <w:sz w:val="18"/>
                <w:szCs w:val="18"/>
              </w:rPr>
              <w:t>Acceptance Criteria</w:t>
            </w:r>
            <w:r w:rsidRPr="00821756">
              <w:rPr>
                <w:rFonts w:cs="Arial"/>
                <w:color w:val="000000" w:themeColor="text1"/>
                <w:kern w:val="24"/>
                <w:sz w:val="18"/>
                <w:szCs w:val="18"/>
              </w:rPr>
              <w:t xml:space="preserve"> if NOT fixed.</w:t>
            </w:r>
          </w:p>
          <w:p w14:paraId="2F21D9B3" w14:textId="77777777" w:rsidR="00D96E33" w:rsidRPr="00D96E33" w:rsidRDefault="00D96E33" w:rsidP="004740AA">
            <w:pPr>
              <w:pStyle w:val="ListParagraph"/>
              <w:numPr>
                <w:ilvl w:val="0"/>
                <w:numId w:val="30"/>
              </w:numPr>
              <w:jc w:val="both"/>
              <w:rPr>
                <w:rFonts w:cs="Arial"/>
                <w:color w:val="000000" w:themeColor="text1"/>
                <w:kern w:val="24"/>
                <w:szCs w:val="20"/>
              </w:rPr>
            </w:pPr>
            <w:r w:rsidRPr="00821756">
              <w:rPr>
                <w:rFonts w:cs="Arial"/>
                <w:color w:val="000000" w:themeColor="text1"/>
                <w:kern w:val="24"/>
                <w:sz w:val="18"/>
                <w:szCs w:val="18"/>
              </w:rPr>
              <w:t>User cannot continue to test the functionality as related visualizations are impacted; no workaround is available.</w:t>
            </w:r>
          </w:p>
          <w:p w14:paraId="3431D918" w14:textId="77777777" w:rsidR="00D96E33" w:rsidRPr="00D96E33" w:rsidRDefault="00D96E33" w:rsidP="004740AA">
            <w:pPr>
              <w:pStyle w:val="ListParagraph"/>
              <w:numPr>
                <w:ilvl w:val="0"/>
                <w:numId w:val="30"/>
              </w:numPr>
              <w:jc w:val="both"/>
              <w:rPr>
                <w:rFonts w:cs="Arial"/>
                <w:color w:val="000000" w:themeColor="text1"/>
                <w:kern w:val="24"/>
                <w:szCs w:val="20"/>
              </w:rPr>
            </w:pPr>
            <w:r w:rsidRPr="00821756">
              <w:rPr>
                <w:rFonts w:cs="Arial"/>
                <w:color w:val="000000" w:themeColor="text1"/>
                <w:kern w:val="24"/>
                <w:sz w:val="18"/>
                <w:szCs w:val="18"/>
              </w:rPr>
              <w:t>The Defect blocks the Scenario from being tested.</w:t>
            </w:r>
          </w:p>
          <w:p w14:paraId="2067ACC4" w14:textId="56818B94" w:rsidR="00D96E33" w:rsidRPr="00D96E33" w:rsidRDefault="00D96E33" w:rsidP="003942D5">
            <w:pPr>
              <w:jc w:val="both"/>
              <w:rPr>
                <w:rFonts w:cs="Arial"/>
                <w:color w:val="000000" w:themeColor="text1"/>
                <w:kern w:val="24"/>
                <w:szCs w:val="20"/>
              </w:rPr>
            </w:pPr>
            <w:r w:rsidRPr="00821756">
              <w:rPr>
                <w:rFonts w:cs="Arial"/>
                <w:color w:val="000000" w:themeColor="text1"/>
                <w:kern w:val="24"/>
                <w:sz w:val="18"/>
                <w:szCs w:val="18"/>
              </w:rPr>
              <w:t xml:space="preserve">Example: Functionality not delivered/ causing major system errors/ </w:t>
            </w:r>
            <w:r w:rsidR="00A15B4A">
              <w:rPr>
                <w:rFonts w:cs="Arial"/>
                <w:color w:val="000000" w:themeColor="text1"/>
                <w:kern w:val="24"/>
                <w:sz w:val="18"/>
                <w:szCs w:val="18"/>
              </w:rPr>
              <w:t>in</w:t>
            </w:r>
            <w:r w:rsidRPr="00821756">
              <w:rPr>
                <w:rFonts w:cs="Arial"/>
                <w:color w:val="000000" w:themeColor="text1"/>
                <w:kern w:val="24"/>
                <w:sz w:val="18"/>
                <w:szCs w:val="18"/>
              </w:rPr>
              <w:t>stability</w:t>
            </w:r>
          </w:p>
        </w:tc>
        <w:tc>
          <w:tcPr>
            <w:tcW w:w="2845" w:type="dxa"/>
            <w:shd w:val="clear" w:color="auto" w:fill="F15D64"/>
          </w:tcPr>
          <w:p w14:paraId="0677DE99" w14:textId="77777777" w:rsidR="00D96E33" w:rsidRDefault="00D96E33" w:rsidP="00D96E33">
            <w:pPr>
              <w:rPr>
                <w:rFonts w:cs="Arial"/>
                <w:color w:val="000000" w:themeColor="text1"/>
                <w:kern w:val="24"/>
                <w:sz w:val="18"/>
                <w:szCs w:val="18"/>
              </w:rPr>
            </w:pPr>
          </w:p>
          <w:p w14:paraId="76823544" w14:textId="77777777" w:rsidR="00D96E33" w:rsidRDefault="00D96E33" w:rsidP="00D96E33">
            <w:pPr>
              <w:rPr>
                <w:rFonts w:cs="Arial"/>
                <w:color w:val="000000" w:themeColor="text1"/>
                <w:kern w:val="24"/>
                <w:sz w:val="18"/>
                <w:szCs w:val="18"/>
              </w:rPr>
            </w:pPr>
          </w:p>
          <w:p w14:paraId="180AF1CB" w14:textId="77777777" w:rsidR="00D96E33" w:rsidRDefault="00D96E33" w:rsidP="00D96E33">
            <w:pPr>
              <w:rPr>
                <w:rFonts w:cs="Arial"/>
                <w:color w:val="000000" w:themeColor="text1"/>
                <w:kern w:val="24"/>
                <w:sz w:val="18"/>
                <w:szCs w:val="18"/>
              </w:rPr>
            </w:pPr>
          </w:p>
          <w:p w14:paraId="24A14F96" w14:textId="77777777" w:rsidR="00D96E33" w:rsidRDefault="00D96E33" w:rsidP="00D96E33">
            <w:pPr>
              <w:rPr>
                <w:rFonts w:cs="Arial"/>
                <w:color w:val="000000" w:themeColor="text1"/>
                <w:kern w:val="24"/>
                <w:sz w:val="18"/>
                <w:szCs w:val="18"/>
              </w:rPr>
            </w:pPr>
          </w:p>
          <w:p w14:paraId="445B9B7E" w14:textId="76EAB150" w:rsidR="00D96E33" w:rsidRDefault="00D96E33" w:rsidP="00D96E33">
            <w:pPr>
              <w:rPr>
                <w:rFonts w:cs="Arial"/>
                <w:color w:val="000000" w:themeColor="text1"/>
                <w:kern w:val="24"/>
                <w:szCs w:val="20"/>
              </w:rPr>
            </w:pPr>
            <w:r w:rsidRPr="00821756">
              <w:rPr>
                <w:rFonts w:cs="Arial"/>
                <w:color w:val="000000" w:themeColor="text1"/>
                <w:kern w:val="24"/>
                <w:sz w:val="18"/>
                <w:szCs w:val="18"/>
              </w:rPr>
              <w:t>With</w:t>
            </w:r>
            <w:r>
              <w:rPr>
                <w:rFonts w:cs="Arial"/>
                <w:color w:val="000000" w:themeColor="text1"/>
                <w:kern w:val="24"/>
                <w:sz w:val="18"/>
                <w:szCs w:val="18"/>
              </w:rPr>
              <w:t xml:space="preserve"> highest priority</w:t>
            </w:r>
            <w:r w:rsidRPr="00821756">
              <w:rPr>
                <w:rFonts w:cs="Arial"/>
                <w:color w:val="000000" w:themeColor="text1"/>
                <w:kern w:val="24"/>
                <w:sz w:val="18"/>
                <w:szCs w:val="18"/>
              </w:rPr>
              <w:t xml:space="preserve"> / ASAP</w:t>
            </w:r>
          </w:p>
        </w:tc>
      </w:tr>
      <w:tr w:rsidR="00D96E33" w14:paraId="67798517" w14:textId="77777777" w:rsidTr="00435001">
        <w:tc>
          <w:tcPr>
            <w:tcW w:w="1525" w:type="dxa"/>
            <w:shd w:val="clear" w:color="auto" w:fill="FFFF00"/>
          </w:tcPr>
          <w:p w14:paraId="1CE8C4CC" w14:textId="12193B29" w:rsidR="00D96E33" w:rsidRDefault="00D96E33" w:rsidP="00D96E33">
            <w:pPr>
              <w:rPr>
                <w:rFonts w:cs="Arial"/>
                <w:color w:val="000000" w:themeColor="text1"/>
                <w:kern w:val="24"/>
                <w:szCs w:val="20"/>
              </w:rPr>
            </w:pPr>
            <w:r w:rsidRPr="00821756">
              <w:rPr>
                <w:rFonts w:cs="Arial"/>
                <w:b/>
                <w:bCs/>
                <w:color w:val="000000" w:themeColor="text1"/>
                <w:kern w:val="24"/>
                <w:sz w:val="18"/>
                <w:szCs w:val="18"/>
              </w:rPr>
              <w:t>High</w:t>
            </w:r>
          </w:p>
        </w:tc>
        <w:tc>
          <w:tcPr>
            <w:tcW w:w="5400" w:type="dxa"/>
            <w:shd w:val="clear" w:color="auto" w:fill="FFFF00"/>
          </w:tcPr>
          <w:p w14:paraId="48DB3E8D" w14:textId="77777777" w:rsidR="00D96E33" w:rsidRPr="00D96E33" w:rsidRDefault="00D96E33" w:rsidP="004740AA">
            <w:pPr>
              <w:pStyle w:val="ListParagraph"/>
              <w:numPr>
                <w:ilvl w:val="0"/>
                <w:numId w:val="31"/>
              </w:numPr>
              <w:jc w:val="both"/>
              <w:rPr>
                <w:rFonts w:cs="Arial"/>
                <w:color w:val="000000" w:themeColor="text1"/>
                <w:kern w:val="24"/>
                <w:szCs w:val="20"/>
              </w:rPr>
            </w:pPr>
            <w:r w:rsidRPr="00D96E33">
              <w:rPr>
                <w:rFonts w:cs="Arial"/>
                <w:color w:val="000000" w:themeColor="text1"/>
                <w:kern w:val="24"/>
                <w:sz w:val="18"/>
                <w:szCs w:val="18"/>
              </w:rPr>
              <w:t>Is considered a major issue but not a Showstopper</w:t>
            </w:r>
          </w:p>
          <w:p w14:paraId="4D3FC241" w14:textId="77777777" w:rsidR="00D96E33" w:rsidRPr="00D96E33" w:rsidRDefault="00D96E33" w:rsidP="004740AA">
            <w:pPr>
              <w:pStyle w:val="ListParagraph"/>
              <w:numPr>
                <w:ilvl w:val="0"/>
                <w:numId w:val="31"/>
              </w:numPr>
              <w:jc w:val="both"/>
              <w:rPr>
                <w:rFonts w:cs="Arial"/>
                <w:color w:val="000000" w:themeColor="text1"/>
                <w:kern w:val="24"/>
                <w:szCs w:val="20"/>
              </w:rPr>
            </w:pPr>
            <w:r w:rsidRPr="00821756">
              <w:rPr>
                <w:rFonts w:cs="Arial"/>
                <w:color w:val="000000" w:themeColor="text1"/>
                <w:kern w:val="24"/>
                <w:sz w:val="18"/>
                <w:szCs w:val="18"/>
              </w:rPr>
              <w:t>Does NOT impact the Acceptance Criteria</w:t>
            </w:r>
          </w:p>
          <w:p w14:paraId="11A91292" w14:textId="77777777" w:rsidR="00D96E33" w:rsidRPr="00D96E33" w:rsidRDefault="00D96E33" w:rsidP="004740AA">
            <w:pPr>
              <w:pStyle w:val="ListParagraph"/>
              <w:numPr>
                <w:ilvl w:val="0"/>
                <w:numId w:val="31"/>
              </w:numPr>
              <w:jc w:val="both"/>
              <w:rPr>
                <w:rFonts w:cs="Arial"/>
                <w:color w:val="000000" w:themeColor="text1"/>
                <w:kern w:val="24"/>
                <w:szCs w:val="20"/>
              </w:rPr>
            </w:pPr>
            <w:r w:rsidRPr="00821756">
              <w:rPr>
                <w:rFonts w:cs="Arial"/>
                <w:color w:val="000000" w:themeColor="text1"/>
                <w:kern w:val="24"/>
                <w:sz w:val="18"/>
                <w:szCs w:val="18"/>
              </w:rPr>
              <w:t>the Defect only impacts the current functionality being tested.</w:t>
            </w:r>
          </w:p>
          <w:p w14:paraId="6D443687" w14:textId="7BCA665B" w:rsidR="00D96E33" w:rsidRPr="00D96E33" w:rsidRDefault="00D96E33" w:rsidP="004740AA">
            <w:pPr>
              <w:pStyle w:val="ListParagraph"/>
              <w:numPr>
                <w:ilvl w:val="0"/>
                <w:numId w:val="31"/>
              </w:numPr>
              <w:jc w:val="both"/>
              <w:rPr>
                <w:rFonts w:cs="Arial"/>
                <w:color w:val="000000" w:themeColor="text1"/>
                <w:kern w:val="24"/>
                <w:szCs w:val="20"/>
              </w:rPr>
            </w:pPr>
            <w:r w:rsidRPr="00821756">
              <w:rPr>
                <w:rFonts w:cs="Arial"/>
                <w:color w:val="000000" w:themeColor="text1"/>
                <w:kern w:val="24"/>
                <w:sz w:val="18"/>
                <w:szCs w:val="18"/>
              </w:rPr>
              <w:t xml:space="preserve">User cannot continue to execute the current test </w:t>
            </w:r>
            <w:r w:rsidR="00495EC3">
              <w:rPr>
                <w:rFonts w:cs="Arial"/>
                <w:color w:val="000000" w:themeColor="text1"/>
                <w:kern w:val="24"/>
                <w:sz w:val="18"/>
                <w:szCs w:val="18"/>
              </w:rPr>
              <w:t>script</w:t>
            </w:r>
            <w:r w:rsidRPr="00821756">
              <w:rPr>
                <w:rFonts w:cs="Arial"/>
                <w:color w:val="000000" w:themeColor="text1"/>
                <w:kern w:val="24"/>
                <w:sz w:val="18"/>
                <w:szCs w:val="18"/>
              </w:rPr>
              <w:t xml:space="preserve">; workaround is available to continue to test other test </w:t>
            </w:r>
            <w:r w:rsidR="00C845B2">
              <w:rPr>
                <w:rFonts w:cs="Arial"/>
                <w:color w:val="000000" w:themeColor="text1"/>
                <w:kern w:val="24"/>
                <w:sz w:val="18"/>
                <w:szCs w:val="18"/>
              </w:rPr>
              <w:t>scripts</w:t>
            </w:r>
            <w:r w:rsidRPr="00821756">
              <w:rPr>
                <w:rFonts w:cs="Arial"/>
                <w:color w:val="000000" w:themeColor="text1"/>
                <w:kern w:val="24"/>
                <w:sz w:val="18"/>
                <w:szCs w:val="18"/>
              </w:rPr>
              <w:t xml:space="preserve"> / rest of the visualization</w:t>
            </w:r>
          </w:p>
          <w:p w14:paraId="093851F1" w14:textId="77777777" w:rsidR="00D96E33" w:rsidRPr="00D96E33" w:rsidRDefault="00D96E33" w:rsidP="004740AA">
            <w:pPr>
              <w:pStyle w:val="ListParagraph"/>
              <w:numPr>
                <w:ilvl w:val="0"/>
                <w:numId w:val="31"/>
              </w:numPr>
              <w:jc w:val="both"/>
              <w:rPr>
                <w:rFonts w:cs="Arial"/>
                <w:color w:val="000000" w:themeColor="text1"/>
                <w:kern w:val="24"/>
                <w:szCs w:val="20"/>
              </w:rPr>
            </w:pPr>
            <w:r w:rsidRPr="00821756">
              <w:rPr>
                <w:rFonts w:cs="Arial"/>
                <w:color w:val="000000" w:themeColor="text1"/>
                <w:kern w:val="24"/>
                <w:sz w:val="18"/>
                <w:szCs w:val="18"/>
              </w:rPr>
              <w:t>Performance related issue slowing down the progress of testing</w:t>
            </w:r>
          </w:p>
          <w:p w14:paraId="63ADDE25" w14:textId="77777777" w:rsidR="00D96E33" w:rsidRPr="00D96E33" w:rsidRDefault="00D96E33" w:rsidP="004740AA">
            <w:pPr>
              <w:pStyle w:val="ListParagraph"/>
              <w:numPr>
                <w:ilvl w:val="0"/>
                <w:numId w:val="31"/>
              </w:numPr>
              <w:jc w:val="both"/>
              <w:rPr>
                <w:rFonts w:cs="Arial"/>
                <w:color w:val="000000" w:themeColor="text1"/>
                <w:kern w:val="24"/>
                <w:szCs w:val="20"/>
              </w:rPr>
            </w:pPr>
            <w:r w:rsidRPr="00821756">
              <w:rPr>
                <w:rFonts w:cs="Arial"/>
                <w:color w:val="000000" w:themeColor="text1"/>
                <w:kern w:val="24"/>
                <w:sz w:val="18"/>
                <w:szCs w:val="18"/>
              </w:rPr>
              <w:t>Very important issue that MUST be fixed with priority</w:t>
            </w:r>
          </w:p>
          <w:p w14:paraId="28D287AC" w14:textId="3DB81688" w:rsidR="00D96E33" w:rsidRPr="00D96E33" w:rsidRDefault="00D96E33" w:rsidP="003942D5">
            <w:pPr>
              <w:jc w:val="both"/>
              <w:rPr>
                <w:rFonts w:cs="Arial"/>
                <w:color w:val="000000" w:themeColor="text1"/>
                <w:kern w:val="24"/>
                <w:szCs w:val="20"/>
              </w:rPr>
            </w:pPr>
            <w:r w:rsidRPr="00821756">
              <w:rPr>
                <w:rFonts w:cs="Arial"/>
                <w:color w:val="000000" w:themeColor="text1"/>
                <w:kern w:val="24"/>
                <w:sz w:val="18"/>
                <w:szCs w:val="18"/>
              </w:rPr>
              <w:t>Example: Certain aspects of the functionality are not working</w:t>
            </w:r>
          </w:p>
        </w:tc>
        <w:tc>
          <w:tcPr>
            <w:tcW w:w="2845" w:type="dxa"/>
            <w:shd w:val="clear" w:color="auto" w:fill="FFFF00"/>
          </w:tcPr>
          <w:p w14:paraId="7DBCCCD8" w14:textId="77777777" w:rsidR="00D96E33" w:rsidRDefault="00D96E33" w:rsidP="00D96E33">
            <w:pPr>
              <w:rPr>
                <w:rFonts w:cs="Arial"/>
                <w:color w:val="000000" w:themeColor="text1"/>
                <w:kern w:val="24"/>
                <w:sz w:val="18"/>
                <w:szCs w:val="18"/>
              </w:rPr>
            </w:pPr>
          </w:p>
          <w:p w14:paraId="082B7644" w14:textId="77777777" w:rsidR="00D96E33" w:rsidRDefault="00D96E33" w:rsidP="00D96E33">
            <w:pPr>
              <w:rPr>
                <w:rFonts w:cs="Arial"/>
                <w:color w:val="000000" w:themeColor="text1"/>
                <w:kern w:val="24"/>
                <w:sz w:val="18"/>
                <w:szCs w:val="18"/>
              </w:rPr>
            </w:pPr>
          </w:p>
          <w:p w14:paraId="60C2642B" w14:textId="77777777" w:rsidR="00D96E33" w:rsidRDefault="00D96E33" w:rsidP="00D96E33">
            <w:pPr>
              <w:rPr>
                <w:rFonts w:cs="Arial"/>
                <w:color w:val="000000" w:themeColor="text1"/>
                <w:kern w:val="24"/>
                <w:sz w:val="18"/>
                <w:szCs w:val="18"/>
              </w:rPr>
            </w:pPr>
          </w:p>
          <w:p w14:paraId="69270779" w14:textId="77777777" w:rsidR="00D96E33" w:rsidRDefault="00D96E33" w:rsidP="00D96E33">
            <w:pPr>
              <w:rPr>
                <w:rFonts w:cs="Arial"/>
                <w:color w:val="000000" w:themeColor="text1"/>
                <w:kern w:val="24"/>
                <w:sz w:val="18"/>
                <w:szCs w:val="18"/>
              </w:rPr>
            </w:pPr>
          </w:p>
          <w:p w14:paraId="2FABA8DA" w14:textId="1C89AFB9" w:rsidR="00D96E33" w:rsidRDefault="00D96E33" w:rsidP="00D96E33">
            <w:pPr>
              <w:rPr>
                <w:rFonts w:cs="Arial"/>
                <w:color w:val="000000" w:themeColor="text1"/>
                <w:kern w:val="24"/>
                <w:szCs w:val="20"/>
              </w:rPr>
            </w:pPr>
            <w:r w:rsidRPr="00821756">
              <w:rPr>
                <w:rFonts w:cs="Arial"/>
                <w:color w:val="000000" w:themeColor="text1"/>
                <w:kern w:val="24"/>
                <w:sz w:val="18"/>
                <w:szCs w:val="18"/>
              </w:rPr>
              <w:t>Must be fixed within the current Sprint timeline</w:t>
            </w:r>
          </w:p>
        </w:tc>
      </w:tr>
      <w:tr w:rsidR="00D96E33" w14:paraId="4155E4EF" w14:textId="77777777" w:rsidTr="00435001">
        <w:tc>
          <w:tcPr>
            <w:tcW w:w="1525" w:type="dxa"/>
            <w:shd w:val="clear" w:color="auto" w:fill="B4D4FF" w:themeFill="accent3" w:themeFillTint="33"/>
          </w:tcPr>
          <w:p w14:paraId="3BF3B1A7" w14:textId="316101AC" w:rsidR="00D96E33" w:rsidRDefault="00D96E33" w:rsidP="00D96E33">
            <w:pPr>
              <w:rPr>
                <w:rFonts w:cs="Arial"/>
                <w:color w:val="000000" w:themeColor="text1"/>
                <w:kern w:val="24"/>
                <w:szCs w:val="20"/>
              </w:rPr>
            </w:pPr>
            <w:r w:rsidRPr="00D96E33">
              <w:rPr>
                <w:rFonts w:cs="Arial"/>
                <w:b/>
                <w:bCs/>
                <w:color w:val="000000" w:themeColor="text1"/>
                <w:kern w:val="24"/>
                <w:sz w:val="18"/>
                <w:szCs w:val="18"/>
              </w:rPr>
              <w:t>Medium</w:t>
            </w:r>
          </w:p>
        </w:tc>
        <w:tc>
          <w:tcPr>
            <w:tcW w:w="5400" w:type="dxa"/>
            <w:shd w:val="clear" w:color="auto" w:fill="B4D4FF" w:themeFill="accent3" w:themeFillTint="33"/>
          </w:tcPr>
          <w:p w14:paraId="608F07EA" w14:textId="77777777" w:rsidR="00D96E33" w:rsidRPr="001B4ED0" w:rsidRDefault="001B4ED0" w:rsidP="004740AA">
            <w:pPr>
              <w:pStyle w:val="ListParagraph"/>
              <w:numPr>
                <w:ilvl w:val="0"/>
                <w:numId w:val="32"/>
              </w:numPr>
              <w:rPr>
                <w:rFonts w:cs="Arial"/>
                <w:color w:val="000000" w:themeColor="text1"/>
                <w:kern w:val="24"/>
                <w:sz w:val="18"/>
                <w:szCs w:val="18"/>
              </w:rPr>
            </w:pPr>
            <w:r w:rsidRPr="001B4ED0">
              <w:rPr>
                <w:rFonts w:cs="Arial"/>
                <w:color w:val="000000" w:themeColor="text1"/>
                <w:kern w:val="24"/>
                <w:sz w:val="18"/>
                <w:szCs w:val="18"/>
              </w:rPr>
              <w:t>The defect has a minor impact on functionality. </w:t>
            </w:r>
          </w:p>
          <w:p w14:paraId="40315E93" w14:textId="396C7621" w:rsidR="001B4ED0" w:rsidRPr="001B4ED0" w:rsidRDefault="001B4ED0" w:rsidP="004740AA">
            <w:pPr>
              <w:pStyle w:val="ListParagraph"/>
              <w:numPr>
                <w:ilvl w:val="0"/>
                <w:numId w:val="32"/>
              </w:numPr>
              <w:rPr>
                <w:rFonts w:cs="Arial"/>
                <w:color w:val="000000" w:themeColor="text1"/>
                <w:kern w:val="24"/>
                <w:sz w:val="18"/>
                <w:szCs w:val="18"/>
              </w:rPr>
            </w:pPr>
            <w:r w:rsidRPr="001B4ED0">
              <w:rPr>
                <w:rFonts w:cs="Arial"/>
                <w:color w:val="000000" w:themeColor="text1"/>
                <w:kern w:val="24"/>
                <w:sz w:val="18"/>
                <w:szCs w:val="18"/>
              </w:rPr>
              <w:t xml:space="preserve">User can continue to execute the current test </w:t>
            </w:r>
            <w:r w:rsidR="00271603">
              <w:rPr>
                <w:rFonts w:cs="Arial"/>
                <w:color w:val="000000" w:themeColor="text1"/>
                <w:kern w:val="24"/>
                <w:sz w:val="18"/>
                <w:szCs w:val="18"/>
              </w:rPr>
              <w:t>script</w:t>
            </w:r>
            <w:r w:rsidRPr="001B4ED0">
              <w:rPr>
                <w:rFonts w:cs="Arial"/>
                <w:color w:val="000000" w:themeColor="text1"/>
                <w:kern w:val="24"/>
                <w:sz w:val="18"/>
                <w:szCs w:val="18"/>
              </w:rPr>
              <w:t>.</w:t>
            </w:r>
          </w:p>
          <w:p w14:paraId="1EA1FD35" w14:textId="38B45D65" w:rsidR="001B4ED0" w:rsidRPr="001B4ED0" w:rsidRDefault="00F56F8A" w:rsidP="004740AA">
            <w:pPr>
              <w:pStyle w:val="ListParagraph"/>
              <w:numPr>
                <w:ilvl w:val="0"/>
                <w:numId w:val="32"/>
              </w:numPr>
              <w:rPr>
                <w:rFonts w:cs="Arial"/>
                <w:color w:val="000000" w:themeColor="text1"/>
                <w:kern w:val="24"/>
                <w:sz w:val="18"/>
                <w:szCs w:val="18"/>
              </w:rPr>
            </w:pPr>
            <w:r>
              <w:rPr>
                <w:rFonts w:cs="Arial"/>
                <w:color w:val="000000" w:themeColor="text1"/>
                <w:kern w:val="24"/>
                <w:sz w:val="18"/>
                <w:szCs w:val="18"/>
              </w:rPr>
              <w:t>I</w:t>
            </w:r>
            <w:r w:rsidR="001B4ED0" w:rsidRPr="001B4ED0">
              <w:rPr>
                <w:rFonts w:cs="Arial"/>
                <w:color w:val="000000" w:themeColor="text1"/>
                <w:kern w:val="24"/>
                <w:sz w:val="18"/>
                <w:szCs w:val="18"/>
              </w:rPr>
              <w:t>ssue will be fixed only when all Critical and High Defects are fixed.</w:t>
            </w:r>
          </w:p>
          <w:p w14:paraId="0EF31589" w14:textId="5F4B288C" w:rsidR="001B4ED0" w:rsidRDefault="001B4ED0" w:rsidP="00D96E33">
            <w:pPr>
              <w:rPr>
                <w:rFonts w:cs="Arial"/>
                <w:color w:val="000000" w:themeColor="text1"/>
                <w:kern w:val="24"/>
                <w:szCs w:val="20"/>
              </w:rPr>
            </w:pPr>
            <w:r w:rsidRPr="00821756">
              <w:rPr>
                <w:rFonts w:cs="Arial"/>
                <w:color w:val="000000" w:themeColor="text1"/>
                <w:kern w:val="24"/>
                <w:sz w:val="18"/>
                <w:szCs w:val="18"/>
              </w:rPr>
              <w:t>Example: Cosmetic issues (Alignment of field names/Vessel Head, Mis-spelt label names, Incorrect fonts, etc)</w:t>
            </w:r>
          </w:p>
        </w:tc>
        <w:tc>
          <w:tcPr>
            <w:tcW w:w="2845" w:type="dxa"/>
            <w:shd w:val="clear" w:color="auto" w:fill="B4D4FF" w:themeFill="accent3" w:themeFillTint="33"/>
          </w:tcPr>
          <w:p w14:paraId="6C61EFDB" w14:textId="77777777" w:rsidR="00DE7DF3" w:rsidRDefault="00DE7DF3" w:rsidP="00D96E33">
            <w:pPr>
              <w:rPr>
                <w:rFonts w:cs="Arial"/>
                <w:color w:val="000000" w:themeColor="text1"/>
                <w:kern w:val="24"/>
                <w:sz w:val="18"/>
                <w:szCs w:val="18"/>
              </w:rPr>
            </w:pPr>
          </w:p>
          <w:p w14:paraId="1E8DCF49" w14:textId="043B8CB7" w:rsidR="00D96E33" w:rsidRDefault="00383330" w:rsidP="00D96E33">
            <w:pPr>
              <w:rPr>
                <w:rFonts w:cs="Arial"/>
                <w:color w:val="000000" w:themeColor="text1"/>
                <w:kern w:val="24"/>
                <w:szCs w:val="20"/>
              </w:rPr>
            </w:pPr>
            <w:r>
              <w:rPr>
                <w:rFonts w:cs="Arial"/>
                <w:color w:val="000000" w:themeColor="text1"/>
                <w:kern w:val="24"/>
                <w:sz w:val="18"/>
                <w:szCs w:val="18"/>
              </w:rPr>
              <w:t xml:space="preserve">Will be added to Product Backlog for discussion during Backlog Refinement </w:t>
            </w:r>
            <w:r w:rsidR="00435001">
              <w:rPr>
                <w:rFonts w:cs="Arial"/>
                <w:color w:val="000000" w:themeColor="text1"/>
                <w:kern w:val="24"/>
                <w:sz w:val="18"/>
                <w:szCs w:val="18"/>
              </w:rPr>
              <w:t>session</w:t>
            </w:r>
          </w:p>
        </w:tc>
      </w:tr>
      <w:tr w:rsidR="001B4ED0" w14:paraId="315E641F" w14:textId="77777777" w:rsidTr="00435001">
        <w:tc>
          <w:tcPr>
            <w:tcW w:w="1525" w:type="dxa"/>
            <w:shd w:val="clear" w:color="auto" w:fill="E5E5E5" w:themeFill="text2" w:themeFillTint="33"/>
          </w:tcPr>
          <w:p w14:paraId="2A21862E" w14:textId="7AD48D23" w:rsidR="001B4ED0" w:rsidRPr="00D96E33" w:rsidRDefault="001B4ED0" w:rsidP="00D96E33">
            <w:pPr>
              <w:rPr>
                <w:rFonts w:cs="Arial"/>
                <w:b/>
                <w:bCs/>
                <w:color w:val="000000" w:themeColor="text1"/>
                <w:kern w:val="24"/>
                <w:sz w:val="18"/>
                <w:szCs w:val="18"/>
              </w:rPr>
            </w:pPr>
            <w:r w:rsidRPr="00435001">
              <w:rPr>
                <w:rFonts w:cs="Arial"/>
                <w:b/>
                <w:bCs/>
                <w:color w:val="auto"/>
                <w:kern w:val="24"/>
                <w:sz w:val="18"/>
                <w:szCs w:val="18"/>
              </w:rPr>
              <w:t>Low</w:t>
            </w:r>
          </w:p>
        </w:tc>
        <w:tc>
          <w:tcPr>
            <w:tcW w:w="5400" w:type="dxa"/>
            <w:shd w:val="clear" w:color="auto" w:fill="E5E5E5" w:themeFill="text2" w:themeFillTint="33"/>
          </w:tcPr>
          <w:p w14:paraId="62F3D235" w14:textId="3ED43038" w:rsidR="001B4ED0" w:rsidRDefault="001B4ED0" w:rsidP="004740AA">
            <w:pPr>
              <w:pStyle w:val="ListParagraph"/>
              <w:numPr>
                <w:ilvl w:val="0"/>
                <w:numId w:val="32"/>
              </w:numPr>
              <w:rPr>
                <w:rFonts w:cs="Arial"/>
                <w:color w:val="000000" w:themeColor="text1"/>
                <w:kern w:val="24"/>
                <w:sz w:val="18"/>
                <w:szCs w:val="18"/>
              </w:rPr>
            </w:pPr>
            <w:r>
              <w:rPr>
                <w:rFonts w:cs="Arial"/>
                <w:color w:val="000000" w:themeColor="text1"/>
                <w:kern w:val="24"/>
                <w:sz w:val="18"/>
                <w:szCs w:val="18"/>
              </w:rPr>
              <w:t>T</w:t>
            </w:r>
            <w:r w:rsidRPr="00821756">
              <w:rPr>
                <w:rFonts w:cs="Arial"/>
                <w:color w:val="000000" w:themeColor="text1"/>
                <w:kern w:val="24"/>
                <w:sz w:val="18"/>
                <w:szCs w:val="18"/>
              </w:rPr>
              <w:t>he Defect does NOT impact functionality. Minimal / no impact to Acceptance Criteria or outside of original requirement scope</w:t>
            </w:r>
          </w:p>
          <w:p w14:paraId="63255DCA" w14:textId="4CEF276B" w:rsidR="001B4ED0" w:rsidRPr="001B4ED0" w:rsidRDefault="001B4ED0" w:rsidP="001B4ED0">
            <w:pPr>
              <w:pStyle w:val="ListParagraph"/>
              <w:numPr>
                <w:ilvl w:val="0"/>
                <w:numId w:val="0"/>
              </w:numPr>
              <w:rPr>
                <w:rFonts w:cs="Arial"/>
                <w:color w:val="000000" w:themeColor="text1"/>
                <w:kern w:val="24"/>
                <w:sz w:val="18"/>
                <w:szCs w:val="18"/>
              </w:rPr>
            </w:pPr>
            <w:r w:rsidRPr="001B4ED0">
              <w:rPr>
                <w:rFonts w:cs="Arial"/>
                <w:color w:val="000000" w:themeColor="text1"/>
                <w:kern w:val="24"/>
                <w:sz w:val="18"/>
                <w:szCs w:val="18"/>
              </w:rPr>
              <w:t>Example: Items not part of the approved Requirement/Design</w:t>
            </w:r>
            <w:r w:rsidR="00A073CE">
              <w:rPr>
                <w:rFonts w:cs="Arial"/>
                <w:color w:val="000000" w:themeColor="text1"/>
                <w:kern w:val="24"/>
                <w:sz w:val="18"/>
                <w:szCs w:val="18"/>
              </w:rPr>
              <w:t xml:space="preserve"> or a</w:t>
            </w:r>
            <w:r w:rsidRPr="001B4ED0">
              <w:rPr>
                <w:rFonts w:cs="Arial"/>
                <w:color w:val="000000" w:themeColor="text1"/>
                <w:kern w:val="24"/>
                <w:sz w:val="18"/>
                <w:szCs w:val="18"/>
              </w:rPr>
              <w:t xml:space="preserve"> Change Request</w:t>
            </w:r>
          </w:p>
        </w:tc>
        <w:tc>
          <w:tcPr>
            <w:tcW w:w="2845" w:type="dxa"/>
            <w:shd w:val="clear" w:color="auto" w:fill="E5E5E5" w:themeFill="text2" w:themeFillTint="33"/>
          </w:tcPr>
          <w:p w14:paraId="36B14F16" w14:textId="77777777" w:rsidR="00DE7DF3" w:rsidRDefault="00DE7DF3" w:rsidP="00D96E33">
            <w:pPr>
              <w:rPr>
                <w:rFonts w:cs="Arial"/>
                <w:color w:val="000000" w:themeColor="text1"/>
                <w:kern w:val="24"/>
                <w:sz w:val="18"/>
                <w:szCs w:val="18"/>
              </w:rPr>
            </w:pPr>
          </w:p>
          <w:p w14:paraId="2B8BE860" w14:textId="0D20999A" w:rsidR="001B4ED0" w:rsidRPr="00821756" w:rsidRDefault="00435001" w:rsidP="00D96E33">
            <w:pPr>
              <w:rPr>
                <w:rFonts w:cs="Arial"/>
                <w:color w:val="000000" w:themeColor="text1"/>
                <w:kern w:val="24"/>
                <w:sz w:val="18"/>
                <w:szCs w:val="18"/>
              </w:rPr>
            </w:pPr>
            <w:r>
              <w:rPr>
                <w:rFonts w:cs="Arial"/>
                <w:color w:val="000000" w:themeColor="text1"/>
                <w:kern w:val="24"/>
                <w:sz w:val="18"/>
                <w:szCs w:val="18"/>
              </w:rPr>
              <w:t>Will be added to Product Backlog for discussion during Backlog Refinement session</w:t>
            </w:r>
          </w:p>
        </w:tc>
      </w:tr>
    </w:tbl>
    <w:p w14:paraId="4260B84F" w14:textId="77777777" w:rsidR="00D97F35" w:rsidRDefault="00D97F35" w:rsidP="00D97F35">
      <w:pPr>
        <w:rPr>
          <w:rFonts w:cs="Arial"/>
          <w:color w:val="000000" w:themeColor="text1"/>
          <w:kern w:val="24"/>
          <w:szCs w:val="20"/>
        </w:rPr>
      </w:pPr>
    </w:p>
    <w:p w14:paraId="0161EFEB" w14:textId="77777777" w:rsidR="00D96E33" w:rsidRDefault="00D96E33" w:rsidP="00D97F35">
      <w:pPr>
        <w:rPr>
          <w:rFonts w:cs="Arial"/>
          <w:color w:val="000000" w:themeColor="text1"/>
          <w:kern w:val="24"/>
          <w:szCs w:val="20"/>
        </w:rPr>
      </w:pPr>
    </w:p>
    <w:p w14:paraId="3A7C2FBD" w14:textId="4E27A6A4" w:rsidR="00D727CF" w:rsidRDefault="00D727CF">
      <w:pPr>
        <w:spacing w:after="200" w:line="276" w:lineRule="auto"/>
        <w:rPr>
          <w:sz w:val="22"/>
          <w:szCs w:val="20"/>
        </w:rPr>
      </w:pPr>
      <w:r>
        <w:rPr>
          <w:sz w:val="22"/>
          <w:szCs w:val="20"/>
        </w:rPr>
        <w:br w:type="page"/>
      </w:r>
    </w:p>
    <w:p w14:paraId="539796C8" w14:textId="14B7AC24" w:rsidR="00D727CF" w:rsidRPr="00D727CF" w:rsidRDefault="00D727CF" w:rsidP="00D727CF">
      <w:pPr>
        <w:pStyle w:val="Heading1"/>
      </w:pPr>
      <w:bookmarkStart w:id="30" w:name="_Toc140573277"/>
      <w:r>
        <w:t>TEST MONITORING / REPORTING</w:t>
      </w:r>
      <w:bookmarkEnd w:id="30"/>
    </w:p>
    <w:p w14:paraId="6553A290" w14:textId="36B7696A" w:rsidR="00D727CF" w:rsidRDefault="00D727CF" w:rsidP="004B4F54">
      <w:pPr>
        <w:jc w:val="both"/>
        <w:rPr>
          <w:sz w:val="22"/>
          <w:szCs w:val="20"/>
        </w:rPr>
      </w:pPr>
    </w:p>
    <w:p w14:paraId="0713B669" w14:textId="6196AFB7" w:rsidR="00D727CF" w:rsidRPr="00D727CF" w:rsidRDefault="00D727CF" w:rsidP="00D727CF">
      <w:pPr>
        <w:jc w:val="both"/>
        <w:rPr>
          <w:sz w:val="22"/>
          <w:szCs w:val="20"/>
        </w:rPr>
      </w:pPr>
      <w:r w:rsidRPr="00D727CF">
        <w:rPr>
          <w:sz w:val="22"/>
          <w:szCs w:val="20"/>
        </w:rPr>
        <w:t xml:space="preserve">Test Monitoring is an important activity to ensure the progress of testing is being tracked and reported to the stakeholders. In this section we will describe the </w:t>
      </w:r>
      <w:r w:rsidR="002D0AE1">
        <w:rPr>
          <w:sz w:val="22"/>
          <w:szCs w:val="20"/>
        </w:rPr>
        <w:t xml:space="preserve">test metrics and </w:t>
      </w:r>
      <w:r w:rsidRPr="00D727CF">
        <w:rPr>
          <w:sz w:val="22"/>
          <w:szCs w:val="20"/>
        </w:rPr>
        <w:t xml:space="preserve">how, and to whom, the report status and other periodic test reports </w:t>
      </w:r>
      <w:r w:rsidR="004F02D6">
        <w:rPr>
          <w:sz w:val="22"/>
          <w:szCs w:val="20"/>
        </w:rPr>
        <w:t xml:space="preserve">are published </w:t>
      </w:r>
      <w:r w:rsidRPr="00D727CF">
        <w:rPr>
          <w:sz w:val="22"/>
          <w:szCs w:val="20"/>
        </w:rPr>
        <w:t>for ongoing progress tracking.</w:t>
      </w:r>
    </w:p>
    <w:p w14:paraId="306B10FD" w14:textId="77777777" w:rsidR="00D727CF" w:rsidRDefault="00D727CF" w:rsidP="00D727CF">
      <w:pPr>
        <w:jc w:val="both"/>
        <w:rPr>
          <w:sz w:val="22"/>
          <w:szCs w:val="20"/>
        </w:rPr>
      </w:pPr>
    </w:p>
    <w:p w14:paraId="1A498E5F" w14:textId="0F02811E" w:rsidR="00D727CF" w:rsidRDefault="00D727CF" w:rsidP="00D727CF">
      <w:pPr>
        <w:jc w:val="both"/>
        <w:rPr>
          <w:sz w:val="22"/>
          <w:szCs w:val="20"/>
        </w:rPr>
      </w:pPr>
      <w:r w:rsidRPr="00D727CF">
        <w:rPr>
          <w:sz w:val="22"/>
          <w:szCs w:val="20"/>
        </w:rPr>
        <w:t>Below are the test metrics t</w:t>
      </w:r>
      <w:r w:rsidR="00303E17">
        <w:rPr>
          <w:sz w:val="22"/>
          <w:szCs w:val="20"/>
        </w:rPr>
        <w:t>hat will</w:t>
      </w:r>
      <w:r w:rsidRPr="00D727CF">
        <w:rPr>
          <w:sz w:val="22"/>
          <w:szCs w:val="20"/>
        </w:rPr>
        <w:t xml:space="preserve"> be reported</w:t>
      </w:r>
      <w:r>
        <w:rPr>
          <w:sz w:val="22"/>
          <w:szCs w:val="20"/>
        </w:rPr>
        <w:t>:</w:t>
      </w:r>
    </w:p>
    <w:p w14:paraId="659E99A4" w14:textId="77777777" w:rsidR="004B5ED5" w:rsidRDefault="004B5ED5" w:rsidP="00D727CF">
      <w:pPr>
        <w:jc w:val="both"/>
        <w:rPr>
          <w:sz w:val="22"/>
          <w:szCs w:val="20"/>
        </w:rPr>
      </w:pPr>
    </w:p>
    <w:tbl>
      <w:tblPr>
        <w:tblStyle w:val="TableGrid"/>
        <w:tblW w:w="0" w:type="auto"/>
        <w:tblLook w:val="04A0" w:firstRow="1" w:lastRow="0" w:firstColumn="1" w:lastColumn="0" w:noHBand="0" w:noVBand="1"/>
      </w:tblPr>
      <w:tblGrid>
        <w:gridCol w:w="3505"/>
        <w:gridCol w:w="6265"/>
      </w:tblGrid>
      <w:tr w:rsidR="00EB2962" w14:paraId="023D0DB4" w14:textId="77777777" w:rsidTr="00A13A9D">
        <w:tc>
          <w:tcPr>
            <w:tcW w:w="3505" w:type="dxa"/>
            <w:shd w:val="clear" w:color="auto" w:fill="FEE7CA" w:themeFill="accent6" w:themeFillTint="33"/>
          </w:tcPr>
          <w:p w14:paraId="72BFC385" w14:textId="6666EA9E" w:rsidR="00EB2962" w:rsidRPr="00EB2962" w:rsidRDefault="00EB2962" w:rsidP="00EB2962">
            <w:pPr>
              <w:jc w:val="center"/>
              <w:rPr>
                <w:b/>
                <w:bCs/>
                <w:sz w:val="22"/>
                <w:szCs w:val="20"/>
              </w:rPr>
            </w:pPr>
            <w:r w:rsidRPr="00EB2962">
              <w:rPr>
                <w:b/>
                <w:bCs/>
                <w:sz w:val="22"/>
                <w:szCs w:val="20"/>
              </w:rPr>
              <w:t>Test Metrics</w:t>
            </w:r>
          </w:p>
        </w:tc>
        <w:tc>
          <w:tcPr>
            <w:tcW w:w="6265" w:type="dxa"/>
            <w:shd w:val="clear" w:color="auto" w:fill="FEE7CA" w:themeFill="accent6" w:themeFillTint="33"/>
          </w:tcPr>
          <w:p w14:paraId="41BCC778" w14:textId="3FAD7645" w:rsidR="00EB2962" w:rsidRPr="00EB2962" w:rsidRDefault="00EB2962" w:rsidP="00EB2962">
            <w:pPr>
              <w:jc w:val="center"/>
              <w:rPr>
                <w:b/>
                <w:bCs/>
                <w:sz w:val="22"/>
                <w:szCs w:val="20"/>
              </w:rPr>
            </w:pPr>
            <w:r w:rsidRPr="00EB2962">
              <w:rPr>
                <w:b/>
                <w:bCs/>
                <w:sz w:val="22"/>
                <w:szCs w:val="20"/>
              </w:rPr>
              <w:t>Objective</w:t>
            </w:r>
          </w:p>
        </w:tc>
      </w:tr>
      <w:tr w:rsidR="004B5ED5" w14:paraId="5B420CF4" w14:textId="77777777" w:rsidTr="00A13A9D">
        <w:tc>
          <w:tcPr>
            <w:tcW w:w="3505" w:type="dxa"/>
          </w:tcPr>
          <w:p w14:paraId="1E22ADBB" w14:textId="3111B727" w:rsidR="004B5ED5" w:rsidRDefault="004B5ED5" w:rsidP="00D727CF">
            <w:pPr>
              <w:jc w:val="both"/>
              <w:rPr>
                <w:sz w:val="22"/>
                <w:szCs w:val="20"/>
              </w:rPr>
            </w:pPr>
            <w:r w:rsidRPr="00D727CF">
              <w:rPr>
                <w:sz w:val="22"/>
                <w:szCs w:val="20"/>
              </w:rPr>
              <w:t>Defect detected by module</w:t>
            </w:r>
          </w:p>
        </w:tc>
        <w:tc>
          <w:tcPr>
            <w:tcW w:w="6265" w:type="dxa"/>
          </w:tcPr>
          <w:p w14:paraId="336F98B4" w14:textId="4BD3D77A" w:rsidR="004B5ED5" w:rsidRDefault="004B5ED5" w:rsidP="00D727CF">
            <w:pPr>
              <w:jc w:val="both"/>
              <w:rPr>
                <w:sz w:val="22"/>
                <w:szCs w:val="20"/>
              </w:rPr>
            </w:pPr>
            <w:r>
              <w:rPr>
                <w:sz w:val="22"/>
                <w:szCs w:val="20"/>
              </w:rPr>
              <w:t>T</w:t>
            </w:r>
            <w:r w:rsidRPr="00D727CF">
              <w:rPr>
                <w:sz w:val="22"/>
                <w:szCs w:val="20"/>
              </w:rPr>
              <w:t>o determine health of individual modules</w:t>
            </w:r>
          </w:p>
        </w:tc>
      </w:tr>
      <w:tr w:rsidR="004B5ED5" w14:paraId="78024246" w14:textId="77777777" w:rsidTr="00A13A9D">
        <w:tc>
          <w:tcPr>
            <w:tcW w:w="3505" w:type="dxa"/>
          </w:tcPr>
          <w:p w14:paraId="620414BC" w14:textId="7421CA00" w:rsidR="004B5ED5" w:rsidRPr="00D727CF" w:rsidRDefault="00EB2962" w:rsidP="00D727CF">
            <w:pPr>
              <w:jc w:val="both"/>
              <w:rPr>
                <w:sz w:val="22"/>
                <w:szCs w:val="20"/>
              </w:rPr>
            </w:pPr>
            <w:r w:rsidRPr="00D727CF">
              <w:rPr>
                <w:sz w:val="22"/>
                <w:szCs w:val="20"/>
              </w:rPr>
              <w:t>Quality of User Stories</w:t>
            </w:r>
          </w:p>
        </w:tc>
        <w:tc>
          <w:tcPr>
            <w:tcW w:w="6265" w:type="dxa"/>
          </w:tcPr>
          <w:p w14:paraId="519C6602" w14:textId="15C9B1DE" w:rsidR="004B5ED5" w:rsidRDefault="00EB2962" w:rsidP="00D727CF">
            <w:pPr>
              <w:jc w:val="both"/>
              <w:rPr>
                <w:sz w:val="22"/>
                <w:szCs w:val="20"/>
              </w:rPr>
            </w:pPr>
            <w:r w:rsidRPr="00D727CF">
              <w:rPr>
                <w:sz w:val="22"/>
                <w:szCs w:val="20"/>
              </w:rPr>
              <w:t>All user stories must have acceptance criteria, priority, and business value</w:t>
            </w:r>
          </w:p>
        </w:tc>
      </w:tr>
      <w:tr w:rsidR="00EB2962" w14:paraId="3A648D54" w14:textId="77777777" w:rsidTr="00A13A9D">
        <w:tc>
          <w:tcPr>
            <w:tcW w:w="3505" w:type="dxa"/>
          </w:tcPr>
          <w:p w14:paraId="435F9286" w14:textId="593D7004" w:rsidR="00EB2962" w:rsidRPr="00D727CF" w:rsidRDefault="00197C79" w:rsidP="00D727CF">
            <w:pPr>
              <w:jc w:val="both"/>
              <w:rPr>
                <w:sz w:val="22"/>
                <w:szCs w:val="20"/>
              </w:rPr>
            </w:pPr>
            <w:r>
              <w:rPr>
                <w:sz w:val="22"/>
                <w:szCs w:val="20"/>
              </w:rPr>
              <w:t>Defect impact</w:t>
            </w:r>
          </w:p>
        </w:tc>
        <w:tc>
          <w:tcPr>
            <w:tcW w:w="6265" w:type="dxa"/>
          </w:tcPr>
          <w:p w14:paraId="4484EC28" w14:textId="78749492" w:rsidR="00EB2962" w:rsidRPr="00D727CF" w:rsidRDefault="00EB2962" w:rsidP="00D727CF">
            <w:pPr>
              <w:jc w:val="both"/>
              <w:rPr>
                <w:sz w:val="22"/>
                <w:szCs w:val="20"/>
              </w:rPr>
            </w:pPr>
            <w:r w:rsidRPr="00D727CF">
              <w:rPr>
                <w:sz w:val="22"/>
                <w:szCs w:val="20"/>
              </w:rPr>
              <w:t>Defect detected based on priority/severity</w:t>
            </w:r>
          </w:p>
        </w:tc>
      </w:tr>
      <w:tr w:rsidR="00197C79" w14:paraId="6AF11FA8" w14:textId="77777777" w:rsidTr="00A13A9D">
        <w:tc>
          <w:tcPr>
            <w:tcW w:w="3505" w:type="dxa"/>
          </w:tcPr>
          <w:p w14:paraId="7584266A" w14:textId="761DD689" w:rsidR="00197C79" w:rsidRDefault="00197C79" w:rsidP="00D727CF">
            <w:pPr>
              <w:jc w:val="both"/>
              <w:rPr>
                <w:sz w:val="22"/>
                <w:szCs w:val="20"/>
              </w:rPr>
            </w:pPr>
            <w:r>
              <w:rPr>
                <w:sz w:val="22"/>
                <w:szCs w:val="20"/>
              </w:rPr>
              <w:t>Defect root cause</w:t>
            </w:r>
          </w:p>
        </w:tc>
        <w:tc>
          <w:tcPr>
            <w:tcW w:w="6265" w:type="dxa"/>
          </w:tcPr>
          <w:p w14:paraId="69C2A2EC" w14:textId="7ECD6183" w:rsidR="00197C79" w:rsidRPr="00D727CF" w:rsidRDefault="00197C79" w:rsidP="00D727CF">
            <w:pPr>
              <w:jc w:val="both"/>
              <w:rPr>
                <w:sz w:val="22"/>
                <w:szCs w:val="20"/>
              </w:rPr>
            </w:pPr>
            <w:r w:rsidRPr="004935DF">
              <w:rPr>
                <w:b/>
                <w:bCs/>
                <w:sz w:val="22"/>
                <w:szCs w:val="20"/>
              </w:rPr>
              <w:t>Defect</w:t>
            </w:r>
            <w:r w:rsidR="000226AB" w:rsidRPr="004935DF">
              <w:rPr>
                <w:b/>
                <w:bCs/>
                <w:sz w:val="22"/>
                <w:szCs w:val="20"/>
              </w:rPr>
              <w:t xml:space="preserve"> type</w:t>
            </w:r>
            <w:r w:rsidR="000226AB">
              <w:rPr>
                <w:sz w:val="22"/>
                <w:szCs w:val="20"/>
              </w:rPr>
              <w:t xml:space="preserve"> and </w:t>
            </w:r>
            <w:r w:rsidR="000226AB" w:rsidRPr="004935DF">
              <w:rPr>
                <w:b/>
                <w:bCs/>
                <w:sz w:val="22"/>
                <w:szCs w:val="20"/>
              </w:rPr>
              <w:t>Found During</w:t>
            </w:r>
            <w:r w:rsidR="000226AB">
              <w:rPr>
                <w:sz w:val="22"/>
                <w:szCs w:val="20"/>
              </w:rPr>
              <w:t xml:space="preserve"> </w:t>
            </w:r>
            <w:r w:rsidR="004935DF">
              <w:rPr>
                <w:sz w:val="22"/>
                <w:szCs w:val="20"/>
              </w:rPr>
              <w:t>values</w:t>
            </w:r>
            <w:r w:rsidR="000226AB">
              <w:rPr>
                <w:sz w:val="22"/>
                <w:szCs w:val="20"/>
              </w:rPr>
              <w:t xml:space="preserve"> will be captured in ADO</w:t>
            </w:r>
            <w:r w:rsidRPr="00D727CF">
              <w:rPr>
                <w:sz w:val="22"/>
                <w:szCs w:val="20"/>
              </w:rPr>
              <w:t xml:space="preserve"> to analyse the </w:t>
            </w:r>
            <w:r>
              <w:rPr>
                <w:sz w:val="22"/>
                <w:szCs w:val="20"/>
              </w:rPr>
              <w:t xml:space="preserve">root </w:t>
            </w:r>
            <w:r w:rsidRPr="00D727CF">
              <w:rPr>
                <w:sz w:val="22"/>
                <w:szCs w:val="20"/>
              </w:rPr>
              <w:t xml:space="preserve">cause - viz. </w:t>
            </w:r>
            <w:r w:rsidR="00B5075C">
              <w:rPr>
                <w:sz w:val="22"/>
                <w:szCs w:val="20"/>
              </w:rPr>
              <w:t>D</w:t>
            </w:r>
            <w:r w:rsidRPr="00D727CF">
              <w:rPr>
                <w:sz w:val="22"/>
                <w:szCs w:val="20"/>
              </w:rPr>
              <w:t xml:space="preserve">esign issues, </w:t>
            </w:r>
            <w:r w:rsidR="00B5075C">
              <w:rPr>
                <w:sz w:val="22"/>
                <w:szCs w:val="20"/>
              </w:rPr>
              <w:t>A</w:t>
            </w:r>
            <w:r w:rsidRPr="00D727CF">
              <w:rPr>
                <w:sz w:val="22"/>
                <w:szCs w:val="20"/>
              </w:rPr>
              <w:t xml:space="preserve">rchitecture issues, </w:t>
            </w:r>
            <w:r w:rsidR="00B5075C">
              <w:rPr>
                <w:sz w:val="22"/>
                <w:szCs w:val="20"/>
              </w:rPr>
              <w:t>C</w:t>
            </w:r>
            <w:r w:rsidRPr="00D727CF">
              <w:rPr>
                <w:sz w:val="22"/>
                <w:szCs w:val="20"/>
              </w:rPr>
              <w:t>oding issues</w:t>
            </w:r>
          </w:p>
        </w:tc>
      </w:tr>
      <w:tr w:rsidR="004935DF" w14:paraId="79E440C3" w14:textId="77777777" w:rsidTr="00A13A9D">
        <w:tc>
          <w:tcPr>
            <w:tcW w:w="3505" w:type="dxa"/>
          </w:tcPr>
          <w:p w14:paraId="193F57A3" w14:textId="7431F1F2" w:rsidR="004935DF" w:rsidRDefault="004935DF" w:rsidP="00D727CF">
            <w:pPr>
              <w:jc w:val="both"/>
              <w:rPr>
                <w:sz w:val="22"/>
                <w:szCs w:val="20"/>
              </w:rPr>
            </w:pPr>
            <w:r w:rsidRPr="00D727CF">
              <w:rPr>
                <w:sz w:val="22"/>
                <w:szCs w:val="20"/>
              </w:rPr>
              <w:t>Rework %age</w:t>
            </w:r>
          </w:p>
        </w:tc>
        <w:tc>
          <w:tcPr>
            <w:tcW w:w="6265" w:type="dxa"/>
          </w:tcPr>
          <w:p w14:paraId="2E11BF4A" w14:textId="56DEAB1E" w:rsidR="004935DF" w:rsidRPr="004935DF" w:rsidRDefault="004935DF" w:rsidP="00D727CF">
            <w:pPr>
              <w:jc w:val="both"/>
              <w:rPr>
                <w:b/>
                <w:bCs/>
                <w:sz w:val="22"/>
                <w:szCs w:val="20"/>
              </w:rPr>
            </w:pPr>
            <w:r>
              <w:rPr>
                <w:sz w:val="22"/>
                <w:szCs w:val="20"/>
              </w:rPr>
              <w:t>(</w:t>
            </w:r>
            <w:r w:rsidRPr="00D727CF">
              <w:rPr>
                <w:sz w:val="22"/>
                <w:szCs w:val="20"/>
              </w:rPr>
              <w:t>Effort spent in bug fixing and re-testing)/Total effort spent</w:t>
            </w:r>
          </w:p>
        </w:tc>
      </w:tr>
      <w:tr w:rsidR="004935DF" w14:paraId="3EF0CDF9" w14:textId="77777777" w:rsidTr="00A13A9D">
        <w:tc>
          <w:tcPr>
            <w:tcW w:w="3505" w:type="dxa"/>
          </w:tcPr>
          <w:p w14:paraId="3492203D" w14:textId="6D7AD4FC" w:rsidR="004935DF" w:rsidRPr="00D727CF" w:rsidRDefault="004935DF" w:rsidP="00D727CF">
            <w:pPr>
              <w:jc w:val="both"/>
              <w:rPr>
                <w:sz w:val="22"/>
                <w:szCs w:val="20"/>
              </w:rPr>
            </w:pPr>
            <w:r w:rsidRPr="00D727CF">
              <w:rPr>
                <w:sz w:val="22"/>
                <w:szCs w:val="20"/>
              </w:rPr>
              <w:t>Defect Removal Efficiency</w:t>
            </w:r>
          </w:p>
        </w:tc>
        <w:tc>
          <w:tcPr>
            <w:tcW w:w="6265" w:type="dxa"/>
          </w:tcPr>
          <w:p w14:paraId="64EBA39E" w14:textId="5316C8A8" w:rsidR="004935DF" w:rsidRDefault="004935DF" w:rsidP="00D727CF">
            <w:pPr>
              <w:jc w:val="both"/>
              <w:rPr>
                <w:sz w:val="22"/>
                <w:szCs w:val="20"/>
              </w:rPr>
            </w:pPr>
            <w:r w:rsidRPr="00D727CF">
              <w:rPr>
                <w:sz w:val="22"/>
                <w:szCs w:val="20"/>
              </w:rPr>
              <w:t>DRE = (Total number of Pre-UAT Defects)</w:t>
            </w:r>
            <w:r>
              <w:rPr>
                <w:sz w:val="22"/>
                <w:szCs w:val="20"/>
              </w:rPr>
              <w:t xml:space="preserve"> </w:t>
            </w:r>
            <w:r w:rsidRPr="00D727CF">
              <w:rPr>
                <w:sz w:val="22"/>
                <w:szCs w:val="20"/>
              </w:rPr>
              <w:t>/ (Total number of Pre-UAT Defects + Total number of UAT Defects) *</w:t>
            </w:r>
            <w:r>
              <w:rPr>
                <w:sz w:val="22"/>
                <w:szCs w:val="20"/>
              </w:rPr>
              <w:t xml:space="preserve"> </w:t>
            </w:r>
            <w:r w:rsidRPr="00D727CF">
              <w:rPr>
                <w:sz w:val="22"/>
                <w:szCs w:val="20"/>
              </w:rPr>
              <w:t>100</w:t>
            </w:r>
          </w:p>
        </w:tc>
      </w:tr>
      <w:tr w:rsidR="004935DF" w14:paraId="74EC8675" w14:textId="77777777" w:rsidTr="00A13A9D">
        <w:tc>
          <w:tcPr>
            <w:tcW w:w="3505" w:type="dxa"/>
          </w:tcPr>
          <w:p w14:paraId="47B4BCFA" w14:textId="5E78F1AE" w:rsidR="004935DF" w:rsidRPr="00D727CF" w:rsidRDefault="004935DF" w:rsidP="00D727CF">
            <w:pPr>
              <w:jc w:val="both"/>
              <w:rPr>
                <w:sz w:val="22"/>
                <w:szCs w:val="20"/>
              </w:rPr>
            </w:pPr>
            <w:r w:rsidRPr="00D727CF">
              <w:rPr>
                <w:sz w:val="22"/>
                <w:szCs w:val="20"/>
              </w:rPr>
              <w:t>Performance metrics</w:t>
            </w:r>
          </w:p>
        </w:tc>
        <w:tc>
          <w:tcPr>
            <w:tcW w:w="6265" w:type="dxa"/>
          </w:tcPr>
          <w:p w14:paraId="7BC2A2CD" w14:textId="7BA86A55" w:rsidR="004935DF" w:rsidRPr="00D727CF" w:rsidRDefault="004935DF" w:rsidP="00D727CF">
            <w:pPr>
              <w:jc w:val="both"/>
              <w:rPr>
                <w:sz w:val="22"/>
                <w:szCs w:val="20"/>
              </w:rPr>
            </w:pPr>
            <w:r w:rsidRPr="00D727CF">
              <w:rPr>
                <w:sz w:val="22"/>
                <w:szCs w:val="20"/>
              </w:rPr>
              <w:t>Page load times, Response times, UI Latency, Throughput, Server Utilization, Availability%</w:t>
            </w:r>
          </w:p>
        </w:tc>
      </w:tr>
    </w:tbl>
    <w:p w14:paraId="116B8758" w14:textId="64D6AAF6" w:rsidR="008775E9" w:rsidRPr="00914622" w:rsidRDefault="008775E9" w:rsidP="00914622">
      <w:pPr>
        <w:pStyle w:val="ListParagraph"/>
        <w:numPr>
          <w:ilvl w:val="0"/>
          <w:numId w:val="0"/>
        </w:numPr>
        <w:jc w:val="both"/>
        <w:rPr>
          <w:rFonts w:cs="Arial"/>
          <w:color w:val="0070C0"/>
          <w:sz w:val="22"/>
          <w:szCs w:val="20"/>
        </w:rPr>
      </w:pPr>
    </w:p>
    <w:p w14:paraId="5682633F" w14:textId="3131D867" w:rsidR="00330153" w:rsidRDefault="00D875D0" w:rsidP="00330153">
      <w:pPr>
        <w:jc w:val="both"/>
        <w:rPr>
          <w:sz w:val="22"/>
          <w:szCs w:val="20"/>
        </w:rPr>
      </w:pPr>
      <w:r>
        <w:rPr>
          <w:sz w:val="22"/>
          <w:szCs w:val="20"/>
        </w:rPr>
        <w:t xml:space="preserve">The </w:t>
      </w:r>
      <w:r w:rsidR="00550E72">
        <w:rPr>
          <w:sz w:val="22"/>
          <w:szCs w:val="20"/>
        </w:rPr>
        <w:t>below</w:t>
      </w:r>
      <w:r>
        <w:rPr>
          <w:sz w:val="22"/>
          <w:szCs w:val="20"/>
        </w:rPr>
        <w:t xml:space="preserve"> </w:t>
      </w:r>
      <w:r w:rsidR="00550E72">
        <w:rPr>
          <w:sz w:val="22"/>
          <w:szCs w:val="20"/>
        </w:rPr>
        <w:t>Agile ceremonies and reporting will be followed in the project,</w:t>
      </w:r>
    </w:p>
    <w:p w14:paraId="0589A4F1" w14:textId="77777777" w:rsidR="00310003" w:rsidRDefault="00310003" w:rsidP="00330153">
      <w:pPr>
        <w:jc w:val="both"/>
        <w:rPr>
          <w:sz w:val="22"/>
          <w:szCs w:val="20"/>
        </w:rPr>
      </w:pPr>
    </w:p>
    <w:tbl>
      <w:tblPr>
        <w:tblStyle w:val="TableGrid"/>
        <w:tblW w:w="0" w:type="auto"/>
        <w:tblLook w:val="04A0" w:firstRow="1" w:lastRow="0" w:firstColumn="1" w:lastColumn="0" w:noHBand="0" w:noVBand="1"/>
      </w:tblPr>
      <w:tblGrid>
        <w:gridCol w:w="2442"/>
        <w:gridCol w:w="1783"/>
        <w:gridCol w:w="3102"/>
        <w:gridCol w:w="2443"/>
      </w:tblGrid>
      <w:tr w:rsidR="00310003" w14:paraId="5E916A32" w14:textId="77777777" w:rsidTr="00310003">
        <w:tc>
          <w:tcPr>
            <w:tcW w:w="2442" w:type="dxa"/>
            <w:shd w:val="clear" w:color="auto" w:fill="FEE7CA" w:themeFill="accent6" w:themeFillTint="33"/>
          </w:tcPr>
          <w:p w14:paraId="5A216397" w14:textId="09279F6F" w:rsidR="00310003" w:rsidRDefault="00310003" w:rsidP="00310003">
            <w:pPr>
              <w:jc w:val="center"/>
              <w:rPr>
                <w:sz w:val="22"/>
                <w:szCs w:val="20"/>
              </w:rPr>
            </w:pPr>
            <w:r w:rsidRPr="00D96F37">
              <w:rPr>
                <w:b/>
                <w:bCs/>
                <w:sz w:val="22"/>
                <w:szCs w:val="20"/>
              </w:rPr>
              <w:t>Meeting / Report</w:t>
            </w:r>
          </w:p>
        </w:tc>
        <w:tc>
          <w:tcPr>
            <w:tcW w:w="1783" w:type="dxa"/>
            <w:shd w:val="clear" w:color="auto" w:fill="FEE7CA" w:themeFill="accent6" w:themeFillTint="33"/>
          </w:tcPr>
          <w:p w14:paraId="4DF67FC8" w14:textId="501C1CB2" w:rsidR="00310003" w:rsidRDefault="00310003" w:rsidP="00310003">
            <w:pPr>
              <w:jc w:val="center"/>
              <w:rPr>
                <w:sz w:val="22"/>
                <w:szCs w:val="20"/>
              </w:rPr>
            </w:pPr>
            <w:r w:rsidRPr="00D96F37">
              <w:rPr>
                <w:b/>
                <w:bCs/>
                <w:sz w:val="22"/>
                <w:szCs w:val="20"/>
              </w:rPr>
              <w:t>Frequency</w:t>
            </w:r>
          </w:p>
        </w:tc>
        <w:tc>
          <w:tcPr>
            <w:tcW w:w="3102" w:type="dxa"/>
            <w:shd w:val="clear" w:color="auto" w:fill="FEE7CA" w:themeFill="accent6" w:themeFillTint="33"/>
          </w:tcPr>
          <w:p w14:paraId="0490F307" w14:textId="169B5F0B" w:rsidR="00310003" w:rsidRDefault="00310003" w:rsidP="00310003">
            <w:pPr>
              <w:jc w:val="center"/>
              <w:rPr>
                <w:sz w:val="22"/>
                <w:szCs w:val="20"/>
              </w:rPr>
            </w:pPr>
            <w:r w:rsidRPr="00D96F37">
              <w:rPr>
                <w:b/>
                <w:bCs/>
                <w:sz w:val="22"/>
                <w:szCs w:val="20"/>
              </w:rPr>
              <w:t>Stakeholder / Responsible</w:t>
            </w:r>
          </w:p>
        </w:tc>
        <w:tc>
          <w:tcPr>
            <w:tcW w:w="2443" w:type="dxa"/>
            <w:shd w:val="clear" w:color="auto" w:fill="FEE7CA" w:themeFill="accent6" w:themeFillTint="33"/>
          </w:tcPr>
          <w:p w14:paraId="47C7FF13" w14:textId="6273E125" w:rsidR="00310003" w:rsidRDefault="00310003" w:rsidP="00310003">
            <w:pPr>
              <w:jc w:val="center"/>
              <w:rPr>
                <w:sz w:val="22"/>
                <w:szCs w:val="20"/>
              </w:rPr>
            </w:pPr>
            <w:r w:rsidRPr="00D96F37">
              <w:rPr>
                <w:b/>
                <w:bCs/>
                <w:sz w:val="22"/>
                <w:szCs w:val="20"/>
              </w:rPr>
              <w:t>Agenda / Content</w:t>
            </w:r>
          </w:p>
        </w:tc>
      </w:tr>
      <w:tr w:rsidR="00310003" w14:paraId="5F11375C" w14:textId="77777777" w:rsidTr="00310003">
        <w:tc>
          <w:tcPr>
            <w:tcW w:w="2442" w:type="dxa"/>
          </w:tcPr>
          <w:p w14:paraId="0BA3E865" w14:textId="7F3E75B2" w:rsidR="00310003" w:rsidRPr="00F82302" w:rsidRDefault="00310003" w:rsidP="00310003">
            <w:pPr>
              <w:jc w:val="both"/>
              <w:rPr>
                <w:b/>
                <w:bCs/>
                <w:sz w:val="22"/>
                <w:szCs w:val="20"/>
              </w:rPr>
            </w:pPr>
            <w:r w:rsidRPr="00D96F37">
              <w:rPr>
                <w:b/>
                <w:bCs/>
                <w:sz w:val="22"/>
                <w:szCs w:val="20"/>
                <w:lang w:val="en-US"/>
              </w:rPr>
              <w:t>Daily Standup</w:t>
            </w:r>
          </w:p>
        </w:tc>
        <w:tc>
          <w:tcPr>
            <w:tcW w:w="1783" w:type="dxa"/>
          </w:tcPr>
          <w:p w14:paraId="2A171135" w14:textId="1A36178A" w:rsidR="00310003" w:rsidRDefault="00310003" w:rsidP="00310003">
            <w:pPr>
              <w:jc w:val="both"/>
              <w:rPr>
                <w:sz w:val="22"/>
                <w:szCs w:val="20"/>
              </w:rPr>
            </w:pPr>
            <w:r w:rsidRPr="00D96F37">
              <w:rPr>
                <w:sz w:val="22"/>
                <w:szCs w:val="20"/>
                <w:lang w:val="en-US"/>
              </w:rPr>
              <w:t>Daily</w:t>
            </w:r>
          </w:p>
        </w:tc>
        <w:tc>
          <w:tcPr>
            <w:tcW w:w="3102" w:type="dxa"/>
          </w:tcPr>
          <w:p w14:paraId="51FBDFAA" w14:textId="2831D5F0" w:rsidR="00310003" w:rsidRDefault="00310003" w:rsidP="00310003">
            <w:pPr>
              <w:jc w:val="both"/>
              <w:rPr>
                <w:sz w:val="22"/>
                <w:szCs w:val="20"/>
              </w:rPr>
            </w:pPr>
            <w:r w:rsidRPr="00D96F37">
              <w:rPr>
                <w:sz w:val="22"/>
                <w:szCs w:val="20"/>
              </w:rPr>
              <w:t>PM, Scrum Master, Business Analyst, Product Owner (as needed), Development team, QA team</w:t>
            </w:r>
          </w:p>
        </w:tc>
        <w:tc>
          <w:tcPr>
            <w:tcW w:w="2443" w:type="dxa"/>
          </w:tcPr>
          <w:p w14:paraId="46C06C8D" w14:textId="1AE912A2" w:rsidR="00310003" w:rsidRDefault="00310003" w:rsidP="00310003">
            <w:pPr>
              <w:jc w:val="both"/>
              <w:rPr>
                <w:sz w:val="22"/>
                <w:szCs w:val="20"/>
              </w:rPr>
            </w:pPr>
            <w:r w:rsidRPr="00D96F37">
              <w:rPr>
                <w:sz w:val="22"/>
                <w:szCs w:val="20"/>
                <w:lang w:val="en-US"/>
              </w:rPr>
              <w:t xml:space="preserve">Review tasks status of the team in ADO Backlog board for the day / Identify potential impediments affecting progress and actions to resolve offline. </w:t>
            </w:r>
          </w:p>
        </w:tc>
      </w:tr>
      <w:tr w:rsidR="00310003" w14:paraId="2334BA72" w14:textId="77777777" w:rsidTr="00310003">
        <w:tc>
          <w:tcPr>
            <w:tcW w:w="2442" w:type="dxa"/>
          </w:tcPr>
          <w:p w14:paraId="3285B1F8" w14:textId="7A7C9E66" w:rsidR="00310003" w:rsidRPr="00F82302" w:rsidRDefault="00310003" w:rsidP="00310003">
            <w:pPr>
              <w:jc w:val="both"/>
              <w:rPr>
                <w:b/>
                <w:bCs/>
                <w:sz w:val="22"/>
                <w:szCs w:val="20"/>
              </w:rPr>
            </w:pPr>
            <w:r w:rsidRPr="00D96F37">
              <w:rPr>
                <w:b/>
                <w:bCs/>
                <w:sz w:val="22"/>
                <w:szCs w:val="20"/>
                <w:lang w:val="en-US"/>
              </w:rPr>
              <w:t>Sprint Planning / Refinement</w:t>
            </w:r>
          </w:p>
        </w:tc>
        <w:tc>
          <w:tcPr>
            <w:tcW w:w="1783" w:type="dxa"/>
          </w:tcPr>
          <w:p w14:paraId="4E094000" w14:textId="3C1B3BDF" w:rsidR="00310003" w:rsidRDefault="00310003" w:rsidP="00310003">
            <w:pPr>
              <w:jc w:val="both"/>
              <w:rPr>
                <w:sz w:val="22"/>
                <w:szCs w:val="20"/>
              </w:rPr>
            </w:pPr>
            <w:r w:rsidRPr="00D96F37">
              <w:rPr>
                <w:sz w:val="22"/>
                <w:szCs w:val="20"/>
                <w:lang w:val="en-US"/>
              </w:rPr>
              <w:t xml:space="preserve">Monday before the start of </w:t>
            </w:r>
            <w:r w:rsidR="00A13A9D">
              <w:rPr>
                <w:sz w:val="22"/>
                <w:szCs w:val="20"/>
                <w:lang w:val="en-US"/>
              </w:rPr>
              <w:t>the</w:t>
            </w:r>
            <w:r w:rsidRPr="00D96F37">
              <w:rPr>
                <w:sz w:val="22"/>
                <w:szCs w:val="20"/>
                <w:lang w:val="en-US"/>
              </w:rPr>
              <w:t xml:space="preserve"> Sprint</w:t>
            </w:r>
          </w:p>
        </w:tc>
        <w:tc>
          <w:tcPr>
            <w:tcW w:w="3102" w:type="dxa"/>
          </w:tcPr>
          <w:p w14:paraId="53E90FB9" w14:textId="35AE68EE" w:rsidR="00310003" w:rsidRDefault="00310003" w:rsidP="00310003">
            <w:pPr>
              <w:jc w:val="both"/>
              <w:rPr>
                <w:sz w:val="22"/>
                <w:szCs w:val="20"/>
              </w:rPr>
            </w:pPr>
            <w:r w:rsidRPr="00D96F37">
              <w:rPr>
                <w:sz w:val="22"/>
                <w:szCs w:val="20"/>
                <w:lang w:val="en-US"/>
              </w:rPr>
              <w:t>PM, Scrum Master, Product Owner, BA, QA team, Development team</w:t>
            </w:r>
          </w:p>
        </w:tc>
        <w:tc>
          <w:tcPr>
            <w:tcW w:w="2443" w:type="dxa"/>
          </w:tcPr>
          <w:p w14:paraId="2F0D103D" w14:textId="7EFC378B" w:rsidR="00310003" w:rsidRDefault="00310003" w:rsidP="00310003">
            <w:pPr>
              <w:jc w:val="both"/>
              <w:rPr>
                <w:sz w:val="22"/>
                <w:szCs w:val="20"/>
              </w:rPr>
            </w:pPr>
            <w:r w:rsidRPr="00D96F37">
              <w:rPr>
                <w:sz w:val="22"/>
                <w:szCs w:val="20"/>
                <w:lang w:val="en-US"/>
              </w:rPr>
              <w:t xml:space="preserve">Review prioritized Backlog and finalize the scope for the next Sprint. Discuss team capacity, Clarify requirements with Product Owner. </w:t>
            </w:r>
          </w:p>
        </w:tc>
      </w:tr>
      <w:tr w:rsidR="00310003" w14:paraId="7044746C" w14:textId="77777777" w:rsidTr="00310003">
        <w:tc>
          <w:tcPr>
            <w:tcW w:w="2442" w:type="dxa"/>
          </w:tcPr>
          <w:p w14:paraId="38E1696D" w14:textId="692BC4B4" w:rsidR="00310003" w:rsidRPr="00F82302" w:rsidRDefault="00310003" w:rsidP="00310003">
            <w:pPr>
              <w:jc w:val="both"/>
              <w:rPr>
                <w:b/>
                <w:bCs/>
                <w:sz w:val="22"/>
                <w:szCs w:val="20"/>
              </w:rPr>
            </w:pPr>
            <w:r w:rsidRPr="00D96F37">
              <w:rPr>
                <w:b/>
                <w:bCs/>
                <w:sz w:val="22"/>
                <w:szCs w:val="20"/>
                <w:lang w:val="en-US"/>
              </w:rPr>
              <w:t>Sprint Review / Demo</w:t>
            </w:r>
          </w:p>
        </w:tc>
        <w:tc>
          <w:tcPr>
            <w:tcW w:w="1783" w:type="dxa"/>
          </w:tcPr>
          <w:p w14:paraId="3A965569" w14:textId="4F260FD9" w:rsidR="00310003" w:rsidRDefault="00310003" w:rsidP="00310003">
            <w:pPr>
              <w:jc w:val="both"/>
              <w:rPr>
                <w:sz w:val="22"/>
                <w:szCs w:val="20"/>
              </w:rPr>
            </w:pPr>
            <w:r w:rsidRPr="00D96F37">
              <w:rPr>
                <w:sz w:val="22"/>
                <w:szCs w:val="20"/>
                <w:lang w:val="en-US"/>
              </w:rPr>
              <w:t>End of every Sprint</w:t>
            </w:r>
          </w:p>
        </w:tc>
        <w:tc>
          <w:tcPr>
            <w:tcW w:w="3102" w:type="dxa"/>
          </w:tcPr>
          <w:p w14:paraId="34577CAE" w14:textId="023AC53D" w:rsidR="00310003" w:rsidRDefault="00310003" w:rsidP="00310003">
            <w:pPr>
              <w:jc w:val="both"/>
              <w:rPr>
                <w:sz w:val="22"/>
                <w:szCs w:val="20"/>
              </w:rPr>
            </w:pPr>
            <w:r w:rsidRPr="00D96F37">
              <w:rPr>
                <w:sz w:val="22"/>
                <w:szCs w:val="20"/>
                <w:lang w:val="en-US"/>
              </w:rPr>
              <w:t>PM, Scrum Master, Product Owner, BA, QA team, Development team</w:t>
            </w:r>
          </w:p>
        </w:tc>
        <w:tc>
          <w:tcPr>
            <w:tcW w:w="2443" w:type="dxa"/>
          </w:tcPr>
          <w:p w14:paraId="1B56E964" w14:textId="7A4A3209" w:rsidR="00310003" w:rsidRDefault="00310003" w:rsidP="00310003">
            <w:pPr>
              <w:jc w:val="both"/>
              <w:rPr>
                <w:sz w:val="22"/>
                <w:szCs w:val="20"/>
              </w:rPr>
            </w:pPr>
            <w:r w:rsidRPr="00D96F37">
              <w:rPr>
                <w:sz w:val="22"/>
                <w:szCs w:val="20"/>
                <w:lang w:val="en-US"/>
              </w:rPr>
              <w:t xml:space="preserve">Showcase the functionalities developed in the Sprint for assessment before </w:t>
            </w:r>
            <w:r w:rsidR="00F507B2">
              <w:rPr>
                <w:sz w:val="22"/>
                <w:szCs w:val="20"/>
                <w:lang w:val="en-US"/>
              </w:rPr>
              <w:t>migration</w:t>
            </w:r>
            <w:r w:rsidRPr="00D96F37">
              <w:rPr>
                <w:sz w:val="22"/>
                <w:szCs w:val="20"/>
                <w:lang w:val="en-US"/>
              </w:rPr>
              <w:t xml:space="preserve"> to </w:t>
            </w:r>
            <w:r w:rsidR="00822A1C">
              <w:rPr>
                <w:sz w:val="22"/>
                <w:szCs w:val="20"/>
                <w:lang w:val="en-US"/>
              </w:rPr>
              <w:t>test</w:t>
            </w:r>
            <w:r w:rsidRPr="00D96F37">
              <w:rPr>
                <w:sz w:val="22"/>
                <w:szCs w:val="20"/>
                <w:lang w:val="en-US"/>
              </w:rPr>
              <w:t xml:space="preserve"> environment</w:t>
            </w:r>
            <w:r w:rsidR="00822A1C">
              <w:rPr>
                <w:sz w:val="22"/>
                <w:szCs w:val="20"/>
                <w:lang w:val="en-US"/>
              </w:rPr>
              <w:t>s</w:t>
            </w:r>
            <w:r w:rsidRPr="00D96F37">
              <w:rPr>
                <w:sz w:val="22"/>
                <w:szCs w:val="20"/>
                <w:lang w:val="en-US"/>
              </w:rPr>
              <w:t xml:space="preserve">.  </w:t>
            </w:r>
          </w:p>
        </w:tc>
      </w:tr>
      <w:tr w:rsidR="00310003" w14:paraId="457C213D" w14:textId="77777777" w:rsidTr="00310003">
        <w:tc>
          <w:tcPr>
            <w:tcW w:w="2442" w:type="dxa"/>
          </w:tcPr>
          <w:p w14:paraId="0D333DF0" w14:textId="4C7A7F13" w:rsidR="00310003" w:rsidRPr="00F82302" w:rsidRDefault="00310003" w:rsidP="00C2013F">
            <w:pPr>
              <w:rPr>
                <w:b/>
                <w:bCs/>
                <w:sz w:val="22"/>
                <w:szCs w:val="20"/>
              </w:rPr>
            </w:pPr>
            <w:r w:rsidRPr="00D96F37">
              <w:rPr>
                <w:b/>
                <w:bCs/>
                <w:sz w:val="22"/>
                <w:szCs w:val="20"/>
                <w:lang w:val="en-US"/>
              </w:rPr>
              <w:t xml:space="preserve">Defect Triage meeting </w:t>
            </w:r>
          </w:p>
        </w:tc>
        <w:tc>
          <w:tcPr>
            <w:tcW w:w="1783" w:type="dxa"/>
          </w:tcPr>
          <w:p w14:paraId="01DBC67B" w14:textId="1269C94E" w:rsidR="00310003" w:rsidRDefault="00310003" w:rsidP="00310003">
            <w:pPr>
              <w:jc w:val="both"/>
              <w:rPr>
                <w:sz w:val="22"/>
                <w:szCs w:val="20"/>
              </w:rPr>
            </w:pPr>
            <w:r w:rsidRPr="00D96F37">
              <w:rPr>
                <w:sz w:val="22"/>
                <w:szCs w:val="20"/>
                <w:lang w:val="en-US"/>
              </w:rPr>
              <w:t>Mon &amp; Thu</w:t>
            </w:r>
          </w:p>
        </w:tc>
        <w:tc>
          <w:tcPr>
            <w:tcW w:w="3102" w:type="dxa"/>
          </w:tcPr>
          <w:p w14:paraId="7F5C8129" w14:textId="77777777" w:rsidR="00310003" w:rsidRPr="00D96F37" w:rsidRDefault="00310003" w:rsidP="00310003">
            <w:pPr>
              <w:spacing w:after="200" w:line="276" w:lineRule="auto"/>
              <w:rPr>
                <w:sz w:val="22"/>
                <w:szCs w:val="20"/>
                <w:lang w:val="en-US"/>
              </w:rPr>
            </w:pPr>
            <w:r w:rsidRPr="00D96F37">
              <w:rPr>
                <w:sz w:val="22"/>
                <w:szCs w:val="20"/>
                <w:lang w:val="en-US"/>
              </w:rPr>
              <w:t>PM, BA, Testing team, Development team</w:t>
            </w:r>
          </w:p>
          <w:p w14:paraId="675A0930" w14:textId="1AD3FB35" w:rsidR="00310003" w:rsidRDefault="00310003" w:rsidP="00310003">
            <w:pPr>
              <w:jc w:val="both"/>
              <w:rPr>
                <w:sz w:val="22"/>
                <w:szCs w:val="20"/>
              </w:rPr>
            </w:pPr>
            <w:r w:rsidRPr="00D96F37">
              <w:rPr>
                <w:sz w:val="22"/>
                <w:szCs w:val="20"/>
                <w:lang w:val="en-US"/>
              </w:rPr>
              <w:t>UAT team and Product Owner (UAT phase only)</w:t>
            </w:r>
          </w:p>
        </w:tc>
        <w:tc>
          <w:tcPr>
            <w:tcW w:w="2443" w:type="dxa"/>
          </w:tcPr>
          <w:p w14:paraId="041F729A" w14:textId="5F2C07E3" w:rsidR="00310003" w:rsidRDefault="00310003" w:rsidP="00310003">
            <w:pPr>
              <w:jc w:val="both"/>
              <w:rPr>
                <w:sz w:val="22"/>
                <w:szCs w:val="20"/>
              </w:rPr>
            </w:pPr>
            <w:r w:rsidRPr="00D96F37">
              <w:rPr>
                <w:sz w:val="22"/>
                <w:szCs w:val="20"/>
              </w:rPr>
              <w:t>Review Open defects identified in the Sprint and agree on resolution timeline as per SLA defined in Defect Severity matrix</w:t>
            </w:r>
          </w:p>
        </w:tc>
      </w:tr>
      <w:tr w:rsidR="00497996" w14:paraId="5E344ADB" w14:textId="77777777" w:rsidTr="00310003">
        <w:tc>
          <w:tcPr>
            <w:tcW w:w="2442" w:type="dxa"/>
          </w:tcPr>
          <w:p w14:paraId="550BF08D" w14:textId="60CE0968" w:rsidR="00497996" w:rsidRPr="00F82302" w:rsidRDefault="00497996" w:rsidP="00497996">
            <w:pPr>
              <w:rPr>
                <w:b/>
                <w:bCs/>
                <w:sz w:val="22"/>
                <w:szCs w:val="20"/>
                <w:lang w:val="en-US"/>
              </w:rPr>
            </w:pPr>
            <w:r w:rsidRPr="00D96F37">
              <w:rPr>
                <w:b/>
                <w:bCs/>
                <w:sz w:val="22"/>
                <w:szCs w:val="20"/>
                <w:lang w:val="en-US"/>
              </w:rPr>
              <w:t xml:space="preserve">Test Execution </w:t>
            </w:r>
            <w:r w:rsidR="00F82302" w:rsidRPr="00F82302">
              <w:rPr>
                <w:b/>
                <w:bCs/>
                <w:sz w:val="22"/>
                <w:szCs w:val="20"/>
                <w:lang w:val="en-US"/>
              </w:rPr>
              <w:t>Status report</w:t>
            </w:r>
            <w:r w:rsidRPr="00D96F37">
              <w:rPr>
                <w:b/>
                <w:bCs/>
                <w:sz w:val="22"/>
                <w:szCs w:val="20"/>
                <w:lang w:val="en-US"/>
              </w:rPr>
              <w:t xml:space="preserve"> </w:t>
            </w:r>
          </w:p>
        </w:tc>
        <w:tc>
          <w:tcPr>
            <w:tcW w:w="1783" w:type="dxa"/>
          </w:tcPr>
          <w:p w14:paraId="461839D3" w14:textId="31B19313" w:rsidR="00497996" w:rsidRPr="00D96F37" w:rsidRDefault="00497996" w:rsidP="00497996">
            <w:pPr>
              <w:jc w:val="both"/>
              <w:rPr>
                <w:sz w:val="22"/>
                <w:szCs w:val="20"/>
                <w:lang w:val="en-US"/>
              </w:rPr>
            </w:pPr>
            <w:r w:rsidRPr="00D96F37">
              <w:rPr>
                <w:sz w:val="22"/>
                <w:szCs w:val="20"/>
                <w:lang w:val="en-US"/>
              </w:rPr>
              <w:t>3x weekly</w:t>
            </w:r>
          </w:p>
        </w:tc>
        <w:tc>
          <w:tcPr>
            <w:tcW w:w="3102" w:type="dxa"/>
          </w:tcPr>
          <w:p w14:paraId="2A6F1D02" w14:textId="04640C1C" w:rsidR="00497996" w:rsidRPr="00D96F37" w:rsidRDefault="00497996" w:rsidP="00497996">
            <w:pPr>
              <w:spacing w:after="200" w:line="276" w:lineRule="auto"/>
              <w:rPr>
                <w:sz w:val="22"/>
                <w:szCs w:val="20"/>
                <w:lang w:val="en-US"/>
              </w:rPr>
            </w:pPr>
            <w:r w:rsidRPr="00D96F37">
              <w:rPr>
                <w:sz w:val="22"/>
                <w:szCs w:val="20"/>
                <w:lang w:val="en-US"/>
              </w:rPr>
              <w:t>IT Test Lead</w:t>
            </w:r>
          </w:p>
        </w:tc>
        <w:tc>
          <w:tcPr>
            <w:tcW w:w="2443" w:type="dxa"/>
          </w:tcPr>
          <w:p w14:paraId="03B8A8E7" w14:textId="0D31373C" w:rsidR="00497996" w:rsidRPr="00D96F37" w:rsidRDefault="00000000" w:rsidP="00497996">
            <w:pPr>
              <w:jc w:val="both"/>
              <w:rPr>
                <w:sz w:val="22"/>
                <w:szCs w:val="20"/>
              </w:rPr>
            </w:pPr>
            <w:hyperlink r:id="rId47" w:history="1">
              <w:r w:rsidR="00497996" w:rsidRPr="00D96F37">
                <w:rPr>
                  <w:rStyle w:val="Hyperlink"/>
                  <w:sz w:val="22"/>
                  <w:szCs w:val="20"/>
                  <w:lang w:val="en-US"/>
                </w:rPr>
                <w:t>ADO dashboard</w:t>
              </w:r>
            </w:hyperlink>
            <w:r w:rsidR="00497996" w:rsidRPr="00D96F37">
              <w:rPr>
                <w:sz w:val="22"/>
                <w:szCs w:val="20"/>
                <w:lang w:val="en-US"/>
              </w:rPr>
              <w:t xml:space="preserve"> is created and published to project stakeholders </w:t>
            </w:r>
          </w:p>
        </w:tc>
      </w:tr>
      <w:tr w:rsidR="00497996" w14:paraId="7CE8D621" w14:textId="77777777" w:rsidTr="00310003">
        <w:tc>
          <w:tcPr>
            <w:tcW w:w="2442" w:type="dxa"/>
          </w:tcPr>
          <w:p w14:paraId="0FA02FBD" w14:textId="3420C0F4" w:rsidR="00497996" w:rsidRPr="002E7B72" w:rsidRDefault="00497996" w:rsidP="00497996">
            <w:pPr>
              <w:jc w:val="both"/>
              <w:rPr>
                <w:b/>
                <w:bCs/>
                <w:sz w:val="22"/>
                <w:szCs w:val="20"/>
                <w:lang w:val="en-US"/>
              </w:rPr>
            </w:pPr>
            <w:r w:rsidRPr="00D96F37">
              <w:rPr>
                <w:b/>
                <w:bCs/>
                <w:sz w:val="22"/>
                <w:szCs w:val="20"/>
                <w:lang w:val="en-US"/>
              </w:rPr>
              <w:t>Test Summary Report</w:t>
            </w:r>
          </w:p>
        </w:tc>
        <w:tc>
          <w:tcPr>
            <w:tcW w:w="1783" w:type="dxa"/>
          </w:tcPr>
          <w:p w14:paraId="0F541505" w14:textId="67972768" w:rsidR="00497996" w:rsidRPr="00D96F37" w:rsidRDefault="00497996" w:rsidP="00497996">
            <w:pPr>
              <w:jc w:val="both"/>
              <w:rPr>
                <w:sz w:val="22"/>
                <w:szCs w:val="20"/>
                <w:lang w:val="en-US"/>
              </w:rPr>
            </w:pPr>
            <w:r w:rsidRPr="00D96F37">
              <w:rPr>
                <w:sz w:val="22"/>
                <w:szCs w:val="20"/>
                <w:lang w:val="en-US"/>
              </w:rPr>
              <w:t>End of QA phase</w:t>
            </w:r>
          </w:p>
        </w:tc>
        <w:tc>
          <w:tcPr>
            <w:tcW w:w="3102" w:type="dxa"/>
          </w:tcPr>
          <w:p w14:paraId="27B70C80" w14:textId="2CCFA7A9" w:rsidR="00497996" w:rsidRPr="00D96F37" w:rsidRDefault="00497996" w:rsidP="00497996">
            <w:pPr>
              <w:spacing w:after="200" w:line="276" w:lineRule="auto"/>
              <w:rPr>
                <w:sz w:val="22"/>
                <w:szCs w:val="20"/>
                <w:lang w:val="en-US"/>
              </w:rPr>
            </w:pPr>
            <w:r w:rsidRPr="00D96F37">
              <w:rPr>
                <w:sz w:val="22"/>
                <w:szCs w:val="20"/>
                <w:lang w:val="en-US"/>
              </w:rPr>
              <w:t>Project team and Product Owners</w:t>
            </w:r>
          </w:p>
        </w:tc>
        <w:tc>
          <w:tcPr>
            <w:tcW w:w="2443" w:type="dxa"/>
          </w:tcPr>
          <w:p w14:paraId="3467605E" w14:textId="623007BD" w:rsidR="00497996" w:rsidRPr="00D96F37" w:rsidRDefault="00497996" w:rsidP="00497996">
            <w:pPr>
              <w:jc w:val="both"/>
              <w:rPr>
                <w:sz w:val="22"/>
                <w:szCs w:val="20"/>
              </w:rPr>
            </w:pPr>
            <w:r w:rsidRPr="00D96F37">
              <w:rPr>
                <w:sz w:val="22"/>
                <w:szCs w:val="20"/>
                <w:lang w:val="en-US"/>
              </w:rPr>
              <w:t>Published at the end of QA test phase with a summary of Test Execution, Defect metrics</w:t>
            </w:r>
            <w:r w:rsidR="007C5F06">
              <w:rPr>
                <w:sz w:val="22"/>
                <w:szCs w:val="20"/>
                <w:lang w:val="en-US"/>
              </w:rPr>
              <w:t xml:space="preserve"> highlighting</w:t>
            </w:r>
            <w:r w:rsidRPr="00D96F37">
              <w:rPr>
                <w:sz w:val="22"/>
                <w:szCs w:val="20"/>
                <w:lang w:val="en-US"/>
              </w:rPr>
              <w:t xml:space="preserve"> risks </w:t>
            </w:r>
            <w:r w:rsidR="007C5F06">
              <w:rPr>
                <w:sz w:val="22"/>
                <w:szCs w:val="20"/>
                <w:lang w:val="en-US"/>
              </w:rPr>
              <w:t>&amp;</w:t>
            </w:r>
            <w:r w:rsidRPr="00D96F37">
              <w:rPr>
                <w:sz w:val="22"/>
                <w:szCs w:val="20"/>
                <w:lang w:val="en-US"/>
              </w:rPr>
              <w:t xml:space="preserve"> issues to enable a Go/NoGo decision. </w:t>
            </w:r>
          </w:p>
        </w:tc>
      </w:tr>
      <w:tr w:rsidR="00FE44DC" w14:paraId="17B5E645" w14:textId="77777777" w:rsidTr="00310003">
        <w:tc>
          <w:tcPr>
            <w:tcW w:w="2442" w:type="dxa"/>
          </w:tcPr>
          <w:p w14:paraId="4559BC8E" w14:textId="7ACCC0A1" w:rsidR="00FE44DC" w:rsidRPr="002E7B72" w:rsidRDefault="00FE44DC" w:rsidP="00FE44DC">
            <w:pPr>
              <w:jc w:val="both"/>
              <w:rPr>
                <w:b/>
                <w:bCs/>
                <w:sz w:val="22"/>
                <w:szCs w:val="20"/>
                <w:lang w:val="en-US"/>
              </w:rPr>
            </w:pPr>
            <w:r w:rsidRPr="00D96F37">
              <w:rPr>
                <w:b/>
                <w:bCs/>
                <w:sz w:val="22"/>
                <w:szCs w:val="20"/>
                <w:lang w:val="en-US"/>
              </w:rPr>
              <w:t>UAT Kick-off meeting</w:t>
            </w:r>
          </w:p>
        </w:tc>
        <w:tc>
          <w:tcPr>
            <w:tcW w:w="1783" w:type="dxa"/>
          </w:tcPr>
          <w:p w14:paraId="1EA3801F" w14:textId="1C06D89A" w:rsidR="00FE44DC" w:rsidRPr="00D96F37" w:rsidRDefault="00FE44DC" w:rsidP="00FE44DC">
            <w:pPr>
              <w:jc w:val="both"/>
              <w:rPr>
                <w:sz w:val="22"/>
                <w:szCs w:val="20"/>
                <w:lang w:val="en-US"/>
              </w:rPr>
            </w:pPr>
            <w:r w:rsidRPr="00D96F37">
              <w:rPr>
                <w:sz w:val="22"/>
                <w:szCs w:val="20"/>
                <w:lang w:val="en-US"/>
              </w:rPr>
              <w:t>Before start of UAT phase in every Release</w:t>
            </w:r>
          </w:p>
        </w:tc>
        <w:tc>
          <w:tcPr>
            <w:tcW w:w="3102" w:type="dxa"/>
          </w:tcPr>
          <w:p w14:paraId="0176F00B" w14:textId="4DB04604" w:rsidR="00FE44DC" w:rsidRPr="00D96F37" w:rsidRDefault="00FE44DC" w:rsidP="00FE44DC">
            <w:pPr>
              <w:spacing w:after="200" w:line="276" w:lineRule="auto"/>
              <w:rPr>
                <w:sz w:val="22"/>
                <w:szCs w:val="20"/>
                <w:lang w:val="en-US"/>
              </w:rPr>
            </w:pPr>
            <w:r w:rsidRPr="00D96F37">
              <w:rPr>
                <w:sz w:val="22"/>
                <w:szCs w:val="20"/>
                <w:lang w:val="en-US"/>
              </w:rPr>
              <w:t>PM, Project BA, Change Manager, QA team, Product Owner, Business Tester</w:t>
            </w:r>
          </w:p>
        </w:tc>
        <w:tc>
          <w:tcPr>
            <w:tcW w:w="2443" w:type="dxa"/>
          </w:tcPr>
          <w:p w14:paraId="4AE3941C" w14:textId="7E7AD886" w:rsidR="00FE44DC" w:rsidRPr="00D96F37" w:rsidRDefault="00FE44DC" w:rsidP="00FE44DC">
            <w:pPr>
              <w:jc w:val="both"/>
              <w:rPr>
                <w:sz w:val="22"/>
                <w:szCs w:val="20"/>
              </w:rPr>
            </w:pPr>
            <w:r w:rsidRPr="00D96F37">
              <w:rPr>
                <w:sz w:val="22"/>
                <w:szCs w:val="20"/>
                <w:lang w:val="en-US"/>
              </w:rPr>
              <w:t>To walkthrough Business Tester on UAT Scope, Test execution and defect management process.</w:t>
            </w:r>
          </w:p>
        </w:tc>
      </w:tr>
      <w:tr w:rsidR="00FE44DC" w14:paraId="6A93A84B" w14:textId="77777777" w:rsidTr="00310003">
        <w:tc>
          <w:tcPr>
            <w:tcW w:w="2442" w:type="dxa"/>
          </w:tcPr>
          <w:p w14:paraId="6F3E1273" w14:textId="47B77F75" w:rsidR="00FE44DC" w:rsidRPr="002E7B72" w:rsidRDefault="00FE44DC" w:rsidP="00FE44DC">
            <w:pPr>
              <w:jc w:val="both"/>
              <w:rPr>
                <w:b/>
                <w:bCs/>
                <w:sz w:val="22"/>
                <w:szCs w:val="20"/>
                <w:lang w:val="en-US"/>
              </w:rPr>
            </w:pPr>
            <w:r w:rsidRPr="00D96F37">
              <w:rPr>
                <w:b/>
                <w:bCs/>
                <w:sz w:val="22"/>
                <w:szCs w:val="20"/>
                <w:lang w:val="en-US"/>
              </w:rPr>
              <w:t xml:space="preserve">UAT Progress review </w:t>
            </w:r>
            <w:r w:rsidRPr="00D96F37">
              <w:rPr>
                <w:sz w:val="22"/>
                <w:szCs w:val="20"/>
                <w:lang w:val="en-US"/>
              </w:rPr>
              <w:t>meeting</w:t>
            </w:r>
          </w:p>
        </w:tc>
        <w:tc>
          <w:tcPr>
            <w:tcW w:w="1783" w:type="dxa"/>
          </w:tcPr>
          <w:p w14:paraId="3B56B319" w14:textId="046A6AA2" w:rsidR="00FE44DC" w:rsidRPr="00D96F37" w:rsidRDefault="00FE44DC" w:rsidP="00FE44DC">
            <w:pPr>
              <w:jc w:val="both"/>
              <w:rPr>
                <w:sz w:val="22"/>
                <w:szCs w:val="20"/>
                <w:lang w:val="en-US"/>
              </w:rPr>
            </w:pPr>
            <w:r w:rsidRPr="00D96F37">
              <w:rPr>
                <w:sz w:val="22"/>
                <w:szCs w:val="20"/>
                <w:lang w:val="en-US"/>
              </w:rPr>
              <w:t>Daily Standup</w:t>
            </w:r>
          </w:p>
        </w:tc>
        <w:tc>
          <w:tcPr>
            <w:tcW w:w="3102" w:type="dxa"/>
          </w:tcPr>
          <w:p w14:paraId="0821A086" w14:textId="01897237" w:rsidR="00FE44DC" w:rsidRPr="00D96F37" w:rsidRDefault="00FE44DC" w:rsidP="00FE44DC">
            <w:pPr>
              <w:spacing w:after="200" w:line="276" w:lineRule="auto"/>
              <w:rPr>
                <w:sz w:val="22"/>
                <w:szCs w:val="20"/>
                <w:lang w:val="en-US"/>
              </w:rPr>
            </w:pPr>
            <w:r w:rsidRPr="00D96F37">
              <w:rPr>
                <w:sz w:val="22"/>
                <w:szCs w:val="20"/>
                <w:lang w:val="en-US"/>
              </w:rPr>
              <w:t>Business Tester, Product Owner, PM, Project BA, Dev Technical Lead, QA team</w:t>
            </w:r>
          </w:p>
        </w:tc>
        <w:tc>
          <w:tcPr>
            <w:tcW w:w="2443" w:type="dxa"/>
          </w:tcPr>
          <w:p w14:paraId="0D17F160" w14:textId="10EF65A6" w:rsidR="00FE44DC" w:rsidRPr="00D96F37" w:rsidRDefault="00FE44DC" w:rsidP="00FE44DC">
            <w:pPr>
              <w:jc w:val="both"/>
              <w:rPr>
                <w:sz w:val="22"/>
                <w:szCs w:val="20"/>
              </w:rPr>
            </w:pPr>
            <w:r w:rsidRPr="00D96F37">
              <w:rPr>
                <w:sz w:val="22"/>
                <w:szCs w:val="20"/>
                <w:lang w:val="en-US"/>
              </w:rPr>
              <w:t xml:space="preserve">Review test progress, identify issues/blockers impacting the tests. </w:t>
            </w:r>
          </w:p>
        </w:tc>
      </w:tr>
      <w:tr w:rsidR="00FE44DC" w14:paraId="38DC165E" w14:textId="77777777" w:rsidTr="00310003">
        <w:tc>
          <w:tcPr>
            <w:tcW w:w="2442" w:type="dxa"/>
          </w:tcPr>
          <w:p w14:paraId="7F898739" w14:textId="4B1B5797" w:rsidR="00FE44DC" w:rsidRPr="002E7B72" w:rsidRDefault="00FE44DC" w:rsidP="00FE44DC">
            <w:pPr>
              <w:jc w:val="both"/>
              <w:rPr>
                <w:b/>
                <w:bCs/>
                <w:sz w:val="22"/>
                <w:szCs w:val="20"/>
                <w:lang w:val="en-US"/>
              </w:rPr>
            </w:pPr>
            <w:r w:rsidRPr="00D96F37">
              <w:rPr>
                <w:b/>
                <w:bCs/>
                <w:sz w:val="22"/>
                <w:szCs w:val="20"/>
                <w:lang w:val="en-US"/>
              </w:rPr>
              <w:t>UAT Signoff</w:t>
            </w:r>
          </w:p>
        </w:tc>
        <w:tc>
          <w:tcPr>
            <w:tcW w:w="1783" w:type="dxa"/>
          </w:tcPr>
          <w:p w14:paraId="5A158619" w14:textId="47C82DDC" w:rsidR="00FE44DC" w:rsidRPr="00D96F37" w:rsidRDefault="00FE44DC" w:rsidP="00FE44DC">
            <w:pPr>
              <w:jc w:val="both"/>
              <w:rPr>
                <w:sz w:val="22"/>
                <w:szCs w:val="20"/>
                <w:lang w:val="en-US"/>
              </w:rPr>
            </w:pPr>
            <w:r w:rsidRPr="00D96F37">
              <w:rPr>
                <w:sz w:val="22"/>
                <w:szCs w:val="20"/>
                <w:lang w:val="en-US"/>
              </w:rPr>
              <w:t>End of UAT</w:t>
            </w:r>
            <w:r w:rsidR="009A44F3">
              <w:rPr>
                <w:sz w:val="22"/>
                <w:szCs w:val="20"/>
                <w:lang w:val="en-US"/>
              </w:rPr>
              <w:t xml:space="preserve"> phase</w:t>
            </w:r>
          </w:p>
        </w:tc>
        <w:tc>
          <w:tcPr>
            <w:tcW w:w="3102" w:type="dxa"/>
          </w:tcPr>
          <w:p w14:paraId="06C6589C" w14:textId="3B607B90" w:rsidR="00FE44DC" w:rsidRPr="00D96F37" w:rsidRDefault="00FE44DC" w:rsidP="00FE44DC">
            <w:pPr>
              <w:spacing w:after="200" w:line="276" w:lineRule="auto"/>
              <w:rPr>
                <w:sz w:val="22"/>
                <w:szCs w:val="20"/>
                <w:lang w:val="en-US"/>
              </w:rPr>
            </w:pPr>
            <w:r w:rsidRPr="00D96F37">
              <w:rPr>
                <w:sz w:val="22"/>
                <w:szCs w:val="20"/>
                <w:lang w:val="en-US"/>
              </w:rPr>
              <w:t>Business Tester, Product Owner</w:t>
            </w:r>
            <w:r w:rsidR="009A44F3">
              <w:rPr>
                <w:sz w:val="22"/>
                <w:szCs w:val="20"/>
                <w:lang w:val="en-US"/>
              </w:rPr>
              <w:t>/SME</w:t>
            </w:r>
          </w:p>
        </w:tc>
        <w:tc>
          <w:tcPr>
            <w:tcW w:w="2443" w:type="dxa"/>
          </w:tcPr>
          <w:p w14:paraId="0241FEE4" w14:textId="303EE0F0" w:rsidR="00FE44DC" w:rsidRPr="00D96F37" w:rsidRDefault="00FE44DC" w:rsidP="00FE44DC">
            <w:pPr>
              <w:jc w:val="both"/>
              <w:rPr>
                <w:sz w:val="22"/>
                <w:szCs w:val="20"/>
              </w:rPr>
            </w:pPr>
            <w:r w:rsidRPr="00D96F37">
              <w:rPr>
                <w:sz w:val="22"/>
                <w:szCs w:val="20"/>
                <w:lang w:val="en-US"/>
              </w:rPr>
              <w:t xml:space="preserve">After successful completion of the UAT, </w:t>
            </w:r>
            <w:r w:rsidR="009A44F3">
              <w:rPr>
                <w:sz w:val="22"/>
                <w:szCs w:val="20"/>
                <w:lang w:val="en-US"/>
              </w:rPr>
              <w:t>B</w:t>
            </w:r>
            <w:r w:rsidRPr="00D96F37">
              <w:rPr>
                <w:sz w:val="22"/>
                <w:szCs w:val="20"/>
                <w:lang w:val="en-US"/>
              </w:rPr>
              <w:t>usiness testers will Sign off the acceptance of the results.</w:t>
            </w:r>
          </w:p>
        </w:tc>
      </w:tr>
    </w:tbl>
    <w:p w14:paraId="0FE568E9" w14:textId="77777777" w:rsidR="00310003" w:rsidRDefault="00310003" w:rsidP="00330153">
      <w:pPr>
        <w:jc w:val="both"/>
        <w:rPr>
          <w:sz w:val="22"/>
          <w:szCs w:val="20"/>
        </w:rPr>
      </w:pPr>
    </w:p>
    <w:p w14:paraId="3D395783" w14:textId="77777777" w:rsidR="0037510D" w:rsidRDefault="0037510D" w:rsidP="00330153">
      <w:pPr>
        <w:jc w:val="both"/>
        <w:rPr>
          <w:sz w:val="22"/>
          <w:szCs w:val="20"/>
        </w:rPr>
      </w:pPr>
    </w:p>
    <w:p w14:paraId="183E4DB4" w14:textId="77777777" w:rsidR="0037510D" w:rsidRDefault="0037510D" w:rsidP="00330153">
      <w:pPr>
        <w:jc w:val="both"/>
        <w:rPr>
          <w:sz w:val="22"/>
          <w:szCs w:val="20"/>
        </w:rPr>
      </w:pPr>
    </w:p>
    <w:p w14:paraId="65BC5256" w14:textId="177ACEC6" w:rsidR="0037510D" w:rsidRPr="00A51AA9" w:rsidRDefault="00DC77C4" w:rsidP="00330153">
      <w:pPr>
        <w:jc w:val="both"/>
        <w:rPr>
          <w:b/>
          <w:bCs/>
        </w:rPr>
      </w:pPr>
      <w:r w:rsidRPr="00A51AA9">
        <w:rPr>
          <w:b/>
          <w:bCs/>
        </w:rPr>
        <w:t xml:space="preserve">Sample </w:t>
      </w:r>
      <w:r w:rsidR="00013C61" w:rsidRPr="00A51AA9">
        <w:rPr>
          <w:b/>
          <w:bCs/>
        </w:rPr>
        <w:t xml:space="preserve">QA </w:t>
      </w:r>
      <w:r w:rsidRPr="00A51AA9">
        <w:rPr>
          <w:b/>
          <w:bCs/>
        </w:rPr>
        <w:t xml:space="preserve">Test Execution Status </w:t>
      </w:r>
      <w:r w:rsidR="008224A1" w:rsidRPr="00A51AA9">
        <w:rPr>
          <w:b/>
          <w:bCs/>
        </w:rPr>
        <w:t>Dashboard</w:t>
      </w:r>
      <w:r w:rsidR="002A718A">
        <w:rPr>
          <w:b/>
          <w:bCs/>
        </w:rPr>
        <w:t xml:space="preserve"> in ADO</w:t>
      </w:r>
    </w:p>
    <w:p w14:paraId="109B5D68" w14:textId="77777777" w:rsidR="00DC77C4" w:rsidRDefault="00DC77C4" w:rsidP="00330153">
      <w:pPr>
        <w:jc w:val="both"/>
        <w:rPr>
          <w:sz w:val="22"/>
          <w:szCs w:val="20"/>
        </w:rPr>
      </w:pPr>
    </w:p>
    <w:p w14:paraId="01B83C05" w14:textId="42C40CD6" w:rsidR="00DC77C4" w:rsidRDefault="00E95229" w:rsidP="00330153">
      <w:pPr>
        <w:jc w:val="both"/>
        <w:rPr>
          <w:sz w:val="22"/>
          <w:szCs w:val="20"/>
        </w:rPr>
      </w:pPr>
      <w:r>
        <w:rPr>
          <w:noProof/>
        </w:rPr>
        <w:drawing>
          <wp:inline distT="0" distB="0" distL="0" distR="0" wp14:anchorId="762D566A" wp14:editId="28C4C9BD">
            <wp:extent cx="6210300" cy="3426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10300" cy="3426460"/>
                    </a:xfrm>
                    <a:prstGeom prst="rect">
                      <a:avLst/>
                    </a:prstGeom>
                  </pic:spPr>
                </pic:pic>
              </a:graphicData>
            </a:graphic>
          </wp:inline>
        </w:drawing>
      </w:r>
    </w:p>
    <w:p w14:paraId="573350CB" w14:textId="77777777" w:rsidR="00E95229" w:rsidRDefault="00E95229" w:rsidP="00330153">
      <w:pPr>
        <w:jc w:val="both"/>
        <w:rPr>
          <w:sz w:val="22"/>
          <w:szCs w:val="20"/>
        </w:rPr>
      </w:pPr>
    </w:p>
    <w:p w14:paraId="53C74FD6" w14:textId="3F534719" w:rsidR="000772EF" w:rsidRDefault="000772EF" w:rsidP="00330153">
      <w:pPr>
        <w:jc w:val="both"/>
        <w:rPr>
          <w:sz w:val="22"/>
          <w:szCs w:val="20"/>
        </w:rPr>
      </w:pPr>
    </w:p>
    <w:p w14:paraId="1F5FD24B" w14:textId="7A5F20F3" w:rsidR="00F223B8" w:rsidRDefault="00F223B8" w:rsidP="00330153">
      <w:pPr>
        <w:jc w:val="both"/>
        <w:rPr>
          <w:b/>
          <w:bCs/>
        </w:rPr>
      </w:pPr>
      <w:r w:rsidRPr="00A51AA9">
        <w:rPr>
          <w:b/>
          <w:bCs/>
        </w:rPr>
        <w:t>Ways of Working (QA Proposal)</w:t>
      </w:r>
    </w:p>
    <w:p w14:paraId="7DD78831" w14:textId="77777777" w:rsidR="00A51AA9" w:rsidRPr="00A51AA9" w:rsidRDefault="00A51AA9" w:rsidP="00330153">
      <w:pPr>
        <w:jc w:val="both"/>
        <w:rPr>
          <w:b/>
          <w:bCs/>
        </w:rPr>
      </w:pPr>
    </w:p>
    <w:p w14:paraId="4F1B9263" w14:textId="7DC63CD6" w:rsidR="00B51FB1" w:rsidRPr="00104A67" w:rsidRDefault="00B51FB1" w:rsidP="004740AA">
      <w:pPr>
        <w:pStyle w:val="ListParagraph"/>
        <w:numPr>
          <w:ilvl w:val="0"/>
          <w:numId w:val="33"/>
        </w:numPr>
        <w:spacing w:line="240" w:lineRule="auto"/>
        <w:contextualSpacing w:val="0"/>
        <w:jc w:val="both"/>
        <w:rPr>
          <w:sz w:val="22"/>
          <w:szCs w:val="20"/>
        </w:rPr>
      </w:pPr>
      <w:r w:rsidRPr="00104A67">
        <w:rPr>
          <w:sz w:val="22"/>
          <w:szCs w:val="20"/>
        </w:rPr>
        <w:t xml:space="preserve">QA team </w:t>
      </w:r>
      <w:r w:rsidR="00B11A50">
        <w:rPr>
          <w:sz w:val="22"/>
          <w:szCs w:val="20"/>
        </w:rPr>
        <w:t>should be</w:t>
      </w:r>
      <w:r w:rsidRPr="00104A67">
        <w:rPr>
          <w:sz w:val="22"/>
          <w:szCs w:val="20"/>
        </w:rPr>
        <w:t xml:space="preserve"> involved in all project related discussions, workshops at any stage of the project to stay updated on project developments that would help better test planning.</w:t>
      </w:r>
    </w:p>
    <w:p w14:paraId="6FCBD081" w14:textId="77777777" w:rsidR="00B51FB1" w:rsidRPr="00104A67" w:rsidRDefault="00B51FB1" w:rsidP="004740AA">
      <w:pPr>
        <w:pStyle w:val="ListParagraph"/>
        <w:numPr>
          <w:ilvl w:val="0"/>
          <w:numId w:val="33"/>
        </w:numPr>
        <w:spacing w:line="240" w:lineRule="auto"/>
        <w:contextualSpacing w:val="0"/>
        <w:jc w:val="both"/>
        <w:rPr>
          <w:sz w:val="22"/>
          <w:szCs w:val="20"/>
        </w:rPr>
      </w:pPr>
      <w:r w:rsidRPr="00104A67">
        <w:rPr>
          <w:sz w:val="22"/>
          <w:szCs w:val="20"/>
        </w:rPr>
        <w:t xml:space="preserve">BA to ensure every functionality captured in the FS is converted into a Backlog item in ADO to avoid gaps in test coverage. </w:t>
      </w:r>
    </w:p>
    <w:p w14:paraId="790ADE52" w14:textId="77777777" w:rsidR="00B51FB1" w:rsidRPr="00104A67" w:rsidRDefault="00B51FB1" w:rsidP="004740AA">
      <w:pPr>
        <w:pStyle w:val="ListParagraph"/>
        <w:numPr>
          <w:ilvl w:val="0"/>
          <w:numId w:val="33"/>
        </w:numPr>
        <w:spacing w:line="240" w:lineRule="auto"/>
        <w:contextualSpacing w:val="0"/>
        <w:jc w:val="both"/>
        <w:rPr>
          <w:sz w:val="22"/>
          <w:szCs w:val="20"/>
        </w:rPr>
      </w:pPr>
      <w:r w:rsidRPr="00104A67">
        <w:rPr>
          <w:sz w:val="22"/>
          <w:szCs w:val="20"/>
        </w:rPr>
        <w:t xml:space="preserve">Ensure a clear Acceptance Criteria is defined for each Backlog item which aligns to the expectations of Product Owner and can be compared with test results at the end of every test phase. </w:t>
      </w:r>
    </w:p>
    <w:p w14:paraId="30FFDA90" w14:textId="77777777" w:rsidR="00B51FB1" w:rsidRPr="00104A67" w:rsidRDefault="00B51FB1" w:rsidP="004740AA">
      <w:pPr>
        <w:pStyle w:val="ListParagraph"/>
        <w:numPr>
          <w:ilvl w:val="0"/>
          <w:numId w:val="33"/>
        </w:numPr>
        <w:spacing w:line="240" w:lineRule="auto"/>
        <w:contextualSpacing w:val="0"/>
        <w:jc w:val="both"/>
        <w:rPr>
          <w:sz w:val="22"/>
          <w:szCs w:val="20"/>
        </w:rPr>
      </w:pPr>
      <w:r w:rsidRPr="00104A67">
        <w:rPr>
          <w:sz w:val="22"/>
          <w:szCs w:val="20"/>
        </w:rPr>
        <w:t xml:space="preserve">BA to take ownership of managing the Backlog items in ADO. QA can support as needed. </w:t>
      </w:r>
    </w:p>
    <w:p w14:paraId="62709A01" w14:textId="77777777" w:rsidR="00B51FB1" w:rsidRPr="00104A67" w:rsidRDefault="00B51FB1" w:rsidP="004740AA">
      <w:pPr>
        <w:pStyle w:val="ListParagraph"/>
        <w:numPr>
          <w:ilvl w:val="0"/>
          <w:numId w:val="33"/>
        </w:numPr>
        <w:spacing w:line="240" w:lineRule="auto"/>
        <w:contextualSpacing w:val="0"/>
        <w:jc w:val="both"/>
        <w:rPr>
          <w:sz w:val="22"/>
          <w:szCs w:val="20"/>
        </w:rPr>
      </w:pPr>
      <w:r w:rsidRPr="00104A67">
        <w:rPr>
          <w:sz w:val="22"/>
          <w:szCs w:val="20"/>
        </w:rPr>
        <w:t>QA must be involved in any discussions related to functional requirement changes to help realign the test scope/plan and assess the impact, if any. Delayed communication to QA can have a direct impact on test coverage, effort and test schedule against overall Delivery plan.</w:t>
      </w:r>
    </w:p>
    <w:p w14:paraId="14D11473" w14:textId="77777777" w:rsidR="00B51FB1" w:rsidRPr="00104A67" w:rsidRDefault="00B51FB1" w:rsidP="004740AA">
      <w:pPr>
        <w:pStyle w:val="ListParagraph"/>
        <w:numPr>
          <w:ilvl w:val="0"/>
          <w:numId w:val="33"/>
        </w:numPr>
        <w:spacing w:line="240" w:lineRule="auto"/>
        <w:contextualSpacing w:val="0"/>
        <w:jc w:val="both"/>
        <w:rPr>
          <w:sz w:val="22"/>
          <w:szCs w:val="20"/>
        </w:rPr>
      </w:pPr>
      <w:r w:rsidRPr="00104A67">
        <w:rPr>
          <w:sz w:val="22"/>
          <w:szCs w:val="20"/>
        </w:rPr>
        <w:t xml:space="preserve">Proper Unit Testing is performed by Dev and test results uploaded to ADO before start of QA phase. This will help reduce the number of QA defects as well as enable QA to focus more on functional testing. </w:t>
      </w:r>
    </w:p>
    <w:p w14:paraId="340A2B76" w14:textId="77777777" w:rsidR="00B51FB1" w:rsidRPr="00104A67" w:rsidRDefault="00B51FB1" w:rsidP="004740AA">
      <w:pPr>
        <w:pStyle w:val="ListParagraph"/>
        <w:numPr>
          <w:ilvl w:val="0"/>
          <w:numId w:val="33"/>
        </w:numPr>
        <w:spacing w:line="240" w:lineRule="auto"/>
        <w:contextualSpacing w:val="0"/>
        <w:jc w:val="both"/>
        <w:rPr>
          <w:sz w:val="22"/>
          <w:szCs w:val="20"/>
        </w:rPr>
      </w:pPr>
      <w:r w:rsidRPr="00104A67">
        <w:rPr>
          <w:sz w:val="22"/>
          <w:szCs w:val="20"/>
        </w:rPr>
        <w:t>Clear communication by Dev to QA with a list of PBIs that are being delivered to QA environment as opposed to deploying an uncertain count of PBIs which causes confusion. A Release note will help track against the planned backlog items and schedule.</w:t>
      </w:r>
    </w:p>
    <w:p w14:paraId="4D5EA82F" w14:textId="77777777" w:rsidR="00B51FB1" w:rsidRPr="00104A67" w:rsidRDefault="00B51FB1" w:rsidP="004740AA">
      <w:pPr>
        <w:pStyle w:val="ListParagraph"/>
        <w:numPr>
          <w:ilvl w:val="0"/>
          <w:numId w:val="33"/>
        </w:numPr>
        <w:spacing w:line="240" w:lineRule="auto"/>
        <w:contextualSpacing w:val="0"/>
        <w:jc w:val="both"/>
        <w:rPr>
          <w:sz w:val="20"/>
          <w:szCs w:val="18"/>
        </w:rPr>
      </w:pPr>
      <w:r w:rsidRPr="00104A67">
        <w:rPr>
          <w:sz w:val="22"/>
          <w:szCs w:val="20"/>
        </w:rPr>
        <w:t>Dev publishes a list of open issues resulting out of coding challenges or Unit Test and a resolution plan to help QA plan their tests around them.</w:t>
      </w:r>
    </w:p>
    <w:p w14:paraId="758FBE5B" w14:textId="0344E719" w:rsidR="00F223B8" w:rsidRPr="00B51FB1" w:rsidRDefault="00B51FB1" w:rsidP="004740AA">
      <w:pPr>
        <w:pStyle w:val="ListParagraph"/>
        <w:numPr>
          <w:ilvl w:val="0"/>
          <w:numId w:val="33"/>
        </w:numPr>
        <w:spacing w:line="240" w:lineRule="auto"/>
        <w:contextualSpacing w:val="0"/>
        <w:jc w:val="both"/>
        <w:rPr>
          <w:sz w:val="22"/>
          <w:szCs w:val="20"/>
        </w:rPr>
      </w:pPr>
      <w:r w:rsidRPr="00104A67">
        <w:rPr>
          <w:sz w:val="22"/>
          <w:szCs w:val="20"/>
        </w:rPr>
        <w:t xml:space="preserve">Team updates the Discussion Board in ADO Bug form to always reflect the latest status </w:t>
      </w:r>
      <w:r w:rsidR="002F7BD1">
        <w:rPr>
          <w:sz w:val="22"/>
          <w:szCs w:val="20"/>
        </w:rPr>
        <w:t>o</w:t>
      </w:r>
      <w:r w:rsidR="00B66636">
        <w:rPr>
          <w:sz w:val="22"/>
          <w:szCs w:val="20"/>
        </w:rPr>
        <w:t>f the bug</w:t>
      </w:r>
      <w:r w:rsidRPr="00104A67">
        <w:rPr>
          <w:sz w:val="22"/>
          <w:szCs w:val="20"/>
        </w:rPr>
        <w:t>. This will help reduce discussions, follow-ups and provide a status even during absence of the Bug owner.</w:t>
      </w:r>
    </w:p>
    <w:p w14:paraId="61C93115" w14:textId="77777777" w:rsidR="00B51FB1" w:rsidRDefault="00B51FB1" w:rsidP="00B51FB1">
      <w:pPr>
        <w:pStyle w:val="ListParagraph"/>
        <w:numPr>
          <w:ilvl w:val="0"/>
          <w:numId w:val="0"/>
        </w:numPr>
        <w:spacing w:line="240" w:lineRule="auto"/>
        <w:ind w:left="720"/>
        <w:contextualSpacing w:val="0"/>
        <w:jc w:val="both"/>
      </w:pPr>
    </w:p>
    <w:p w14:paraId="46A11E2F" w14:textId="77777777" w:rsidR="00B51FB1" w:rsidRPr="00B51FB1" w:rsidRDefault="00B51FB1" w:rsidP="00B51FB1">
      <w:pPr>
        <w:pStyle w:val="ListParagraph"/>
        <w:numPr>
          <w:ilvl w:val="0"/>
          <w:numId w:val="0"/>
        </w:numPr>
        <w:spacing w:line="240" w:lineRule="auto"/>
        <w:ind w:left="720"/>
        <w:contextualSpacing w:val="0"/>
        <w:jc w:val="both"/>
        <w:rPr>
          <w:sz w:val="22"/>
          <w:szCs w:val="20"/>
        </w:rPr>
      </w:pPr>
    </w:p>
    <w:p w14:paraId="315B8B65" w14:textId="56729550" w:rsidR="00DE289B" w:rsidRPr="00DE289B" w:rsidRDefault="00330153" w:rsidP="00DE289B">
      <w:pPr>
        <w:pStyle w:val="Heading1"/>
      </w:pPr>
      <w:bookmarkStart w:id="31" w:name="_Toc140573278"/>
      <w:r>
        <w:t>TEST TOOLS</w:t>
      </w:r>
      <w:bookmarkEnd w:id="31"/>
      <w:r>
        <w:t xml:space="preserve"> </w:t>
      </w:r>
    </w:p>
    <w:p w14:paraId="3CDBD44E" w14:textId="2842DC3B" w:rsidR="00242D31" w:rsidRDefault="0007531E" w:rsidP="00471D08">
      <w:pPr>
        <w:jc w:val="both"/>
        <w:rPr>
          <w:sz w:val="22"/>
          <w:szCs w:val="20"/>
        </w:rPr>
      </w:pPr>
      <w:r>
        <w:rPr>
          <w:sz w:val="22"/>
          <w:szCs w:val="20"/>
        </w:rPr>
        <w:t xml:space="preserve">The following test tools are used in the </w:t>
      </w:r>
      <w:r w:rsidR="00054847">
        <w:rPr>
          <w:sz w:val="22"/>
          <w:szCs w:val="20"/>
        </w:rPr>
        <w:t>P</w:t>
      </w:r>
      <w:r>
        <w:rPr>
          <w:sz w:val="22"/>
          <w:szCs w:val="20"/>
        </w:rPr>
        <w:t xml:space="preserve">roject across the </w:t>
      </w:r>
      <w:r w:rsidR="00054847">
        <w:rPr>
          <w:sz w:val="22"/>
          <w:szCs w:val="20"/>
        </w:rPr>
        <w:t xml:space="preserve">different </w:t>
      </w:r>
      <w:r>
        <w:rPr>
          <w:sz w:val="22"/>
          <w:szCs w:val="20"/>
        </w:rPr>
        <w:t xml:space="preserve">test </w:t>
      </w:r>
      <w:r w:rsidR="00242D31">
        <w:rPr>
          <w:sz w:val="22"/>
          <w:szCs w:val="20"/>
        </w:rPr>
        <w:t>levels and for test lifecycle management,</w:t>
      </w:r>
    </w:p>
    <w:p w14:paraId="75904824" w14:textId="3739BB86" w:rsidR="00120815" w:rsidRDefault="0007531E" w:rsidP="00471D08">
      <w:pPr>
        <w:jc w:val="both"/>
        <w:rPr>
          <w:sz w:val="22"/>
          <w:szCs w:val="20"/>
        </w:rPr>
      </w:pPr>
      <w:r>
        <w:rPr>
          <w:sz w:val="22"/>
          <w:szCs w:val="20"/>
        </w:rPr>
        <w:t xml:space="preserve"> </w:t>
      </w:r>
    </w:p>
    <w:tbl>
      <w:tblPr>
        <w:tblStyle w:val="TableGrid"/>
        <w:tblW w:w="0" w:type="auto"/>
        <w:tblLook w:val="04A0" w:firstRow="1" w:lastRow="0" w:firstColumn="1" w:lastColumn="0" w:noHBand="0" w:noVBand="1"/>
      </w:tblPr>
      <w:tblGrid>
        <w:gridCol w:w="1870"/>
        <w:gridCol w:w="1865"/>
        <w:gridCol w:w="1860"/>
        <w:gridCol w:w="2269"/>
        <w:gridCol w:w="1906"/>
      </w:tblGrid>
      <w:tr w:rsidR="007824F4" w14:paraId="3AB7DFF7" w14:textId="77777777" w:rsidTr="009B3F4B">
        <w:tc>
          <w:tcPr>
            <w:tcW w:w="1954" w:type="dxa"/>
            <w:shd w:val="clear" w:color="auto" w:fill="FF0000"/>
          </w:tcPr>
          <w:p w14:paraId="5CEC768B" w14:textId="7E05DF19" w:rsidR="00CC234D" w:rsidRPr="009B3F4B" w:rsidRDefault="00CC234D" w:rsidP="00FB4D67">
            <w:pPr>
              <w:jc w:val="center"/>
              <w:rPr>
                <w:b/>
                <w:bCs/>
                <w:color w:val="FFFFFF" w:themeColor="background1"/>
                <w:sz w:val="22"/>
                <w:szCs w:val="20"/>
              </w:rPr>
            </w:pPr>
            <w:r w:rsidRPr="009B3F4B">
              <w:rPr>
                <w:b/>
                <w:bCs/>
                <w:color w:val="FFFFFF" w:themeColor="background1"/>
                <w:sz w:val="22"/>
                <w:szCs w:val="20"/>
              </w:rPr>
              <w:t>Test Lifecycle Management</w:t>
            </w:r>
          </w:p>
        </w:tc>
        <w:tc>
          <w:tcPr>
            <w:tcW w:w="1954" w:type="dxa"/>
            <w:shd w:val="clear" w:color="auto" w:fill="FF0000"/>
          </w:tcPr>
          <w:p w14:paraId="768CA1E7" w14:textId="0535952C" w:rsidR="00CC234D" w:rsidRPr="009B3F4B" w:rsidRDefault="00FB4D67" w:rsidP="00FB4D67">
            <w:pPr>
              <w:jc w:val="center"/>
              <w:rPr>
                <w:b/>
                <w:bCs/>
                <w:color w:val="FFFFFF" w:themeColor="background1"/>
                <w:sz w:val="22"/>
                <w:szCs w:val="20"/>
              </w:rPr>
            </w:pPr>
            <w:r w:rsidRPr="009B3F4B">
              <w:rPr>
                <w:b/>
                <w:bCs/>
                <w:color w:val="FFFFFF" w:themeColor="background1"/>
                <w:sz w:val="22"/>
                <w:szCs w:val="20"/>
              </w:rPr>
              <w:t>Functional Test Automation</w:t>
            </w:r>
          </w:p>
        </w:tc>
        <w:tc>
          <w:tcPr>
            <w:tcW w:w="1954" w:type="dxa"/>
            <w:shd w:val="clear" w:color="auto" w:fill="FF0000"/>
          </w:tcPr>
          <w:p w14:paraId="0C2C0FA9" w14:textId="2F7457BF" w:rsidR="00CC234D" w:rsidRPr="009B3F4B" w:rsidRDefault="00FB4D67" w:rsidP="00FB4D67">
            <w:pPr>
              <w:jc w:val="center"/>
              <w:rPr>
                <w:b/>
                <w:bCs/>
                <w:color w:val="FFFFFF" w:themeColor="background1"/>
                <w:sz w:val="22"/>
                <w:szCs w:val="20"/>
              </w:rPr>
            </w:pPr>
            <w:r w:rsidRPr="009B3F4B">
              <w:rPr>
                <w:b/>
                <w:bCs/>
                <w:color w:val="FFFFFF" w:themeColor="background1"/>
                <w:sz w:val="22"/>
                <w:szCs w:val="20"/>
              </w:rPr>
              <w:t>API Test Automation</w:t>
            </w:r>
          </w:p>
        </w:tc>
        <w:tc>
          <w:tcPr>
            <w:tcW w:w="1954" w:type="dxa"/>
            <w:shd w:val="clear" w:color="auto" w:fill="FF0000"/>
          </w:tcPr>
          <w:p w14:paraId="116179E0" w14:textId="41D4708D" w:rsidR="00CC234D" w:rsidRPr="009B3F4B" w:rsidRDefault="00FB4D67" w:rsidP="00FB4D67">
            <w:pPr>
              <w:jc w:val="center"/>
              <w:rPr>
                <w:b/>
                <w:bCs/>
                <w:color w:val="FFFFFF" w:themeColor="background1"/>
                <w:sz w:val="22"/>
                <w:szCs w:val="20"/>
              </w:rPr>
            </w:pPr>
            <w:r w:rsidRPr="009B3F4B">
              <w:rPr>
                <w:b/>
                <w:bCs/>
                <w:color w:val="FFFFFF" w:themeColor="background1"/>
                <w:sz w:val="22"/>
                <w:szCs w:val="20"/>
              </w:rPr>
              <w:t>Performance Testing</w:t>
            </w:r>
          </w:p>
        </w:tc>
        <w:tc>
          <w:tcPr>
            <w:tcW w:w="1954" w:type="dxa"/>
            <w:shd w:val="clear" w:color="auto" w:fill="FF0000"/>
          </w:tcPr>
          <w:p w14:paraId="638D31AF" w14:textId="6FA69410" w:rsidR="00CC234D" w:rsidRPr="009B3F4B" w:rsidRDefault="00FB4D67" w:rsidP="00FB4D67">
            <w:pPr>
              <w:jc w:val="center"/>
              <w:rPr>
                <w:b/>
                <w:bCs/>
                <w:color w:val="FFFFFF" w:themeColor="background1"/>
                <w:sz w:val="22"/>
                <w:szCs w:val="20"/>
              </w:rPr>
            </w:pPr>
            <w:r w:rsidRPr="009B3F4B">
              <w:rPr>
                <w:b/>
                <w:bCs/>
                <w:color w:val="FFFFFF" w:themeColor="background1"/>
                <w:sz w:val="22"/>
                <w:szCs w:val="20"/>
              </w:rPr>
              <w:t>IT Accessibility</w:t>
            </w:r>
          </w:p>
        </w:tc>
      </w:tr>
      <w:tr w:rsidR="007824F4" w14:paraId="7AB6718A" w14:textId="77777777" w:rsidTr="00B555CD">
        <w:tc>
          <w:tcPr>
            <w:tcW w:w="1954" w:type="dxa"/>
            <w:shd w:val="clear" w:color="auto" w:fill="FCE16A" w:themeFill="accent1" w:themeFillTint="99"/>
          </w:tcPr>
          <w:p w14:paraId="64974A87" w14:textId="0C49C459" w:rsidR="00CC234D" w:rsidRDefault="00FB4D67" w:rsidP="00471D08">
            <w:pPr>
              <w:jc w:val="both"/>
              <w:rPr>
                <w:sz w:val="20"/>
                <w:szCs w:val="18"/>
              </w:rPr>
            </w:pPr>
            <w:r w:rsidRPr="0017031E">
              <w:rPr>
                <w:sz w:val="20"/>
                <w:szCs w:val="18"/>
              </w:rPr>
              <w:t>Azure DevOps</w:t>
            </w:r>
            <w:r w:rsidR="0011203A">
              <w:rPr>
                <w:sz w:val="20"/>
                <w:szCs w:val="18"/>
              </w:rPr>
              <w:t xml:space="preserve"> </w:t>
            </w:r>
          </w:p>
          <w:p w14:paraId="420068FD" w14:textId="77777777" w:rsidR="00D25F80" w:rsidRDefault="00D25F80" w:rsidP="00471D08">
            <w:pPr>
              <w:jc w:val="both"/>
              <w:rPr>
                <w:sz w:val="20"/>
                <w:szCs w:val="18"/>
              </w:rPr>
            </w:pPr>
          </w:p>
          <w:p w14:paraId="75B01249" w14:textId="77777777" w:rsidR="002C6C3D" w:rsidRDefault="002C6C3D" w:rsidP="00471D08">
            <w:pPr>
              <w:jc w:val="both"/>
              <w:rPr>
                <w:sz w:val="20"/>
                <w:szCs w:val="18"/>
              </w:rPr>
            </w:pPr>
          </w:p>
          <w:p w14:paraId="1F33082D" w14:textId="77777777" w:rsidR="00AD209A" w:rsidRDefault="00AD209A" w:rsidP="00AD209A">
            <w:pPr>
              <w:pStyle w:val="ListParagraph"/>
              <w:numPr>
                <w:ilvl w:val="0"/>
                <w:numId w:val="0"/>
              </w:numPr>
              <w:ind w:left="360"/>
              <w:jc w:val="both"/>
              <w:rPr>
                <w:sz w:val="20"/>
                <w:szCs w:val="18"/>
              </w:rPr>
            </w:pPr>
          </w:p>
          <w:p w14:paraId="29C6B22A" w14:textId="77777777" w:rsidR="0011203A" w:rsidRDefault="00DD24DA" w:rsidP="0011203A">
            <w:pPr>
              <w:jc w:val="both"/>
              <w:rPr>
                <w:sz w:val="20"/>
                <w:szCs w:val="18"/>
              </w:rPr>
            </w:pPr>
            <w:r>
              <w:rPr>
                <w:sz w:val="20"/>
                <w:szCs w:val="18"/>
              </w:rPr>
              <w:t>To m</w:t>
            </w:r>
            <w:r w:rsidR="00D25F80" w:rsidRPr="002C6C3D">
              <w:rPr>
                <w:sz w:val="20"/>
                <w:szCs w:val="18"/>
              </w:rPr>
              <w:t>anage Backlog items, Test Cases &amp; Defects</w:t>
            </w:r>
            <w:r w:rsidR="0011203A">
              <w:rPr>
                <w:sz w:val="20"/>
                <w:szCs w:val="18"/>
              </w:rPr>
              <w:t xml:space="preserve"> &amp; Reporting</w:t>
            </w:r>
          </w:p>
          <w:p w14:paraId="3B17D4F5" w14:textId="46ADBFD0" w:rsidR="00D25F80" w:rsidRPr="0011203A" w:rsidRDefault="00D25F80" w:rsidP="0011203A">
            <w:pPr>
              <w:ind w:left="360" w:hanging="360"/>
              <w:jc w:val="both"/>
              <w:rPr>
                <w:sz w:val="20"/>
                <w:szCs w:val="18"/>
              </w:rPr>
            </w:pPr>
          </w:p>
        </w:tc>
        <w:tc>
          <w:tcPr>
            <w:tcW w:w="1954" w:type="dxa"/>
            <w:shd w:val="clear" w:color="auto" w:fill="FCE16A" w:themeFill="accent1" w:themeFillTint="99"/>
          </w:tcPr>
          <w:p w14:paraId="360B5F84" w14:textId="77777777" w:rsidR="00CC234D" w:rsidRDefault="0017031E" w:rsidP="00471D08">
            <w:pPr>
              <w:jc w:val="both"/>
              <w:rPr>
                <w:sz w:val="20"/>
                <w:szCs w:val="18"/>
              </w:rPr>
            </w:pPr>
            <w:r w:rsidRPr="0017031E">
              <w:rPr>
                <w:sz w:val="20"/>
                <w:szCs w:val="18"/>
              </w:rPr>
              <w:t>Selenium (Python)</w:t>
            </w:r>
          </w:p>
          <w:p w14:paraId="01A360F1" w14:textId="77777777" w:rsidR="001E21F9" w:rsidRDefault="001E21F9" w:rsidP="00471D08">
            <w:pPr>
              <w:jc w:val="both"/>
              <w:rPr>
                <w:sz w:val="20"/>
                <w:szCs w:val="18"/>
              </w:rPr>
            </w:pPr>
          </w:p>
          <w:p w14:paraId="52E8FE31" w14:textId="77777777" w:rsidR="002C6C3D" w:rsidRDefault="002C6C3D" w:rsidP="00471D08">
            <w:pPr>
              <w:jc w:val="both"/>
              <w:rPr>
                <w:sz w:val="20"/>
                <w:szCs w:val="18"/>
              </w:rPr>
            </w:pPr>
          </w:p>
          <w:p w14:paraId="7BD2D917" w14:textId="77777777" w:rsidR="00AD209A" w:rsidRDefault="00AD209A" w:rsidP="00AD209A">
            <w:pPr>
              <w:pStyle w:val="ListParagraph"/>
              <w:numPr>
                <w:ilvl w:val="0"/>
                <w:numId w:val="0"/>
              </w:numPr>
              <w:ind w:left="360"/>
              <w:jc w:val="both"/>
              <w:rPr>
                <w:sz w:val="20"/>
                <w:szCs w:val="18"/>
              </w:rPr>
            </w:pPr>
          </w:p>
          <w:p w14:paraId="1C5186C2" w14:textId="603B8999" w:rsidR="00E940BE" w:rsidRPr="0017031E" w:rsidRDefault="00436147" w:rsidP="004740AA">
            <w:pPr>
              <w:pStyle w:val="ListParagraph"/>
              <w:numPr>
                <w:ilvl w:val="0"/>
                <w:numId w:val="27"/>
              </w:numPr>
              <w:jc w:val="both"/>
              <w:rPr>
                <w:sz w:val="20"/>
                <w:szCs w:val="18"/>
              </w:rPr>
            </w:pPr>
            <w:r>
              <w:rPr>
                <w:sz w:val="20"/>
                <w:szCs w:val="18"/>
              </w:rPr>
              <w:t>To a</w:t>
            </w:r>
            <w:r w:rsidR="001E21F9" w:rsidRPr="002C6C3D">
              <w:rPr>
                <w:sz w:val="20"/>
                <w:szCs w:val="18"/>
              </w:rPr>
              <w:t xml:space="preserve">utomate </w:t>
            </w:r>
            <w:r w:rsidR="000D7714" w:rsidRPr="002C6C3D">
              <w:rPr>
                <w:sz w:val="20"/>
                <w:szCs w:val="18"/>
              </w:rPr>
              <w:t xml:space="preserve">Data </w:t>
            </w:r>
            <w:r w:rsidR="00524F47">
              <w:rPr>
                <w:sz w:val="20"/>
                <w:szCs w:val="18"/>
              </w:rPr>
              <w:t>validation</w:t>
            </w:r>
            <w:r w:rsidR="00E940BE" w:rsidRPr="002C6C3D">
              <w:rPr>
                <w:sz w:val="20"/>
                <w:szCs w:val="18"/>
              </w:rPr>
              <w:t xml:space="preserve"> from </w:t>
            </w:r>
            <w:r w:rsidR="000D7714" w:rsidRPr="002C6C3D">
              <w:rPr>
                <w:sz w:val="20"/>
                <w:szCs w:val="18"/>
              </w:rPr>
              <w:t>3D to Orbital Database</w:t>
            </w:r>
            <w:r w:rsidR="00524F47">
              <w:rPr>
                <w:sz w:val="20"/>
                <w:szCs w:val="18"/>
              </w:rPr>
              <w:t xml:space="preserve"> </w:t>
            </w:r>
            <w:r w:rsidR="00104A67">
              <w:rPr>
                <w:sz w:val="20"/>
                <w:szCs w:val="18"/>
              </w:rPr>
              <w:t xml:space="preserve">and </w:t>
            </w:r>
            <w:r w:rsidR="005547DD">
              <w:rPr>
                <w:sz w:val="20"/>
                <w:szCs w:val="18"/>
              </w:rPr>
              <w:t>Scheduling Regression</w:t>
            </w:r>
            <w:r w:rsidR="008E7E63">
              <w:rPr>
                <w:sz w:val="20"/>
                <w:szCs w:val="18"/>
              </w:rPr>
              <w:t xml:space="preserve"> </w:t>
            </w:r>
            <w:r w:rsidR="002C6C3D">
              <w:rPr>
                <w:sz w:val="20"/>
                <w:szCs w:val="18"/>
              </w:rPr>
              <w:t>Test scripts</w:t>
            </w:r>
          </w:p>
        </w:tc>
        <w:tc>
          <w:tcPr>
            <w:tcW w:w="1954" w:type="dxa"/>
            <w:shd w:val="clear" w:color="auto" w:fill="FCE16A" w:themeFill="accent1" w:themeFillTint="99"/>
          </w:tcPr>
          <w:p w14:paraId="275C5E9E" w14:textId="2B6FA19D" w:rsidR="00CC234D" w:rsidRPr="00A41E63" w:rsidRDefault="0017031E" w:rsidP="004740AA">
            <w:pPr>
              <w:pStyle w:val="ListParagraph"/>
              <w:numPr>
                <w:ilvl w:val="0"/>
                <w:numId w:val="24"/>
              </w:numPr>
              <w:jc w:val="both"/>
              <w:rPr>
                <w:sz w:val="20"/>
                <w:szCs w:val="18"/>
              </w:rPr>
            </w:pPr>
            <w:r w:rsidRPr="00A41E63">
              <w:rPr>
                <w:sz w:val="20"/>
                <w:szCs w:val="18"/>
              </w:rPr>
              <w:t>Postman</w:t>
            </w:r>
          </w:p>
          <w:p w14:paraId="2C38FA25" w14:textId="1179DB92" w:rsidR="0017031E" w:rsidRDefault="00AB453D" w:rsidP="004740AA">
            <w:pPr>
              <w:pStyle w:val="ListParagraph"/>
              <w:numPr>
                <w:ilvl w:val="0"/>
                <w:numId w:val="24"/>
              </w:numPr>
              <w:rPr>
                <w:sz w:val="20"/>
                <w:szCs w:val="18"/>
              </w:rPr>
            </w:pPr>
            <w:r w:rsidRPr="00A41E63">
              <w:rPr>
                <w:sz w:val="20"/>
                <w:szCs w:val="18"/>
              </w:rPr>
              <w:t>RESTAPI</w:t>
            </w:r>
          </w:p>
          <w:p w14:paraId="2F20B850" w14:textId="77777777" w:rsidR="00B66636" w:rsidRDefault="00B66636" w:rsidP="00B66636">
            <w:pPr>
              <w:pStyle w:val="ListParagraph"/>
              <w:numPr>
                <w:ilvl w:val="0"/>
                <w:numId w:val="0"/>
              </w:numPr>
              <w:ind w:left="360"/>
              <w:rPr>
                <w:sz w:val="20"/>
                <w:szCs w:val="18"/>
              </w:rPr>
            </w:pPr>
          </w:p>
          <w:p w14:paraId="77BCDD3C" w14:textId="77777777" w:rsidR="00AD209A" w:rsidRDefault="00AD209A" w:rsidP="00AD209A">
            <w:pPr>
              <w:pStyle w:val="ListParagraph"/>
              <w:numPr>
                <w:ilvl w:val="0"/>
                <w:numId w:val="0"/>
              </w:numPr>
              <w:ind w:left="360"/>
              <w:rPr>
                <w:sz w:val="20"/>
                <w:szCs w:val="18"/>
              </w:rPr>
            </w:pPr>
          </w:p>
          <w:p w14:paraId="7EAB8C73" w14:textId="2FD97777" w:rsidR="00AD209A" w:rsidRPr="00A41E63" w:rsidRDefault="00AA5A2B" w:rsidP="004740AA">
            <w:pPr>
              <w:pStyle w:val="ListParagraph"/>
              <w:numPr>
                <w:ilvl w:val="0"/>
                <w:numId w:val="27"/>
              </w:numPr>
              <w:jc w:val="both"/>
              <w:rPr>
                <w:sz w:val="20"/>
                <w:szCs w:val="18"/>
              </w:rPr>
            </w:pPr>
            <w:r>
              <w:rPr>
                <w:sz w:val="20"/>
                <w:szCs w:val="18"/>
              </w:rPr>
              <w:t>To a</w:t>
            </w:r>
            <w:r w:rsidR="00747E59">
              <w:rPr>
                <w:sz w:val="20"/>
                <w:szCs w:val="18"/>
              </w:rPr>
              <w:t xml:space="preserve">utomate data </w:t>
            </w:r>
            <w:r w:rsidR="007824F4">
              <w:rPr>
                <w:sz w:val="20"/>
                <w:szCs w:val="18"/>
              </w:rPr>
              <w:t>flow</w:t>
            </w:r>
            <w:r w:rsidR="00747E59">
              <w:rPr>
                <w:sz w:val="20"/>
                <w:szCs w:val="18"/>
              </w:rPr>
              <w:t xml:space="preserve"> </w:t>
            </w:r>
            <w:r w:rsidR="007824F4">
              <w:rPr>
                <w:sz w:val="20"/>
                <w:szCs w:val="18"/>
              </w:rPr>
              <w:t xml:space="preserve">validation </w:t>
            </w:r>
            <w:r w:rsidR="00747E59">
              <w:rPr>
                <w:sz w:val="20"/>
                <w:szCs w:val="18"/>
              </w:rPr>
              <w:t xml:space="preserve">between Orbital </w:t>
            </w:r>
            <w:r w:rsidR="0018704D">
              <w:rPr>
                <w:sz w:val="20"/>
                <w:szCs w:val="18"/>
              </w:rPr>
              <w:t>and</w:t>
            </w:r>
            <w:r w:rsidR="00747E59">
              <w:rPr>
                <w:sz w:val="20"/>
                <w:szCs w:val="18"/>
              </w:rPr>
              <w:t xml:space="preserve"> Interfacing systems</w:t>
            </w:r>
            <w:r w:rsidR="007824F4">
              <w:rPr>
                <w:sz w:val="20"/>
                <w:szCs w:val="18"/>
              </w:rPr>
              <w:t>,</w:t>
            </w:r>
            <w:r w:rsidR="0018704D">
              <w:rPr>
                <w:sz w:val="20"/>
                <w:szCs w:val="18"/>
              </w:rPr>
              <w:t xml:space="preserve"> </w:t>
            </w:r>
            <w:r w:rsidR="00A81590">
              <w:rPr>
                <w:sz w:val="20"/>
                <w:szCs w:val="18"/>
              </w:rPr>
              <w:t xml:space="preserve">where feasible </w:t>
            </w:r>
            <w:r w:rsidR="0018704D">
              <w:rPr>
                <w:sz w:val="20"/>
                <w:szCs w:val="18"/>
              </w:rPr>
              <w:t>(Endur</w:t>
            </w:r>
            <w:r w:rsidR="000B5F47">
              <w:rPr>
                <w:sz w:val="20"/>
                <w:szCs w:val="18"/>
              </w:rPr>
              <w:t>, etc)</w:t>
            </w:r>
          </w:p>
        </w:tc>
        <w:tc>
          <w:tcPr>
            <w:tcW w:w="1954" w:type="dxa"/>
            <w:shd w:val="clear" w:color="auto" w:fill="FCE16A" w:themeFill="accent1" w:themeFillTint="99"/>
          </w:tcPr>
          <w:p w14:paraId="003879FC" w14:textId="130C740B" w:rsidR="00CC234D" w:rsidRPr="000E752B" w:rsidRDefault="000E752B" w:rsidP="003E5641">
            <w:pPr>
              <w:jc w:val="center"/>
              <w:rPr>
                <w:sz w:val="20"/>
                <w:szCs w:val="18"/>
              </w:rPr>
            </w:pPr>
            <w:r w:rsidRPr="000E752B">
              <w:rPr>
                <w:sz w:val="20"/>
                <w:szCs w:val="18"/>
              </w:rPr>
              <w:t>Load Runner Enterprise</w:t>
            </w:r>
          </w:p>
          <w:p w14:paraId="1E7F7671" w14:textId="77777777" w:rsidR="000B5F47" w:rsidRDefault="000B5F47" w:rsidP="00594BDC">
            <w:pPr>
              <w:jc w:val="center"/>
              <w:rPr>
                <w:color w:val="0070C0"/>
                <w:sz w:val="20"/>
                <w:szCs w:val="18"/>
              </w:rPr>
            </w:pPr>
          </w:p>
          <w:p w14:paraId="7412F2E1" w14:textId="77777777" w:rsidR="000B5F47" w:rsidRDefault="000B5F47" w:rsidP="00594BDC">
            <w:pPr>
              <w:jc w:val="center"/>
              <w:rPr>
                <w:color w:val="0070C0"/>
                <w:sz w:val="20"/>
                <w:szCs w:val="18"/>
              </w:rPr>
            </w:pPr>
          </w:p>
          <w:p w14:paraId="16381F07" w14:textId="384D5449" w:rsidR="000B5F47" w:rsidRPr="00964DD8" w:rsidRDefault="00964DD8" w:rsidP="004740AA">
            <w:pPr>
              <w:pStyle w:val="ListParagraph"/>
              <w:numPr>
                <w:ilvl w:val="0"/>
                <w:numId w:val="28"/>
              </w:numPr>
              <w:rPr>
                <w:sz w:val="20"/>
                <w:szCs w:val="18"/>
              </w:rPr>
            </w:pPr>
            <w:r w:rsidRPr="00964DD8">
              <w:rPr>
                <w:sz w:val="20"/>
                <w:szCs w:val="18"/>
              </w:rPr>
              <w:t>To simulate and execute Load/Performance tests</w:t>
            </w:r>
          </w:p>
        </w:tc>
        <w:tc>
          <w:tcPr>
            <w:tcW w:w="1954" w:type="dxa"/>
            <w:shd w:val="clear" w:color="auto" w:fill="FCE16A" w:themeFill="accent1" w:themeFillTint="99"/>
          </w:tcPr>
          <w:p w14:paraId="34B5AFFC" w14:textId="5718651A" w:rsidR="00594BDC" w:rsidRDefault="00594BDC" w:rsidP="004740AA">
            <w:pPr>
              <w:pStyle w:val="ListParagraph"/>
              <w:numPr>
                <w:ilvl w:val="0"/>
                <w:numId w:val="24"/>
              </w:numPr>
              <w:jc w:val="both"/>
              <w:rPr>
                <w:sz w:val="20"/>
                <w:szCs w:val="18"/>
              </w:rPr>
            </w:pPr>
            <w:r>
              <w:rPr>
                <w:sz w:val="20"/>
                <w:szCs w:val="18"/>
              </w:rPr>
              <w:t>AXE</w:t>
            </w:r>
          </w:p>
          <w:p w14:paraId="456E9663" w14:textId="77777777" w:rsidR="00594BDC" w:rsidRDefault="00594BDC" w:rsidP="004740AA">
            <w:pPr>
              <w:pStyle w:val="ListParagraph"/>
              <w:numPr>
                <w:ilvl w:val="0"/>
                <w:numId w:val="24"/>
              </w:numPr>
              <w:rPr>
                <w:sz w:val="20"/>
                <w:szCs w:val="18"/>
              </w:rPr>
            </w:pPr>
            <w:r>
              <w:rPr>
                <w:sz w:val="20"/>
                <w:szCs w:val="18"/>
              </w:rPr>
              <w:t>Dragon</w:t>
            </w:r>
            <w:r w:rsidR="00B5127C">
              <w:rPr>
                <w:sz w:val="20"/>
                <w:szCs w:val="18"/>
              </w:rPr>
              <w:t xml:space="preserve"> / </w:t>
            </w:r>
            <w:r>
              <w:rPr>
                <w:sz w:val="20"/>
                <w:szCs w:val="18"/>
              </w:rPr>
              <w:t>JAWS</w:t>
            </w:r>
          </w:p>
          <w:p w14:paraId="219D017E" w14:textId="77777777" w:rsidR="00964DD8" w:rsidRDefault="00964DD8" w:rsidP="00964DD8">
            <w:pPr>
              <w:rPr>
                <w:sz w:val="20"/>
                <w:szCs w:val="18"/>
              </w:rPr>
            </w:pPr>
          </w:p>
          <w:p w14:paraId="020AFDC7" w14:textId="716ED8D4" w:rsidR="00964DD8" w:rsidRPr="00EA1190" w:rsidRDefault="007824F4" w:rsidP="004740AA">
            <w:pPr>
              <w:pStyle w:val="ListParagraph"/>
              <w:numPr>
                <w:ilvl w:val="0"/>
                <w:numId w:val="29"/>
              </w:numPr>
              <w:rPr>
                <w:sz w:val="20"/>
                <w:szCs w:val="18"/>
              </w:rPr>
            </w:pPr>
            <w:r>
              <w:rPr>
                <w:sz w:val="20"/>
                <w:szCs w:val="18"/>
              </w:rPr>
              <w:t>To v</w:t>
            </w:r>
            <w:r w:rsidR="00F72AEF" w:rsidRPr="00EA1190">
              <w:rPr>
                <w:sz w:val="20"/>
                <w:szCs w:val="18"/>
              </w:rPr>
              <w:t xml:space="preserve">alidate system’s compliance to support </w:t>
            </w:r>
            <w:r w:rsidR="00A81590">
              <w:rPr>
                <w:sz w:val="20"/>
                <w:szCs w:val="18"/>
              </w:rPr>
              <w:t xml:space="preserve">IT </w:t>
            </w:r>
            <w:r w:rsidR="00F72AEF" w:rsidRPr="00EA1190">
              <w:rPr>
                <w:sz w:val="20"/>
                <w:szCs w:val="18"/>
              </w:rPr>
              <w:t xml:space="preserve">accessibility </w:t>
            </w:r>
            <w:r w:rsidR="00EA1190" w:rsidRPr="00EA1190">
              <w:rPr>
                <w:sz w:val="20"/>
                <w:szCs w:val="18"/>
              </w:rPr>
              <w:t>requirements</w:t>
            </w:r>
          </w:p>
        </w:tc>
      </w:tr>
    </w:tbl>
    <w:p w14:paraId="14795ACA" w14:textId="77777777" w:rsidR="00413315" w:rsidRDefault="00413315" w:rsidP="00471D08">
      <w:pPr>
        <w:jc w:val="both"/>
        <w:rPr>
          <w:sz w:val="22"/>
          <w:szCs w:val="20"/>
        </w:rPr>
      </w:pPr>
    </w:p>
    <w:p w14:paraId="32723A03" w14:textId="77777777" w:rsidR="00DD24DA" w:rsidRDefault="00DD24DA" w:rsidP="00471D08">
      <w:pPr>
        <w:jc w:val="both"/>
        <w:rPr>
          <w:sz w:val="22"/>
          <w:szCs w:val="20"/>
        </w:rPr>
      </w:pPr>
    </w:p>
    <w:p w14:paraId="46BF15E0" w14:textId="77777777" w:rsidR="00DD24DA" w:rsidRDefault="00DD24DA" w:rsidP="00471D08">
      <w:pPr>
        <w:jc w:val="both"/>
        <w:rPr>
          <w:sz w:val="22"/>
          <w:szCs w:val="20"/>
        </w:rPr>
      </w:pPr>
    </w:p>
    <w:p w14:paraId="5A21F64C" w14:textId="412A3493" w:rsidR="00C464B2" w:rsidRPr="00914622" w:rsidRDefault="00C464B2" w:rsidP="00E8220A">
      <w:pPr>
        <w:pStyle w:val="Heading1"/>
      </w:pPr>
      <w:bookmarkStart w:id="32" w:name="_Toc140573279"/>
      <w:r>
        <w:t>AUTOMATION SCOPE</w:t>
      </w:r>
      <w:bookmarkEnd w:id="32"/>
    </w:p>
    <w:p w14:paraId="78D26A0D" w14:textId="77777777" w:rsidR="00914622" w:rsidRPr="00914622" w:rsidRDefault="00914622" w:rsidP="00914622">
      <w:pPr>
        <w:ind w:left="360" w:hanging="360"/>
        <w:jc w:val="both"/>
        <w:rPr>
          <w:sz w:val="22"/>
          <w:szCs w:val="20"/>
        </w:rPr>
      </w:pPr>
    </w:p>
    <w:p w14:paraId="0B16018B" w14:textId="2445B267" w:rsidR="009F4EBB" w:rsidRDefault="000A55E8" w:rsidP="00CD5D1F">
      <w:pPr>
        <w:jc w:val="both"/>
        <w:rPr>
          <w:sz w:val="22"/>
          <w:szCs w:val="20"/>
        </w:rPr>
      </w:pPr>
      <w:r w:rsidRPr="006E5869">
        <w:rPr>
          <w:sz w:val="22"/>
          <w:szCs w:val="20"/>
        </w:rPr>
        <w:t xml:space="preserve">Testing will adopt a </w:t>
      </w:r>
      <w:r w:rsidR="002C0722" w:rsidRPr="006E5869">
        <w:rPr>
          <w:sz w:val="22"/>
          <w:szCs w:val="20"/>
        </w:rPr>
        <w:t>p</w:t>
      </w:r>
      <w:r w:rsidR="009F4EBB" w:rsidRPr="006E5869">
        <w:rPr>
          <w:sz w:val="22"/>
          <w:szCs w:val="20"/>
        </w:rPr>
        <w:t>ragmatic approach for test automation</w:t>
      </w:r>
      <w:r w:rsidR="00BA6920">
        <w:rPr>
          <w:sz w:val="22"/>
          <w:szCs w:val="20"/>
        </w:rPr>
        <w:t xml:space="preserve"> and</w:t>
      </w:r>
      <w:r w:rsidR="00CB2A4B" w:rsidRPr="00CB2A4B">
        <w:rPr>
          <w:sz w:val="22"/>
          <w:szCs w:val="20"/>
        </w:rPr>
        <w:t xml:space="preserve"> will be done manua</w:t>
      </w:r>
      <w:r>
        <w:rPr>
          <w:sz w:val="22"/>
          <w:szCs w:val="20"/>
        </w:rPr>
        <w:t>l</w:t>
      </w:r>
      <w:r w:rsidR="00CB2A4B" w:rsidRPr="00CB2A4B">
        <w:rPr>
          <w:sz w:val="22"/>
          <w:szCs w:val="20"/>
        </w:rPr>
        <w:t>l</w:t>
      </w:r>
      <w:r>
        <w:rPr>
          <w:sz w:val="22"/>
          <w:szCs w:val="20"/>
        </w:rPr>
        <w:t>y</w:t>
      </w:r>
      <w:r w:rsidR="00CB2A4B" w:rsidRPr="00CB2A4B">
        <w:rPr>
          <w:sz w:val="22"/>
          <w:szCs w:val="20"/>
        </w:rPr>
        <w:t xml:space="preserve"> as well </w:t>
      </w:r>
      <w:r>
        <w:rPr>
          <w:sz w:val="22"/>
          <w:szCs w:val="20"/>
        </w:rPr>
        <w:t>as in a</w:t>
      </w:r>
      <w:r w:rsidR="007421E7">
        <w:rPr>
          <w:sz w:val="22"/>
          <w:szCs w:val="20"/>
        </w:rPr>
        <w:t xml:space="preserve">n </w:t>
      </w:r>
      <w:r w:rsidR="00CB2A4B" w:rsidRPr="00CB2A4B">
        <w:rPr>
          <w:sz w:val="22"/>
          <w:szCs w:val="20"/>
        </w:rPr>
        <w:t xml:space="preserve">automated way </w:t>
      </w:r>
      <w:r w:rsidR="00BA6920">
        <w:rPr>
          <w:sz w:val="22"/>
          <w:szCs w:val="20"/>
        </w:rPr>
        <w:t xml:space="preserve">with </w:t>
      </w:r>
      <w:r w:rsidR="00B63EE2">
        <w:rPr>
          <w:sz w:val="22"/>
          <w:szCs w:val="20"/>
        </w:rPr>
        <w:t xml:space="preserve">an </w:t>
      </w:r>
      <w:r w:rsidR="00BA6920">
        <w:rPr>
          <w:sz w:val="22"/>
          <w:szCs w:val="20"/>
        </w:rPr>
        <w:t xml:space="preserve">objective to maximise automation and reduce manual testing </w:t>
      </w:r>
      <w:r w:rsidR="00932386">
        <w:rPr>
          <w:sz w:val="22"/>
          <w:szCs w:val="20"/>
        </w:rPr>
        <w:t>with each Release</w:t>
      </w:r>
      <w:r w:rsidR="002C0722">
        <w:rPr>
          <w:sz w:val="22"/>
          <w:szCs w:val="20"/>
        </w:rPr>
        <w:t>.</w:t>
      </w:r>
    </w:p>
    <w:p w14:paraId="15F0E68B" w14:textId="77777777" w:rsidR="00B63EE2" w:rsidRDefault="00B63EE2" w:rsidP="00CD5D1F">
      <w:pPr>
        <w:jc w:val="both"/>
        <w:rPr>
          <w:sz w:val="22"/>
          <w:szCs w:val="20"/>
        </w:rPr>
      </w:pPr>
    </w:p>
    <w:p w14:paraId="65317DAD" w14:textId="3ABCFD25" w:rsidR="00C775BB" w:rsidRDefault="00BF613D" w:rsidP="00CD5D1F">
      <w:pPr>
        <w:jc w:val="both"/>
        <w:rPr>
          <w:sz w:val="22"/>
          <w:szCs w:val="20"/>
        </w:rPr>
      </w:pPr>
      <w:r>
        <w:rPr>
          <w:sz w:val="22"/>
          <w:szCs w:val="20"/>
        </w:rPr>
        <w:t xml:space="preserve">The </w:t>
      </w:r>
      <w:r w:rsidR="006420DF">
        <w:rPr>
          <w:sz w:val="22"/>
          <w:szCs w:val="20"/>
        </w:rPr>
        <w:t xml:space="preserve">current </w:t>
      </w:r>
      <w:r w:rsidR="003A2D50">
        <w:rPr>
          <w:sz w:val="22"/>
          <w:szCs w:val="20"/>
        </w:rPr>
        <w:t xml:space="preserve">focus areas </w:t>
      </w:r>
      <w:r w:rsidR="009265F7">
        <w:rPr>
          <w:sz w:val="22"/>
          <w:szCs w:val="20"/>
        </w:rPr>
        <w:t xml:space="preserve">will be </w:t>
      </w:r>
      <w:r w:rsidR="00F53A22">
        <w:rPr>
          <w:sz w:val="22"/>
          <w:szCs w:val="20"/>
        </w:rPr>
        <w:t xml:space="preserve">where manual tests </w:t>
      </w:r>
      <w:r w:rsidR="00A01934">
        <w:rPr>
          <w:sz w:val="22"/>
          <w:szCs w:val="20"/>
        </w:rPr>
        <w:t>must be</w:t>
      </w:r>
      <w:r w:rsidR="00F53A22">
        <w:rPr>
          <w:sz w:val="22"/>
          <w:szCs w:val="20"/>
        </w:rPr>
        <w:t xml:space="preserve"> repeated </w:t>
      </w:r>
      <w:r w:rsidR="00A01934">
        <w:rPr>
          <w:sz w:val="22"/>
          <w:szCs w:val="20"/>
        </w:rPr>
        <w:t>each time the source code or data changes and is prone to errors</w:t>
      </w:r>
      <w:r w:rsidR="00C775BB">
        <w:rPr>
          <w:sz w:val="22"/>
          <w:szCs w:val="20"/>
        </w:rPr>
        <w:t xml:space="preserve"> such as,</w:t>
      </w:r>
    </w:p>
    <w:p w14:paraId="496832BF" w14:textId="312D2B29" w:rsidR="00F53137" w:rsidRPr="005950FA" w:rsidRDefault="00C775BB" w:rsidP="004740AA">
      <w:pPr>
        <w:pStyle w:val="ListParagraph"/>
        <w:numPr>
          <w:ilvl w:val="0"/>
          <w:numId w:val="35"/>
        </w:numPr>
        <w:jc w:val="both"/>
        <w:rPr>
          <w:sz w:val="22"/>
          <w:szCs w:val="20"/>
        </w:rPr>
      </w:pPr>
      <w:r w:rsidRPr="005950FA">
        <w:rPr>
          <w:sz w:val="22"/>
          <w:szCs w:val="20"/>
        </w:rPr>
        <w:t xml:space="preserve">Data </w:t>
      </w:r>
      <w:r w:rsidR="00592426" w:rsidRPr="005950FA">
        <w:rPr>
          <w:sz w:val="22"/>
          <w:szCs w:val="20"/>
        </w:rPr>
        <w:t>synchronization between 3D and Orbital databases with every refresh</w:t>
      </w:r>
    </w:p>
    <w:p w14:paraId="09D0BC89" w14:textId="0345257A" w:rsidR="009265F7" w:rsidRPr="005950FA" w:rsidRDefault="005950FA" w:rsidP="004740AA">
      <w:pPr>
        <w:pStyle w:val="ListParagraph"/>
        <w:numPr>
          <w:ilvl w:val="0"/>
          <w:numId w:val="35"/>
        </w:numPr>
        <w:jc w:val="both"/>
        <w:rPr>
          <w:sz w:val="22"/>
          <w:szCs w:val="20"/>
        </w:rPr>
      </w:pPr>
      <w:r w:rsidRPr="005950FA">
        <w:rPr>
          <w:sz w:val="22"/>
          <w:szCs w:val="20"/>
        </w:rPr>
        <w:t>Overall s</w:t>
      </w:r>
      <w:r w:rsidR="00F53137" w:rsidRPr="005950FA">
        <w:rPr>
          <w:sz w:val="22"/>
          <w:szCs w:val="20"/>
        </w:rPr>
        <w:t xml:space="preserve">tability of SBV/SBC screens every time new features are </w:t>
      </w:r>
      <w:r w:rsidRPr="005950FA">
        <w:rPr>
          <w:sz w:val="22"/>
          <w:szCs w:val="20"/>
        </w:rPr>
        <w:t>delivered</w:t>
      </w:r>
      <w:r w:rsidR="00F53137" w:rsidRPr="005950FA">
        <w:rPr>
          <w:sz w:val="22"/>
          <w:szCs w:val="20"/>
        </w:rPr>
        <w:t xml:space="preserve"> </w:t>
      </w:r>
      <w:r w:rsidR="00A01934" w:rsidRPr="005950FA">
        <w:rPr>
          <w:sz w:val="22"/>
          <w:szCs w:val="20"/>
        </w:rPr>
        <w:t xml:space="preserve"> </w:t>
      </w:r>
    </w:p>
    <w:p w14:paraId="1B86990B" w14:textId="791DDDBE" w:rsidR="00BF613D" w:rsidRDefault="00A01934" w:rsidP="00CD5D1F">
      <w:pPr>
        <w:jc w:val="both"/>
        <w:rPr>
          <w:sz w:val="22"/>
          <w:szCs w:val="20"/>
        </w:rPr>
      </w:pPr>
      <w:r>
        <w:rPr>
          <w:sz w:val="22"/>
          <w:szCs w:val="20"/>
        </w:rPr>
        <w:t xml:space="preserve"> </w:t>
      </w:r>
    </w:p>
    <w:p w14:paraId="62DF9098" w14:textId="2C3C9E37" w:rsidR="009A0726" w:rsidRDefault="00B63EE2" w:rsidP="00B63EE2">
      <w:pPr>
        <w:jc w:val="both"/>
        <w:rPr>
          <w:sz w:val="22"/>
          <w:szCs w:val="20"/>
        </w:rPr>
      </w:pPr>
      <w:r>
        <w:rPr>
          <w:sz w:val="22"/>
          <w:szCs w:val="20"/>
        </w:rPr>
        <w:t xml:space="preserve">Strategy </w:t>
      </w:r>
      <w:r w:rsidR="004C54C7">
        <w:rPr>
          <w:sz w:val="22"/>
          <w:szCs w:val="20"/>
        </w:rPr>
        <w:t>–</w:t>
      </w:r>
      <w:r>
        <w:rPr>
          <w:sz w:val="22"/>
          <w:szCs w:val="20"/>
        </w:rPr>
        <w:t xml:space="preserve"> </w:t>
      </w:r>
      <w:r w:rsidR="008A27BC" w:rsidRPr="00D92186">
        <w:rPr>
          <w:sz w:val="22"/>
          <w:szCs w:val="20"/>
        </w:rPr>
        <w:t>We will leverage</w:t>
      </w:r>
      <w:r w:rsidR="004C54C7" w:rsidRPr="00D92186">
        <w:rPr>
          <w:sz w:val="22"/>
          <w:szCs w:val="20"/>
        </w:rPr>
        <w:t xml:space="preserve"> the </w:t>
      </w:r>
      <w:r w:rsidR="000E7817" w:rsidRPr="00D92186">
        <w:rPr>
          <w:sz w:val="22"/>
          <w:szCs w:val="20"/>
        </w:rPr>
        <w:t xml:space="preserve">standard CoE framework with Selenium/Python </w:t>
      </w:r>
      <w:r w:rsidR="00C55C9B" w:rsidRPr="00D92186">
        <w:rPr>
          <w:sz w:val="22"/>
          <w:szCs w:val="20"/>
        </w:rPr>
        <w:t>for UI validations and R</w:t>
      </w:r>
      <w:r w:rsidRPr="00D92186">
        <w:rPr>
          <w:sz w:val="22"/>
          <w:szCs w:val="20"/>
        </w:rPr>
        <w:t>E</w:t>
      </w:r>
      <w:r w:rsidR="008A27BC" w:rsidRPr="00D92186">
        <w:rPr>
          <w:sz w:val="22"/>
          <w:szCs w:val="20"/>
        </w:rPr>
        <w:t>ST</w:t>
      </w:r>
      <w:r w:rsidR="00DB1CCC">
        <w:rPr>
          <w:sz w:val="22"/>
          <w:szCs w:val="20"/>
        </w:rPr>
        <w:t>-</w:t>
      </w:r>
      <w:r w:rsidR="00C111EA" w:rsidRPr="00D92186">
        <w:rPr>
          <w:sz w:val="22"/>
          <w:szCs w:val="20"/>
        </w:rPr>
        <w:t xml:space="preserve">API for </w:t>
      </w:r>
      <w:r w:rsidR="00E34829">
        <w:rPr>
          <w:sz w:val="22"/>
          <w:szCs w:val="20"/>
        </w:rPr>
        <w:t>Interface</w:t>
      </w:r>
      <w:r w:rsidR="00C111EA" w:rsidRPr="00D92186">
        <w:rPr>
          <w:sz w:val="22"/>
          <w:szCs w:val="20"/>
        </w:rPr>
        <w:t xml:space="preserve"> </w:t>
      </w:r>
      <w:r>
        <w:rPr>
          <w:sz w:val="22"/>
          <w:szCs w:val="20"/>
        </w:rPr>
        <w:t xml:space="preserve">related </w:t>
      </w:r>
      <w:r w:rsidR="00D92186">
        <w:rPr>
          <w:sz w:val="22"/>
          <w:szCs w:val="20"/>
        </w:rPr>
        <w:t>tests</w:t>
      </w:r>
      <w:r>
        <w:rPr>
          <w:sz w:val="22"/>
          <w:szCs w:val="20"/>
        </w:rPr>
        <w:t xml:space="preserve"> in the Project. </w:t>
      </w:r>
      <w:r w:rsidR="00802A77">
        <w:rPr>
          <w:sz w:val="22"/>
          <w:szCs w:val="20"/>
        </w:rPr>
        <w:t xml:space="preserve">The test automation framework </w:t>
      </w:r>
      <w:r w:rsidR="00CE0FEE">
        <w:rPr>
          <w:sz w:val="22"/>
          <w:szCs w:val="20"/>
        </w:rPr>
        <w:t xml:space="preserve">being </w:t>
      </w:r>
      <w:r w:rsidR="00802A77">
        <w:rPr>
          <w:sz w:val="22"/>
          <w:szCs w:val="20"/>
        </w:rPr>
        <w:t>built for Scheduling will be extended to CDM</w:t>
      </w:r>
      <w:r w:rsidR="00430E21">
        <w:rPr>
          <w:sz w:val="22"/>
          <w:szCs w:val="20"/>
        </w:rPr>
        <w:t>, Portfolio Optimization</w:t>
      </w:r>
      <w:r w:rsidR="00802A77">
        <w:rPr>
          <w:sz w:val="22"/>
          <w:szCs w:val="20"/>
        </w:rPr>
        <w:t xml:space="preserve"> and remaining modules</w:t>
      </w:r>
      <w:r w:rsidR="00932386">
        <w:rPr>
          <w:sz w:val="22"/>
          <w:szCs w:val="20"/>
        </w:rPr>
        <w:t>.</w:t>
      </w:r>
      <w:r w:rsidR="00802A77">
        <w:rPr>
          <w:sz w:val="22"/>
          <w:szCs w:val="20"/>
        </w:rPr>
        <w:t xml:space="preserve"> </w:t>
      </w:r>
    </w:p>
    <w:p w14:paraId="040A0DD7" w14:textId="77777777" w:rsidR="00474F90" w:rsidRPr="00932386" w:rsidRDefault="00474F90" w:rsidP="00932386">
      <w:pPr>
        <w:jc w:val="both"/>
        <w:rPr>
          <w:sz w:val="22"/>
          <w:szCs w:val="20"/>
        </w:rPr>
      </w:pPr>
    </w:p>
    <w:p w14:paraId="441C2EEB" w14:textId="2E6824B7" w:rsidR="00331F3F" w:rsidRDefault="00331F3F" w:rsidP="00331F3F">
      <w:pPr>
        <w:jc w:val="both"/>
        <w:rPr>
          <w:sz w:val="22"/>
          <w:szCs w:val="20"/>
        </w:rPr>
      </w:pPr>
    </w:p>
    <w:p w14:paraId="6C5545DD" w14:textId="3EBA1402" w:rsidR="00331F3F" w:rsidRPr="00331F3F" w:rsidRDefault="006B184C" w:rsidP="006B184C">
      <w:pPr>
        <w:rPr>
          <w:sz w:val="22"/>
          <w:szCs w:val="20"/>
        </w:rPr>
      </w:pPr>
      <w:r w:rsidRPr="006B184C">
        <w:rPr>
          <w:rFonts w:ascii="Arial" w:eastAsia="Times New Roman" w:hAnsi="Arial" w:cs="Times New Roman"/>
          <w:noProof/>
          <w:color w:val="auto"/>
          <w:sz w:val="20"/>
          <w:szCs w:val="24"/>
        </w:rPr>
        <mc:AlternateContent>
          <mc:Choice Requires="wps">
            <w:drawing>
              <wp:anchor distT="0" distB="0" distL="114300" distR="114300" simplePos="0" relativeHeight="251702272" behindDoc="0" locked="0" layoutInCell="1" allowOverlap="1" wp14:anchorId="310F0656" wp14:editId="5DC778AA">
                <wp:simplePos x="0" y="0"/>
                <wp:positionH relativeFrom="column">
                  <wp:posOffset>0</wp:posOffset>
                </wp:positionH>
                <wp:positionV relativeFrom="paragraph">
                  <wp:posOffset>0</wp:posOffset>
                </wp:positionV>
                <wp:extent cx="5618539" cy="380559"/>
                <wp:effectExtent l="0" t="0" r="20320" b="19685"/>
                <wp:wrapNone/>
                <wp:docPr id="13" name="Rectangle 13"/>
                <wp:cNvGraphicFramePr/>
                <a:graphic xmlns:a="http://schemas.openxmlformats.org/drawingml/2006/main">
                  <a:graphicData uri="http://schemas.microsoft.com/office/word/2010/wordprocessingShape">
                    <wps:wsp>
                      <wps:cNvSpPr/>
                      <wps:spPr>
                        <a:xfrm>
                          <a:off x="0" y="0"/>
                          <a:ext cx="5618539" cy="380559"/>
                        </a:xfrm>
                        <a:prstGeom prst="rect">
                          <a:avLst/>
                        </a:prstGeom>
                        <a:solidFill>
                          <a:srgbClr val="4F81BD"/>
                        </a:solidFill>
                        <a:ln w="12700" cap="flat" cmpd="sng" algn="ctr">
                          <a:solidFill>
                            <a:srgbClr val="4F81BD">
                              <a:shade val="50000"/>
                            </a:srgbClr>
                          </a:solidFill>
                          <a:prstDash val="solid"/>
                          <a:miter lim="800000"/>
                        </a:ln>
                        <a:effectLst/>
                      </wps:spPr>
                      <wps:txbx>
                        <w:txbxContent>
                          <w:p w14:paraId="7331AB13" w14:textId="77777777" w:rsidR="006B184C" w:rsidRPr="00CD18E7" w:rsidRDefault="006B184C" w:rsidP="006B184C">
                            <w:pPr>
                              <w:jc w:val="center"/>
                              <w:rPr>
                                <w:color w:val="FFFFFF" w:themeColor="background1"/>
                              </w:rPr>
                            </w:pPr>
                            <w:r w:rsidRPr="00CD18E7">
                              <w:rPr>
                                <w:color w:val="FFFFFF" w:themeColor="background1"/>
                              </w:rPr>
                              <w:t>Automation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F0656" id="Rectangle 13" o:spid="_x0000_s1050" style="position:absolute;margin-left:0;margin-top:0;width:442.4pt;height:29.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" fillcolor="#4f81bd" strokecolor="#385d8a" strokeweight="1pt">
                <v:textbox>
                  <w:txbxContent>
                    <w:p w14:paraId="7331AB13" w14:textId="77777777" w:rsidR="006B184C" w:rsidRPr="00CD18E7" w:rsidRDefault="006B184C" w:rsidP="006B184C">
                      <w:pPr>
                        <w:jc w:val="center"/>
                        <w:rPr>
                          <w:color w:val="FFFFFF" w:themeColor="background1"/>
                        </w:rPr>
                      </w:pPr>
                      <w:r w:rsidRPr="00CD18E7">
                        <w:rPr>
                          <w:color w:val="FFFFFF" w:themeColor="background1"/>
                        </w:rPr>
                        <w:t>Automation Area</w:t>
                      </w:r>
                    </w:p>
                  </w:txbxContent>
                </v:textbox>
              </v:rect>
            </w:pict>
          </mc:Fallback>
        </mc:AlternateContent>
      </w:r>
    </w:p>
    <w:p w14:paraId="3564BD53" w14:textId="0D720D7C" w:rsidR="00330153" w:rsidRDefault="00557179" w:rsidP="00330153">
      <w:pPr>
        <w:jc w:val="both"/>
        <w:rPr>
          <w:sz w:val="22"/>
          <w:szCs w:val="20"/>
        </w:rPr>
      </w:pPr>
      <w:r w:rsidRPr="006B184C">
        <w:rPr>
          <w:rFonts w:ascii="Arial" w:eastAsia="Times New Roman" w:hAnsi="Arial" w:cs="Times New Roman"/>
          <w:noProof/>
          <w:color w:val="auto"/>
          <w:sz w:val="20"/>
          <w:szCs w:val="24"/>
        </w:rPr>
        <mc:AlternateContent>
          <mc:Choice Requires="wps">
            <w:drawing>
              <wp:anchor distT="0" distB="0" distL="114300" distR="114300" simplePos="0" relativeHeight="251704320" behindDoc="0" locked="0" layoutInCell="1" allowOverlap="1" wp14:anchorId="270372EC" wp14:editId="57F3F1D6">
                <wp:simplePos x="0" y="0"/>
                <wp:positionH relativeFrom="column">
                  <wp:posOffset>4810760</wp:posOffset>
                </wp:positionH>
                <wp:positionV relativeFrom="paragraph">
                  <wp:posOffset>175823</wp:posOffset>
                </wp:positionV>
                <wp:extent cx="54610" cy="280035"/>
                <wp:effectExtent l="19050" t="0" r="40640" b="43815"/>
                <wp:wrapNone/>
                <wp:docPr id="8" name="Arrow: Down 8"/>
                <wp:cNvGraphicFramePr/>
                <a:graphic xmlns:a="http://schemas.openxmlformats.org/drawingml/2006/main">
                  <a:graphicData uri="http://schemas.microsoft.com/office/word/2010/wordprocessingShape">
                    <wps:wsp>
                      <wps:cNvSpPr/>
                      <wps:spPr>
                        <a:xfrm>
                          <a:off x="0" y="0"/>
                          <a:ext cx="54610" cy="280035"/>
                        </a:xfrm>
                        <a:prstGeom prst="downArrow">
                          <a:avLst/>
                        </a:prstGeom>
                        <a:solidFill>
                          <a:srgbClr val="4F81BD"/>
                        </a:solidFill>
                        <a:ln w="12700" cap="flat" cmpd="sng" algn="ctr">
                          <a:solidFill>
                            <a:srgbClr val="4F81B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4214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378.8pt;margin-top:13.85pt;width:4.3pt;height:22.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" adj="19494" fillcolor="#4f81bd" strokecolor="#385d8a" strokeweight="1pt"/>
            </w:pict>
          </mc:Fallback>
        </mc:AlternateContent>
      </w:r>
      <w:r w:rsidR="004131EF" w:rsidRPr="006B184C">
        <w:rPr>
          <w:rFonts w:ascii="Arial" w:eastAsia="Times New Roman" w:hAnsi="Arial" w:cs="Times New Roman"/>
          <w:noProof/>
          <w:color w:val="auto"/>
          <w:sz w:val="20"/>
          <w:szCs w:val="24"/>
        </w:rPr>
        <mc:AlternateContent>
          <mc:Choice Requires="wps">
            <w:drawing>
              <wp:anchor distT="0" distB="0" distL="114300" distR="114300" simplePos="0" relativeHeight="251701248" behindDoc="0" locked="0" layoutInCell="1" allowOverlap="1" wp14:anchorId="6EDF7370" wp14:editId="281FEE0E">
                <wp:simplePos x="0" y="0"/>
                <wp:positionH relativeFrom="column">
                  <wp:posOffset>716915</wp:posOffset>
                </wp:positionH>
                <wp:positionV relativeFrom="paragraph">
                  <wp:posOffset>180903</wp:posOffset>
                </wp:positionV>
                <wp:extent cx="54610" cy="280035"/>
                <wp:effectExtent l="19050" t="0" r="40640" b="43815"/>
                <wp:wrapNone/>
                <wp:docPr id="7" name="Arrow: Down 7"/>
                <wp:cNvGraphicFramePr/>
                <a:graphic xmlns:a="http://schemas.openxmlformats.org/drawingml/2006/main">
                  <a:graphicData uri="http://schemas.microsoft.com/office/word/2010/wordprocessingShape">
                    <wps:wsp>
                      <wps:cNvSpPr/>
                      <wps:spPr>
                        <a:xfrm>
                          <a:off x="0" y="0"/>
                          <a:ext cx="54610" cy="280035"/>
                        </a:xfrm>
                        <a:prstGeom prst="downArrow">
                          <a:avLst/>
                        </a:prstGeom>
                        <a:solidFill>
                          <a:srgbClr val="4F81BD"/>
                        </a:solidFill>
                        <a:ln w="12700" cap="flat" cmpd="sng" algn="ctr">
                          <a:solidFill>
                            <a:srgbClr val="4F81B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AFF53" id="Arrow: Down 7" o:spid="_x0000_s1026" type="#_x0000_t67" style="position:absolute;margin-left:56.45pt;margin-top:14.25pt;width:4.3pt;height:22.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" adj="19494" fillcolor="#4f81bd" strokecolor="#385d8a" strokeweight="1pt"/>
            </w:pict>
          </mc:Fallback>
        </mc:AlternateContent>
      </w:r>
      <w:r w:rsidR="004131EF" w:rsidRPr="006B184C">
        <w:rPr>
          <w:rFonts w:ascii="Arial" w:eastAsia="Times New Roman" w:hAnsi="Arial" w:cs="Times New Roman"/>
          <w:noProof/>
          <w:color w:val="auto"/>
          <w:sz w:val="20"/>
          <w:szCs w:val="24"/>
        </w:rPr>
        <mc:AlternateContent>
          <mc:Choice Requires="wps">
            <w:drawing>
              <wp:anchor distT="0" distB="0" distL="114300" distR="114300" simplePos="0" relativeHeight="251703296" behindDoc="0" locked="0" layoutInCell="1" allowOverlap="1" wp14:anchorId="5C217141" wp14:editId="208856C0">
                <wp:simplePos x="0" y="0"/>
                <wp:positionH relativeFrom="column">
                  <wp:posOffset>2750185</wp:posOffset>
                </wp:positionH>
                <wp:positionV relativeFrom="paragraph">
                  <wp:posOffset>179633</wp:posOffset>
                </wp:positionV>
                <wp:extent cx="54610" cy="280035"/>
                <wp:effectExtent l="19050" t="0" r="40640" b="43815"/>
                <wp:wrapNone/>
                <wp:docPr id="15" name="Arrow: Down 15"/>
                <wp:cNvGraphicFramePr/>
                <a:graphic xmlns:a="http://schemas.openxmlformats.org/drawingml/2006/main">
                  <a:graphicData uri="http://schemas.microsoft.com/office/word/2010/wordprocessingShape">
                    <wps:wsp>
                      <wps:cNvSpPr/>
                      <wps:spPr>
                        <a:xfrm>
                          <a:off x="0" y="0"/>
                          <a:ext cx="54610" cy="280035"/>
                        </a:xfrm>
                        <a:prstGeom prst="downArrow">
                          <a:avLst/>
                        </a:prstGeom>
                        <a:solidFill>
                          <a:srgbClr val="4F81BD"/>
                        </a:solidFill>
                        <a:ln w="12700" cap="flat" cmpd="sng" algn="ctr">
                          <a:solidFill>
                            <a:srgbClr val="4F81BD">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F7741" id="Arrow: Down 15" o:spid="_x0000_s1026" type="#_x0000_t67" style="position:absolute;margin-left:216.55pt;margin-top:14.15pt;width:4.3pt;height:22.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" adj="19494" fillcolor="#4f81bd" strokecolor="#385d8a" strokeweight="1pt"/>
            </w:pict>
          </mc:Fallback>
        </mc:AlternateContent>
      </w:r>
      <w:r w:rsidR="00A50666">
        <w:rPr>
          <w:sz w:val="22"/>
          <w:szCs w:val="20"/>
        </w:rPr>
        <w:t xml:space="preserve">   </w:t>
      </w:r>
    </w:p>
    <w:p w14:paraId="0C5F5877" w14:textId="77777777" w:rsidR="006B184C" w:rsidRDefault="006B184C" w:rsidP="00A9067D">
      <w:pPr>
        <w:pStyle w:val="ListParagraph"/>
        <w:numPr>
          <w:ilvl w:val="0"/>
          <w:numId w:val="0"/>
        </w:numPr>
        <w:jc w:val="both"/>
        <w:rPr>
          <w:rFonts w:cs="Arial"/>
          <w:color w:val="0070C0"/>
          <w:sz w:val="22"/>
          <w:szCs w:val="20"/>
        </w:rPr>
      </w:pPr>
    </w:p>
    <w:p w14:paraId="212A1C48" w14:textId="7FF9407B" w:rsidR="006B184C" w:rsidRDefault="00FE3104" w:rsidP="00A9067D">
      <w:pPr>
        <w:pStyle w:val="ListParagraph"/>
        <w:numPr>
          <w:ilvl w:val="0"/>
          <w:numId w:val="0"/>
        </w:numPr>
        <w:jc w:val="both"/>
        <w:rPr>
          <w:rFonts w:cs="Arial"/>
          <w:color w:val="0070C0"/>
          <w:sz w:val="22"/>
          <w:szCs w:val="20"/>
        </w:rPr>
      </w:pPr>
      <w:r>
        <w:rPr>
          <w:rFonts w:cs="Arial"/>
          <w:color w:val="0070C0"/>
          <w:sz w:val="22"/>
          <w:szCs w:val="20"/>
        </w:rPr>
        <w:t xml:space="preserve">   </w:t>
      </w:r>
      <w:r>
        <w:rPr>
          <w:noProof/>
        </w:rPr>
        <w:drawing>
          <wp:inline distT="0" distB="0" distL="0" distR="0" wp14:anchorId="117A99D2" wp14:editId="276BCF61">
            <wp:extent cx="1326673" cy="753613"/>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62654" cy="774052"/>
                    </a:xfrm>
                    <a:prstGeom prst="rect">
                      <a:avLst/>
                    </a:prstGeom>
                  </pic:spPr>
                </pic:pic>
              </a:graphicData>
            </a:graphic>
          </wp:inline>
        </w:drawing>
      </w:r>
      <w:r>
        <w:rPr>
          <w:rFonts w:cs="Arial"/>
          <w:color w:val="0070C0"/>
          <w:sz w:val="22"/>
          <w:szCs w:val="20"/>
        </w:rPr>
        <w:tab/>
      </w:r>
      <w:r w:rsidR="004131EF">
        <w:rPr>
          <w:rFonts w:cs="Arial"/>
          <w:color w:val="0070C0"/>
          <w:sz w:val="22"/>
          <w:szCs w:val="20"/>
        </w:rPr>
        <w:t xml:space="preserve">         </w:t>
      </w:r>
      <w:r w:rsidR="004131EF">
        <w:rPr>
          <w:noProof/>
        </w:rPr>
        <w:drawing>
          <wp:inline distT="0" distB="0" distL="0" distR="0" wp14:anchorId="1592A1A4" wp14:editId="354FBD16">
            <wp:extent cx="1201488" cy="75583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37505" cy="778490"/>
                    </a:xfrm>
                    <a:prstGeom prst="rect">
                      <a:avLst/>
                    </a:prstGeom>
                  </pic:spPr>
                </pic:pic>
              </a:graphicData>
            </a:graphic>
          </wp:inline>
        </w:drawing>
      </w:r>
      <w:r w:rsidR="00557179">
        <w:rPr>
          <w:rFonts w:cs="Arial"/>
          <w:color w:val="0070C0"/>
          <w:sz w:val="22"/>
          <w:szCs w:val="20"/>
        </w:rPr>
        <w:tab/>
      </w:r>
      <w:r w:rsidR="00557179">
        <w:rPr>
          <w:rFonts w:cs="Arial"/>
          <w:color w:val="0070C0"/>
          <w:sz w:val="22"/>
          <w:szCs w:val="20"/>
        </w:rPr>
        <w:tab/>
        <w:t xml:space="preserve">  </w:t>
      </w:r>
      <w:r w:rsidR="00557179">
        <w:rPr>
          <w:noProof/>
        </w:rPr>
        <w:drawing>
          <wp:inline distT="0" distB="0" distL="0" distR="0" wp14:anchorId="6D668C06" wp14:editId="1216ADC8">
            <wp:extent cx="1261780" cy="7452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06440" cy="771640"/>
                    </a:xfrm>
                    <a:prstGeom prst="rect">
                      <a:avLst/>
                    </a:prstGeom>
                  </pic:spPr>
                </pic:pic>
              </a:graphicData>
            </a:graphic>
          </wp:inline>
        </w:drawing>
      </w:r>
    </w:p>
    <w:p w14:paraId="65AF5CA5" w14:textId="77777777" w:rsidR="00C1163C" w:rsidRDefault="00C1163C" w:rsidP="00A9067D">
      <w:pPr>
        <w:pStyle w:val="ListParagraph"/>
        <w:numPr>
          <w:ilvl w:val="0"/>
          <w:numId w:val="0"/>
        </w:numPr>
        <w:jc w:val="both"/>
        <w:rPr>
          <w:rFonts w:cs="Arial"/>
          <w:color w:val="0070C0"/>
          <w:sz w:val="22"/>
          <w:szCs w:val="20"/>
        </w:rPr>
      </w:pPr>
    </w:p>
    <w:p w14:paraId="024BF323" w14:textId="77777777" w:rsidR="00C1163C" w:rsidRDefault="00C1163C" w:rsidP="00A9067D">
      <w:pPr>
        <w:pStyle w:val="ListParagraph"/>
        <w:numPr>
          <w:ilvl w:val="0"/>
          <w:numId w:val="0"/>
        </w:numPr>
        <w:jc w:val="both"/>
        <w:rPr>
          <w:rFonts w:cs="Arial"/>
          <w:color w:val="0070C0"/>
          <w:sz w:val="22"/>
          <w:szCs w:val="20"/>
        </w:rPr>
      </w:pPr>
    </w:p>
    <w:tbl>
      <w:tblPr>
        <w:tblStyle w:val="TableGrid"/>
        <w:tblW w:w="0" w:type="auto"/>
        <w:tblLook w:val="04A0" w:firstRow="1" w:lastRow="0" w:firstColumn="1" w:lastColumn="0" w:noHBand="0" w:noVBand="1"/>
      </w:tblPr>
      <w:tblGrid>
        <w:gridCol w:w="2065"/>
        <w:gridCol w:w="4410"/>
        <w:gridCol w:w="3295"/>
      </w:tblGrid>
      <w:tr w:rsidR="00BB4CB6" w14:paraId="0ABA9859" w14:textId="77777777" w:rsidTr="005A3AEA">
        <w:tc>
          <w:tcPr>
            <w:tcW w:w="2065" w:type="dxa"/>
            <w:shd w:val="clear" w:color="auto" w:fill="FCE16A" w:themeFill="accent1" w:themeFillTint="99"/>
          </w:tcPr>
          <w:p w14:paraId="2C662F71" w14:textId="30862608" w:rsidR="00BB4CB6" w:rsidRDefault="00BB4CB6" w:rsidP="00BB4CB6">
            <w:pPr>
              <w:pStyle w:val="ListParagraph"/>
              <w:numPr>
                <w:ilvl w:val="0"/>
                <w:numId w:val="0"/>
              </w:numPr>
              <w:jc w:val="center"/>
              <w:rPr>
                <w:rFonts w:cs="Arial"/>
                <w:color w:val="0070C0"/>
                <w:sz w:val="22"/>
                <w:szCs w:val="20"/>
              </w:rPr>
            </w:pPr>
            <w:r>
              <w:rPr>
                <w:rFonts w:cs="Arial"/>
                <w:b/>
                <w:bCs/>
                <w:sz w:val="22"/>
              </w:rPr>
              <w:t>Area</w:t>
            </w:r>
          </w:p>
        </w:tc>
        <w:tc>
          <w:tcPr>
            <w:tcW w:w="4410" w:type="dxa"/>
            <w:shd w:val="clear" w:color="auto" w:fill="FCE16A" w:themeFill="accent1" w:themeFillTint="99"/>
          </w:tcPr>
          <w:p w14:paraId="6736DC43" w14:textId="7924A781" w:rsidR="00BB4CB6" w:rsidRDefault="001539AF" w:rsidP="00BB4CB6">
            <w:pPr>
              <w:pStyle w:val="ListParagraph"/>
              <w:numPr>
                <w:ilvl w:val="0"/>
                <w:numId w:val="0"/>
              </w:numPr>
              <w:jc w:val="center"/>
              <w:rPr>
                <w:rFonts w:cs="Arial"/>
                <w:color w:val="0070C0"/>
                <w:sz w:val="22"/>
                <w:szCs w:val="20"/>
              </w:rPr>
            </w:pPr>
            <w:r>
              <w:rPr>
                <w:rFonts w:cs="Arial"/>
                <w:b/>
                <w:bCs/>
                <w:sz w:val="22"/>
              </w:rPr>
              <w:t>Test Scope</w:t>
            </w:r>
          </w:p>
        </w:tc>
        <w:tc>
          <w:tcPr>
            <w:tcW w:w="3295" w:type="dxa"/>
            <w:shd w:val="clear" w:color="auto" w:fill="FCE16A" w:themeFill="accent1" w:themeFillTint="99"/>
          </w:tcPr>
          <w:p w14:paraId="3EACEADB" w14:textId="1CCE9C8A" w:rsidR="00BB4CB6" w:rsidRDefault="00BB4CB6" w:rsidP="00BB4CB6">
            <w:pPr>
              <w:pStyle w:val="ListParagraph"/>
              <w:numPr>
                <w:ilvl w:val="0"/>
                <w:numId w:val="0"/>
              </w:numPr>
              <w:jc w:val="center"/>
              <w:rPr>
                <w:rFonts w:cs="Arial"/>
                <w:color w:val="0070C0"/>
                <w:sz w:val="22"/>
                <w:szCs w:val="20"/>
              </w:rPr>
            </w:pPr>
            <w:r w:rsidRPr="00584143">
              <w:rPr>
                <w:rFonts w:cs="Arial"/>
                <w:b/>
                <w:bCs/>
                <w:sz w:val="22"/>
              </w:rPr>
              <w:t xml:space="preserve">Automation </w:t>
            </w:r>
            <w:r w:rsidR="005A3AEA">
              <w:rPr>
                <w:rFonts w:cs="Arial"/>
                <w:b/>
                <w:bCs/>
                <w:sz w:val="22"/>
              </w:rPr>
              <w:t>Framework/</w:t>
            </w:r>
            <w:r w:rsidRPr="00584143">
              <w:rPr>
                <w:rFonts w:cs="Arial"/>
                <w:b/>
                <w:bCs/>
                <w:sz w:val="22"/>
              </w:rPr>
              <w:t>Tool</w:t>
            </w:r>
          </w:p>
        </w:tc>
      </w:tr>
      <w:tr w:rsidR="00BB4CB6" w14:paraId="27B38249" w14:textId="77777777" w:rsidTr="005A3AEA">
        <w:tc>
          <w:tcPr>
            <w:tcW w:w="2065" w:type="dxa"/>
          </w:tcPr>
          <w:p w14:paraId="33733811" w14:textId="588336BD" w:rsidR="00BB4CB6" w:rsidRPr="00260D12" w:rsidRDefault="004E4516" w:rsidP="00260D12">
            <w:pPr>
              <w:rPr>
                <w:rFonts w:cs="Arial"/>
                <w:b/>
                <w:bCs/>
                <w:color w:val="auto"/>
                <w:sz w:val="20"/>
                <w:szCs w:val="20"/>
              </w:rPr>
            </w:pPr>
            <w:r w:rsidRPr="00260D12">
              <w:rPr>
                <w:rFonts w:cs="Arial"/>
                <w:b/>
                <w:bCs/>
                <w:sz w:val="20"/>
                <w:szCs w:val="20"/>
              </w:rPr>
              <w:t>Data Validation</w:t>
            </w:r>
          </w:p>
        </w:tc>
        <w:tc>
          <w:tcPr>
            <w:tcW w:w="4410" w:type="dxa"/>
          </w:tcPr>
          <w:p w14:paraId="44C6CAE3" w14:textId="77777777" w:rsidR="004C045B" w:rsidRPr="004C045B" w:rsidRDefault="004C045B" w:rsidP="004C045B">
            <w:pPr>
              <w:rPr>
                <w:rFonts w:cs="Arial"/>
                <w:sz w:val="20"/>
                <w:szCs w:val="20"/>
              </w:rPr>
            </w:pPr>
            <w:r w:rsidRPr="004C045B">
              <w:rPr>
                <w:rFonts w:cs="Arial"/>
                <w:sz w:val="20"/>
                <w:szCs w:val="20"/>
              </w:rPr>
              <w:t>Data comparison between,</w:t>
            </w:r>
          </w:p>
          <w:p w14:paraId="342EC533" w14:textId="4856641A" w:rsidR="004C045B" w:rsidRPr="00606D31" w:rsidRDefault="004C045B" w:rsidP="004740AA">
            <w:pPr>
              <w:pStyle w:val="ListParagraph"/>
              <w:numPr>
                <w:ilvl w:val="0"/>
                <w:numId w:val="34"/>
              </w:numPr>
              <w:jc w:val="both"/>
              <w:rPr>
                <w:rFonts w:cs="Arial"/>
                <w:sz w:val="20"/>
                <w:szCs w:val="20"/>
              </w:rPr>
            </w:pPr>
            <w:r w:rsidRPr="00606D31">
              <w:rPr>
                <w:rFonts w:cs="Arial"/>
                <w:sz w:val="20"/>
                <w:szCs w:val="20"/>
              </w:rPr>
              <w:t>3D Shipping path Grid and 3D Database table</w:t>
            </w:r>
            <w:r w:rsidR="00A6478F" w:rsidRPr="00606D31">
              <w:rPr>
                <w:rFonts w:cs="Arial"/>
                <w:sz w:val="20"/>
                <w:szCs w:val="20"/>
              </w:rPr>
              <w:t xml:space="preserve"> (Orbital source)</w:t>
            </w:r>
            <w:r w:rsidR="00CB156D">
              <w:rPr>
                <w:rFonts w:cs="Arial"/>
                <w:sz w:val="20"/>
                <w:szCs w:val="20"/>
              </w:rPr>
              <w:t xml:space="preserve"> to ensure data quality</w:t>
            </w:r>
          </w:p>
          <w:p w14:paraId="458875C1" w14:textId="77777777" w:rsidR="00BB4CB6" w:rsidRPr="00C1163C" w:rsidRDefault="004C045B" w:rsidP="004740AA">
            <w:pPr>
              <w:pStyle w:val="ListParagraph"/>
              <w:numPr>
                <w:ilvl w:val="0"/>
                <w:numId w:val="34"/>
              </w:numPr>
              <w:jc w:val="both"/>
              <w:rPr>
                <w:rFonts w:cs="Arial"/>
                <w:color w:val="auto"/>
                <w:sz w:val="20"/>
                <w:szCs w:val="20"/>
              </w:rPr>
            </w:pPr>
            <w:r w:rsidRPr="00606D31">
              <w:rPr>
                <w:rFonts w:cs="Arial"/>
                <w:sz w:val="20"/>
                <w:szCs w:val="20"/>
              </w:rPr>
              <w:t>3D and Orbital CDL databases</w:t>
            </w:r>
            <w:r w:rsidR="00A6049F">
              <w:rPr>
                <w:rFonts w:cs="Arial"/>
                <w:sz w:val="20"/>
                <w:szCs w:val="20"/>
              </w:rPr>
              <w:t xml:space="preserve"> to ensure data is in sync</w:t>
            </w:r>
          </w:p>
          <w:p w14:paraId="663AC4AE" w14:textId="169A3BF7" w:rsidR="00C1163C" w:rsidRPr="00606D31" w:rsidRDefault="00C1163C" w:rsidP="004740AA">
            <w:pPr>
              <w:pStyle w:val="ListParagraph"/>
              <w:numPr>
                <w:ilvl w:val="0"/>
                <w:numId w:val="34"/>
              </w:numPr>
              <w:jc w:val="both"/>
              <w:rPr>
                <w:rFonts w:cs="Arial"/>
                <w:color w:val="auto"/>
                <w:sz w:val="20"/>
                <w:szCs w:val="20"/>
              </w:rPr>
            </w:pPr>
            <w:r>
              <w:rPr>
                <w:rFonts w:cs="Arial"/>
                <w:sz w:val="20"/>
                <w:szCs w:val="20"/>
              </w:rPr>
              <w:t xml:space="preserve">3D Vertical Schedule </w:t>
            </w:r>
            <w:r w:rsidR="003B585B">
              <w:rPr>
                <w:rFonts w:cs="Arial"/>
                <w:sz w:val="20"/>
                <w:szCs w:val="20"/>
              </w:rPr>
              <w:t>with SBV/SBC screens to ensure data quality</w:t>
            </w:r>
          </w:p>
        </w:tc>
        <w:tc>
          <w:tcPr>
            <w:tcW w:w="3295" w:type="dxa"/>
          </w:tcPr>
          <w:p w14:paraId="7798459D" w14:textId="3CE5EADA" w:rsidR="00BB4CB6" w:rsidRPr="004C045B" w:rsidRDefault="00C55C9B" w:rsidP="00703454">
            <w:pPr>
              <w:rPr>
                <w:rFonts w:cs="Arial"/>
                <w:color w:val="auto"/>
                <w:sz w:val="20"/>
                <w:szCs w:val="20"/>
              </w:rPr>
            </w:pPr>
            <w:r>
              <w:rPr>
                <w:rFonts w:cs="Arial"/>
                <w:sz w:val="20"/>
                <w:szCs w:val="20"/>
              </w:rPr>
              <w:t>Testing C</w:t>
            </w:r>
            <w:r w:rsidR="00817E49">
              <w:rPr>
                <w:rFonts w:cs="Arial"/>
                <w:sz w:val="20"/>
                <w:szCs w:val="20"/>
              </w:rPr>
              <w:t>o</w:t>
            </w:r>
            <w:r>
              <w:rPr>
                <w:rFonts w:cs="Arial"/>
                <w:sz w:val="20"/>
                <w:szCs w:val="20"/>
              </w:rPr>
              <w:t>E</w:t>
            </w:r>
            <w:r w:rsidR="00703454" w:rsidRPr="00703454">
              <w:rPr>
                <w:rFonts w:cs="Arial"/>
                <w:sz w:val="20"/>
                <w:szCs w:val="20"/>
              </w:rPr>
              <w:t xml:space="preserve"> Framework </w:t>
            </w:r>
            <w:r w:rsidR="00703454">
              <w:rPr>
                <w:rFonts w:cs="Arial"/>
                <w:sz w:val="20"/>
                <w:szCs w:val="20"/>
              </w:rPr>
              <w:t>with</w:t>
            </w:r>
            <w:r w:rsidR="00703454" w:rsidRPr="00703454">
              <w:rPr>
                <w:rFonts w:cs="Arial"/>
                <w:sz w:val="20"/>
                <w:szCs w:val="20"/>
              </w:rPr>
              <w:t xml:space="preserve"> Selenium/</w:t>
            </w:r>
            <w:r w:rsidR="00703454">
              <w:rPr>
                <w:rFonts w:cs="Arial"/>
                <w:sz w:val="20"/>
                <w:szCs w:val="20"/>
              </w:rPr>
              <w:t xml:space="preserve"> </w:t>
            </w:r>
            <w:r w:rsidR="00703454" w:rsidRPr="00703454">
              <w:rPr>
                <w:rFonts w:cs="Arial"/>
                <w:sz w:val="20"/>
                <w:szCs w:val="20"/>
              </w:rPr>
              <w:t>Python</w:t>
            </w:r>
          </w:p>
        </w:tc>
      </w:tr>
      <w:tr w:rsidR="00BB4CB6" w14:paraId="1AD644CA" w14:textId="77777777" w:rsidTr="005A3AEA">
        <w:tc>
          <w:tcPr>
            <w:tcW w:w="2065" w:type="dxa"/>
          </w:tcPr>
          <w:p w14:paraId="2C99F3E0" w14:textId="7EC6D3C8" w:rsidR="00BB4CB6" w:rsidRPr="00260D12" w:rsidRDefault="006918C4" w:rsidP="00260D12">
            <w:pPr>
              <w:rPr>
                <w:rFonts w:cs="Arial"/>
                <w:b/>
                <w:bCs/>
                <w:color w:val="auto"/>
                <w:sz w:val="20"/>
                <w:szCs w:val="20"/>
              </w:rPr>
            </w:pPr>
            <w:r w:rsidRPr="00260D12">
              <w:rPr>
                <w:rFonts w:cs="Arial"/>
                <w:b/>
                <w:bCs/>
                <w:sz w:val="20"/>
                <w:szCs w:val="20"/>
              </w:rPr>
              <w:t>Web UI</w:t>
            </w:r>
          </w:p>
        </w:tc>
        <w:tc>
          <w:tcPr>
            <w:tcW w:w="4410" w:type="dxa"/>
          </w:tcPr>
          <w:p w14:paraId="7D93F195" w14:textId="46FB4847" w:rsidR="00374B3A" w:rsidRPr="00606D31" w:rsidRDefault="00374B3A" w:rsidP="004740AA">
            <w:pPr>
              <w:pStyle w:val="ListParagraph"/>
              <w:numPr>
                <w:ilvl w:val="0"/>
                <w:numId w:val="34"/>
              </w:numPr>
              <w:jc w:val="both"/>
              <w:rPr>
                <w:rFonts w:cs="Arial"/>
                <w:sz w:val="20"/>
                <w:szCs w:val="20"/>
              </w:rPr>
            </w:pPr>
            <w:r w:rsidRPr="00606D31">
              <w:rPr>
                <w:rFonts w:cs="Arial"/>
                <w:sz w:val="20"/>
                <w:szCs w:val="20"/>
              </w:rPr>
              <w:t xml:space="preserve">Regression test suite covering critical Web UI test </w:t>
            </w:r>
            <w:r w:rsidR="00EF3E9D">
              <w:rPr>
                <w:rFonts w:cs="Arial"/>
                <w:sz w:val="20"/>
                <w:szCs w:val="20"/>
              </w:rPr>
              <w:t>scripts for SBV/SBC screens</w:t>
            </w:r>
            <w:r w:rsidRPr="00606D31">
              <w:rPr>
                <w:rFonts w:cs="Arial"/>
                <w:sz w:val="20"/>
                <w:szCs w:val="20"/>
              </w:rPr>
              <w:t>.</w:t>
            </w:r>
          </w:p>
          <w:p w14:paraId="292DAB8C" w14:textId="2FA99638" w:rsidR="00BB4CB6" w:rsidRPr="004C045B" w:rsidRDefault="00B24A23" w:rsidP="004740AA">
            <w:pPr>
              <w:pStyle w:val="ListParagraph"/>
              <w:numPr>
                <w:ilvl w:val="0"/>
                <w:numId w:val="34"/>
              </w:numPr>
              <w:jc w:val="both"/>
              <w:rPr>
                <w:rFonts w:cs="Arial"/>
                <w:color w:val="auto"/>
                <w:sz w:val="20"/>
                <w:szCs w:val="20"/>
              </w:rPr>
            </w:pPr>
            <w:r w:rsidRPr="00B24A23">
              <w:rPr>
                <w:rFonts w:cs="Arial"/>
                <w:sz w:val="20"/>
                <w:szCs w:val="20"/>
              </w:rPr>
              <w:t xml:space="preserve">The Automated Regression test script will be run </w:t>
            </w:r>
            <w:r w:rsidR="006B4734">
              <w:rPr>
                <w:rFonts w:cs="Arial"/>
                <w:sz w:val="20"/>
                <w:szCs w:val="20"/>
              </w:rPr>
              <w:t>with every</w:t>
            </w:r>
            <w:r w:rsidRPr="00B24A23">
              <w:rPr>
                <w:rFonts w:cs="Arial"/>
                <w:sz w:val="20"/>
                <w:szCs w:val="20"/>
              </w:rPr>
              <w:t xml:space="preserve"> major deployment to test environments (QA, UAT)</w:t>
            </w:r>
          </w:p>
        </w:tc>
        <w:tc>
          <w:tcPr>
            <w:tcW w:w="3295" w:type="dxa"/>
          </w:tcPr>
          <w:p w14:paraId="581AE529" w14:textId="2C5E4058" w:rsidR="00BB4CB6" w:rsidRPr="004C045B" w:rsidRDefault="00817E49" w:rsidP="00B31BA0">
            <w:pPr>
              <w:rPr>
                <w:rFonts w:cs="Arial"/>
                <w:color w:val="auto"/>
                <w:sz w:val="20"/>
                <w:szCs w:val="20"/>
              </w:rPr>
            </w:pPr>
            <w:r>
              <w:rPr>
                <w:rFonts w:cs="Arial"/>
                <w:sz w:val="20"/>
                <w:szCs w:val="20"/>
              </w:rPr>
              <w:t>Testing CoE</w:t>
            </w:r>
            <w:r w:rsidR="00B31BA0">
              <w:rPr>
                <w:rFonts w:cs="Arial"/>
                <w:sz w:val="20"/>
                <w:szCs w:val="20"/>
              </w:rPr>
              <w:t xml:space="preserve"> </w:t>
            </w:r>
            <w:r w:rsidR="006E5795" w:rsidRPr="00703454">
              <w:rPr>
                <w:rFonts w:cs="Arial"/>
                <w:sz w:val="20"/>
                <w:szCs w:val="20"/>
              </w:rPr>
              <w:t xml:space="preserve">Framework </w:t>
            </w:r>
            <w:r w:rsidR="006E5795">
              <w:rPr>
                <w:rFonts w:cs="Arial"/>
                <w:sz w:val="20"/>
                <w:szCs w:val="20"/>
              </w:rPr>
              <w:t>with</w:t>
            </w:r>
            <w:r w:rsidR="006E5795" w:rsidRPr="00703454">
              <w:rPr>
                <w:rFonts w:cs="Arial"/>
                <w:sz w:val="20"/>
                <w:szCs w:val="20"/>
              </w:rPr>
              <w:t xml:space="preserve"> Selenium/</w:t>
            </w:r>
            <w:r w:rsidR="006E5795">
              <w:rPr>
                <w:rFonts w:cs="Arial"/>
                <w:sz w:val="20"/>
                <w:szCs w:val="20"/>
              </w:rPr>
              <w:t xml:space="preserve"> </w:t>
            </w:r>
            <w:r w:rsidR="006E5795" w:rsidRPr="00703454">
              <w:rPr>
                <w:rFonts w:cs="Arial"/>
                <w:sz w:val="20"/>
                <w:szCs w:val="20"/>
              </w:rPr>
              <w:t>Python</w:t>
            </w:r>
          </w:p>
        </w:tc>
      </w:tr>
      <w:tr w:rsidR="00BB4CB6" w14:paraId="727251DE" w14:textId="77777777" w:rsidTr="005A3AEA">
        <w:tc>
          <w:tcPr>
            <w:tcW w:w="2065" w:type="dxa"/>
          </w:tcPr>
          <w:p w14:paraId="2919CCA1" w14:textId="01EE5A96" w:rsidR="00BB4CB6" w:rsidRPr="00260D12" w:rsidRDefault="00876A74" w:rsidP="00260D12">
            <w:pPr>
              <w:rPr>
                <w:rFonts w:cs="Arial"/>
                <w:b/>
                <w:bCs/>
                <w:color w:val="auto"/>
                <w:sz w:val="20"/>
                <w:szCs w:val="20"/>
              </w:rPr>
            </w:pPr>
            <w:r w:rsidRPr="00260D12">
              <w:rPr>
                <w:rFonts w:cs="Arial"/>
                <w:b/>
                <w:bCs/>
                <w:sz w:val="20"/>
                <w:szCs w:val="20"/>
              </w:rPr>
              <w:t>Interfaces</w:t>
            </w:r>
            <w:r w:rsidR="00B465D2">
              <w:rPr>
                <w:rFonts w:cs="Arial"/>
                <w:b/>
                <w:bCs/>
                <w:sz w:val="20"/>
                <w:szCs w:val="20"/>
              </w:rPr>
              <w:t xml:space="preserve"> (API)</w:t>
            </w:r>
          </w:p>
        </w:tc>
        <w:tc>
          <w:tcPr>
            <w:tcW w:w="4410" w:type="dxa"/>
          </w:tcPr>
          <w:p w14:paraId="5DCC0EC2" w14:textId="3729AD93" w:rsidR="00BB4CB6" w:rsidRPr="004C045B" w:rsidRDefault="00A51BDF" w:rsidP="004740AA">
            <w:pPr>
              <w:pStyle w:val="ListParagraph"/>
              <w:numPr>
                <w:ilvl w:val="0"/>
                <w:numId w:val="34"/>
              </w:numPr>
              <w:jc w:val="both"/>
              <w:rPr>
                <w:rFonts w:cs="Arial"/>
                <w:color w:val="auto"/>
                <w:sz w:val="20"/>
                <w:szCs w:val="20"/>
              </w:rPr>
            </w:pPr>
            <w:r>
              <w:rPr>
                <w:rFonts w:cs="Arial"/>
                <w:sz w:val="20"/>
                <w:szCs w:val="20"/>
              </w:rPr>
              <w:t xml:space="preserve">Automate </w:t>
            </w:r>
            <w:r w:rsidR="001739FB" w:rsidRPr="001739FB">
              <w:rPr>
                <w:rFonts w:cs="Arial"/>
                <w:sz w:val="20"/>
                <w:szCs w:val="20"/>
              </w:rPr>
              <w:t xml:space="preserve">API testing between Orbital and Interfacing </w:t>
            </w:r>
            <w:r>
              <w:rPr>
                <w:rFonts w:cs="Arial"/>
                <w:sz w:val="20"/>
                <w:szCs w:val="20"/>
              </w:rPr>
              <w:t>systems</w:t>
            </w:r>
            <w:r w:rsidR="001739FB" w:rsidRPr="001739FB">
              <w:rPr>
                <w:rFonts w:cs="Arial"/>
                <w:sz w:val="20"/>
                <w:szCs w:val="20"/>
              </w:rPr>
              <w:t xml:space="preserve"> (Endur, Symphony, etc.), where feasible</w:t>
            </w:r>
          </w:p>
        </w:tc>
        <w:tc>
          <w:tcPr>
            <w:tcW w:w="3295" w:type="dxa"/>
          </w:tcPr>
          <w:p w14:paraId="785F133F" w14:textId="38C48FD9" w:rsidR="00BB4CB6" w:rsidRPr="004C045B" w:rsidRDefault="008B38DB" w:rsidP="00260D12">
            <w:pPr>
              <w:rPr>
                <w:rFonts w:cs="Arial"/>
                <w:color w:val="auto"/>
                <w:sz w:val="20"/>
                <w:szCs w:val="20"/>
              </w:rPr>
            </w:pPr>
            <w:r w:rsidRPr="00260D12">
              <w:rPr>
                <w:rFonts w:cs="Arial"/>
                <w:sz w:val="20"/>
                <w:szCs w:val="20"/>
              </w:rPr>
              <w:t>P</w:t>
            </w:r>
            <w:r w:rsidR="00F17E40" w:rsidRPr="00260D12">
              <w:rPr>
                <w:rFonts w:cs="Arial"/>
                <w:sz w:val="20"/>
                <w:szCs w:val="20"/>
              </w:rPr>
              <w:t>ostman</w:t>
            </w:r>
            <w:r w:rsidRPr="00260D12">
              <w:rPr>
                <w:rFonts w:cs="Arial"/>
                <w:sz w:val="20"/>
                <w:szCs w:val="20"/>
              </w:rPr>
              <w:t>, R</w:t>
            </w:r>
            <w:r w:rsidR="00856C00" w:rsidRPr="00260D12">
              <w:rPr>
                <w:rFonts w:cs="Arial"/>
                <w:sz w:val="20"/>
                <w:szCs w:val="20"/>
              </w:rPr>
              <w:t xml:space="preserve">EST </w:t>
            </w:r>
            <w:r w:rsidRPr="00260D12">
              <w:rPr>
                <w:rFonts w:cs="Arial"/>
                <w:sz w:val="20"/>
                <w:szCs w:val="20"/>
              </w:rPr>
              <w:t>API</w:t>
            </w:r>
          </w:p>
        </w:tc>
      </w:tr>
    </w:tbl>
    <w:p w14:paraId="197FD4A3" w14:textId="77777777" w:rsidR="006B184C" w:rsidRDefault="006B184C" w:rsidP="00A9067D">
      <w:pPr>
        <w:pStyle w:val="ListParagraph"/>
        <w:numPr>
          <w:ilvl w:val="0"/>
          <w:numId w:val="0"/>
        </w:numPr>
        <w:jc w:val="both"/>
        <w:rPr>
          <w:rFonts w:cs="Arial"/>
          <w:color w:val="0070C0"/>
          <w:sz w:val="22"/>
          <w:szCs w:val="20"/>
        </w:rPr>
      </w:pPr>
    </w:p>
    <w:p w14:paraId="0F759BBD" w14:textId="40A5BC30" w:rsidR="006B184C" w:rsidRPr="008471A7" w:rsidRDefault="008471A7" w:rsidP="008471A7">
      <w:pPr>
        <w:jc w:val="both"/>
        <w:rPr>
          <w:b/>
          <w:bCs/>
        </w:rPr>
      </w:pPr>
      <w:r w:rsidRPr="008471A7">
        <w:rPr>
          <w:b/>
          <w:bCs/>
        </w:rPr>
        <w:t>Advantages</w:t>
      </w:r>
    </w:p>
    <w:p w14:paraId="3526FC25" w14:textId="5D7CC690" w:rsidR="00DD0210" w:rsidRPr="00C4666E" w:rsidRDefault="00DD0210" w:rsidP="004740AA">
      <w:pPr>
        <w:pStyle w:val="ListParagraph"/>
        <w:numPr>
          <w:ilvl w:val="0"/>
          <w:numId w:val="36"/>
        </w:numPr>
        <w:spacing w:line="240" w:lineRule="auto"/>
        <w:contextualSpacing w:val="0"/>
        <w:jc w:val="both"/>
        <w:rPr>
          <w:rFonts w:cs="Arial"/>
          <w:sz w:val="22"/>
          <w:szCs w:val="18"/>
          <w:lang w:val="en-US"/>
        </w:rPr>
      </w:pPr>
      <w:r w:rsidRPr="00C4666E">
        <w:rPr>
          <w:rFonts w:cs="Arial"/>
          <w:sz w:val="22"/>
          <w:szCs w:val="18"/>
          <w:lang w:val="en-US"/>
        </w:rPr>
        <w:t>No limit on execution iterations</w:t>
      </w:r>
      <w:r w:rsidR="00C4666E">
        <w:rPr>
          <w:rFonts w:cs="Arial"/>
          <w:sz w:val="22"/>
          <w:szCs w:val="18"/>
          <w:lang w:val="en-US"/>
        </w:rPr>
        <w:t>.</w:t>
      </w:r>
    </w:p>
    <w:p w14:paraId="089CA736" w14:textId="156DA63E" w:rsidR="00DD0210" w:rsidRPr="00C4666E" w:rsidRDefault="00DD0210" w:rsidP="004740AA">
      <w:pPr>
        <w:pStyle w:val="ListParagraph"/>
        <w:numPr>
          <w:ilvl w:val="0"/>
          <w:numId w:val="36"/>
        </w:numPr>
        <w:spacing w:line="240" w:lineRule="auto"/>
        <w:contextualSpacing w:val="0"/>
        <w:jc w:val="both"/>
        <w:rPr>
          <w:rFonts w:cs="Arial"/>
          <w:sz w:val="22"/>
          <w:szCs w:val="18"/>
          <w:lang w:val="en-US"/>
        </w:rPr>
      </w:pPr>
      <w:r w:rsidRPr="00C4666E">
        <w:rPr>
          <w:rFonts w:cs="Arial"/>
          <w:sz w:val="22"/>
          <w:szCs w:val="18"/>
          <w:lang w:val="en-US"/>
        </w:rPr>
        <w:t xml:space="preserve">Regression pack will be updated at the end of every Release to include every major </w:t>
      </w:r>
      <w:r w:rsidR="00203D70">
        <w:rPr>
          <w:rFonts w:cs="Arial"/>
          <w:sz w:val="22"/>
          <w:szCs w:val="18"/>
          <w:lang w:val="en-US"/>
        </w:rPr>
        <w:t>functionality</w:t>
      </w:r>
      <w:r w:rsidRPr="00C4666E">
        <w:rPr>
          <w:rFonts w:cs="Arial"/>
          <w:sz w:val="22"/>
          <w:szCs w:val="18"/>
          <w:lang w:val="en-US"/>
        </w:rPr>
        <w:t xml:space="preserve"> that is delivered to Production</w:t>
      </w:r>
      <w:r w:rsidR="00C4666E">
        <w:rPr>
          <w:rFonts w:cs="Arial"/>
          <w:sz w:val="22"/>
          <w:szCs w:val="18"/>
          <w:lang w:val="en-US"/>
        </w:rPr>
        <w:t>.</w:t>
      </w:r>
    </w:p>
    <w:p w14:paraId="26C547B3" w14:textId="54BA370F" w:rsidR="00DD0210" w:rsidRPr="00C4666E" w:rsidRDefault="00DD0210" w:rsidP="004740AA">
      <w:pPr>
        <w:pStyle w:val="ListParagraph"/>
        <w:numPr>
          <w:ilvl w:val="0"/>
          <w:numId w:val="36"/>
        </w:numPr>
        <w:spacing w:line="240" w:lineRule="auto"/>
        <w:contextualSpacing w:val="0"/>
        <w:jc w:val="both"/>
        <w:rPr>
          <w:rFonts w:cs="Arial"/>
          <w:sz w:val="22"/>
          <w:szCs w:val="18"/>
          <w:lang w:val="en-US"/>
        </w:rPr>
      </w:pPr>
      <w:r w:rsidRPr="00C4666E">
        <w:rPr>
          <w:rFonts w:cs="Arial"/>
          <w:sz w:val="22"/>
          <w:szCs w:val="18"/>
          <w:lang w:val="en-US"/>
        </w:rPr>
        <w:t>Will help to catch any issue that can break Production, in early stages</w:t>
      </w:r>
      <w:r w:rsidR="00C4666E">
        <w:rPr>
          <w:rFonts w:cs="Arial"/>
          <w:sz w:val="22"/>
          <w:szCs w:val="18"/>
          <w:lang w:val="en-US"/>
        </w:rPr>
        <w:t>.</w:t>
      </w:r>
    </w:p>
    <w:p w14:paraId="2F4188AD" w14:textId="06DF247A" w:rsidR="00DD0210" w:rsidRPr="00C4666E" w:rsidRDefault="00DD0210" w:rsidP="004740AA">
      <w:pPr>
        <w:pStyle w:val="ListParagraph"/>
        <w:numPr>
          <w:ilvl w:val="0"/>
          <w:numId w:val="36"/>
        </w:numPr>
        <w:spacing w:line="240" w:lineRule="auto"/>
        <w:contextualSpacing w:val="0"/>
        <w:jc w:val="both"/>
        <w:rPr>
          <w:rFonts w:cs="Arial"/>
          <w:sz w:val="22"/>
          <w:szCs w:val="18"/>
          <w:lang w:val="en-US"/>
        </w:rPr>
      </w:pPr>
      <w:r w:rsidRPr="00C4666E">
        <w:rPr>
          <w:rFonts w:cs="Arial"/>
          <w:sz w:val="22"/>
          <w:szCs w:val="18"/>
          <w:lang w:val="en-US"/>
        </w:rPr>
        <w:t>Can be a decision factor for a Go/No-Go to avoid impact to Production</w:t>
      </w:r>
      <w:r w:rsidR="00C4666E">
        <w:rPr>
          <w:rFonts w:cs="Arial"/>
          <w:sz w:val="22"/>
          <w:szCs w:val="18"/>
          <w:lang w:val="en-US"/>
        </w:rPr>
        <w:t>.</w:t>
      </w:r>
    </w:p>
    <w:p w14:paraId="66A729A9" w14:textId="02E960F7" w:rsidR="00DD0210" w:rsidRPr="00C4666E" w:rsidRDefault="00DD0210" w:rsidP="004740AA">
      <w:pPr>
        <w:pStyle w:val="ListParagraph"/>
        <w:numPr>
          <w:ilvl w:val="0"/>
          <w:numId w:val="36"/>
        </w:numPr>
        <w:spacing w:line="240" w:lineRule="auto"/>
        <w:contextualSpacing w:val="0"/>
        <w:jc w:val="both"/>
        <w:rPr>
          <w:rFonts w:cs="Arial"/>
          <w:sz w:val="22"/>
          <w:szCs w:val="18"/>
          <w:lang w:val="en-US"/>
        </w:rPr>
      </w:pPr>
      <w:r w:rsidRPr="00C4666E">
        <w:rPr>
          <w:rFonts w:cs="Arial"/>
          <w:sz w:val="22"/>
          <w:szCs w:val="18"/>
          <w:lang w:val="en-US"/>
        </w:rPr>
        <w:t>Testing resources can always focus more on the new functionalities without having to spend effort on Regression testing for every defect fix</w:t>
      </w:r>
      <w:r w:rsidR="0032794D">
        <w:rPr>
          <w:rFonts w:cs="Arial"/>
          <w:sz w:val="22"/>
          <w:szCs w:val="18"/>
          <w:lang w:val="en-US"/>
        </w:rPr>
        <w:t xml:space="preserve"> or </w:t>
      </w:r>
      <w:r w:rsidR="0062254B">
        <w:rPr>
          <w:rFonts w:cs="Arial"/>
          <w:sz w:val="22"/>
          <w:szCs w:val="18"/>
          <w:lang w:val="en-US"/>
        </w:rPr>
        <w:t>stab</w:t>
      </w:r>
      <w:r w:rsidR="00340216">
        <w:rPr>
          <w:rFonts w:cs="Arial"/>
          <w:sz w:val="22"/>
          <w:szCs w:val="18"/>
          <w:lang w:val="en-US"/>
        </w:rPr>
        <w:t xml:space="preserve">ility of </w:t>
      </w:r>
      <w:r w:rsidR="0032794D">
        <w:rPr>
          <w:rFonts w:cs="Arial"/>
          <w:sz w:val="22"/>
          <w:szCs w:val="18"/>
          <w:lang w:val="en-US"/>
        </w:rPr>
        <w:t>existing func</w:t>
      </w:r>
      <w:r w:rsidR="00502F51">
        <w:rPr>
          <w:rFonts w:cs="Arial"/>
          <w:sz w:val="22"/>
          <w:szCs w:val="18"/>
          <w:lang w:val="en-US"/>
        </w:rPr>
        <w:t>tionalities</w:t>
      </w:r>
      <w:r w:rsidRPr="00C4666E">
        <w:rPr>
          <w:rFonts w:cs="Arial"/>
          <w:sz w:val="22"/>
          <w:szCs w:val="18"/>
          <w:lang w:val="en-US"/>
        </w:rPr>
        <w:t>.</w:t>
      </w:r>
    </w:p>
    <w:p w14:paraId="2EEA3F60" w14:textId="77777777" w:rsidR="008471A7" w:rsidRPr="00C4666E" w:rsidRDefault="00DD0210" w:rsidP="004740AA">
      <w:pPr>
        <w:pStyle w:val="ListParagraph"/>
        <w:numPr>
          <w:ilvl w:val="0"/>
          <w:numId w:val="36"/>
        </w:numPr>
        <w:spacing w:line="240" w:lineRule="auto"/>
        <w:contextualSpacing w:val="0"/>
        <w:jc w:val="both"/>
        <w:rPr>
          <w:rFonts w:cs="Arial"/>
          <w:color w:val="0070C0"/>
          <w:sz w:val="22"/>
          <w:szCs w:val="20"/>
        </w:rPr>
      </w:pPr>
      <w:r w:rsidRPr="00C4666E">
        <w:rPr>
          <w:rFonts w:cs="Arial"/>
          <w:sz w:val="22"/>
          <w:szCs w:val="18"/>
          <w:lang w:val="en-US"/>
        </w:rPr>
        <w:t>Can potentially reduce manual Regression testing in the long run for every Release</w:t>
      </w:r>
      <w:r w:rsidR="00C4666E">
        <w:rPr>
          <w:rFonts w:cs="Arial"/>
          <w:sz w:val="22"/>
          <w:szCs w:val="18"/>
          <w:lang w:val="en-US"/>
        </w:rPr>
        <w:t>.</w:t>
      </w:r>
    </w:p>
    <w:p w14:paraId="6E43FBDF" w14:textId="77777777" w:rsidR="00A74F26" w:rsidRDefault="00A74F26" w:rsidP="00C4666E">
      <w:pPr>
        <w:spacing w:line="240" w:lineRule="auto"/>
        <w:jc w:val="both"/>
        <w:rPr>
          <w:rFonts w:cs="Arial"/>
          <w:color w:val="0070C0"/>
          <w:sz w:val="22"/>
          <w:szCs w:val="20"/>
        </w:rPr>
      </w:pPr>
    </w:p>
    <w:p w14:paraId="7FCF57BB" w14:textId="77777777" w:rsidR="00C4666E" w:rsidRPr="00C4666E" w:rsidRDefault="00C4666E" w:rsidP="00C4666E">
      <w:pPr>
        <w:spacing w:line="240" w:lineRule="auto"/>
        <w:jc w:val="both"/>
        <w:rPr>
          <w:rFonts w:cs="Arial"/>
          <w:color w:val="0070C0"/>
          <w:sz w:val="22"/>
          <w:szCs w:val="20"/>
        </w:rPr>
      </w:pPr>
    </w:p>
    <w:p w14:paraId="52EBEF28" w14:textId="1FE580D2" w:rsidR="00330153" w:rsidRPr="00330153" w:rsidRDefault="00330153" w:rsidP="00330153">
      <w:pPr>
        <w:pStyle w:val="Heading1"/>
      </w:pPr>
      <w:bookmarkStart w:id="33" w:name="_Toc140573280"/>
      <w:r>
        <w:t>IMPORTANT ROLES IN THE PROJECT</w:t>
      </w:r>
      <w:bookmarkEnd w:id="33"/>
    </w:p>
    <w:p w14:paraId="428BB189" w14:textId="34720303" w:rsidR="00330153" w:rsidRDefault="00330153" w:rsidP="00330153">
      <w:pPr>
        <w:jc w:val="both"/>
        <w:rPr>
          <w:sz w:val="22"/>
          <w:szCs w:val="20"/>
        </w:rPr>
      </w:pPr>
    </w:p>
    <w:p w14:paraId="0F7A4188" w14:textId="4ADC4C20" w:rsidR="00C9685A" w:rsidRPr="00C9685A" w:rsidRDefault="00275E1F" w:rsidP="00C9685A">
      <w:pPr>
        <w:jc w:val="both"/>
        <w:rPr>
          <w:sz w:val="22"/>
          <w:szCs w:val="20"/>
        </w:rPr>
      </w:pPr>
      <w:r>
        <w:rPr>
          <w:sz w:val="22"/>
          <w:szCs w:val="20"/>
        </w:rPr>
        <w:t>Below are k</w:t>
      </w:r>
      <w:r w:rsidR="00C63F29" w:rsidRPr="00C63F29">
        <w:rPr>
          <w:sz w:val="22"/>
          <w:szCs w:val="20"/>
        </w:rPr>
        <w:t>ey roles and responsibilities of individual team member in the project delivery team.</w:t>
      </w:r>
    </w:p>
    <w:p w14:paraId="14EA4729" w14:textId="6030A7D7" w:rsidR="00330153" w:rsidRDefault="00330153" w:rsidP="00330153">
      <w:pPr>
        <w:jc w:val="both"/>
        <w:rPr>
          <w:sz w:val="22"/>
          <w:szCs w:val="20"/>
        </w:rPr>
      </w:pPr>
    </w:p>
    <w:p w14:paraId="70A04520" w14:textId="59F960EF" w:rsidR="00C63F29" w:rsidRDefault="00C63F29" w:rsidP="00330153">
      <w:pPr>
        <w:jc w:val="both"/>
        <w:rPr>
          <w:sz w:val="22"/>
          <w:szCs w:val="20"/>
        </w:rPr>
      </w:pPr>
    </w:p>
    <w:tbl>
      <w:tblPr>
        <w:tblW w:w="40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65"/>
        <w:gridCol w:w="5019"/>
      </w:tblGrid>
      <w:tr w:rsidR="00EC77EC" w:rsidRPr="00C63F29" w14:paraId="6F1FB281" w14:textId="77777777" w:rsidTr="001A4905">
        <w:trPr>
          <w:jc w:val="center"/>
        </w:trPr>
        <w:tc>
          <w:tcPr>
            <w:tcW w:w="1857" w:type="pct"/>
            <w:shd w:val="clear" w:color="auto" w:fill="FCE16A" w:themeFill="accent1" w:themeFillTint="99"/>
            <w:vAlign w:val="center"/>
            <w:hideMark/>
          </w:tcPr>
          <w:p w14:paraId="6348A51A" w14:textId="074A9BDA" w:rsidR="00EC77EC" w:rsidRPr="00C63F29" w:rsidRDefault="00EC77EC" w:rsidP="00C63F29">
            <w:pPr>
              <w:pStyle w:val="TableHeading"/>
              <w:jc w:val="center"/>
              <w:rPr>
                <w:rFonts w:asciiTheme="minorHAnsi" w:hAnsiTheme="minorHAnsi"/>
                <w:szCs w:val="20"/>
              </w:rPr>
            </w:pPr>
            <w:r w:rsidRPr="00C63F29">
              <w:rPr>
                <w:rFonts w:asciiTheme="minorHAnsi" w:hAnsiTheme="minorHAnsi"/>
                <w:szCs w:val="20"/>
              </w:rPr>
              <w:t>Roles</w:t>
            </w:r>
          </w:p>
        </w:tc>
        <w:tc>
          <w:tcPr>
            <w:tcW w:w="3143" w:type="pct"/>
            <w:shd w:val="clear" w:color="auto" w:fill="FCE16A" w:themeFill="accent1" w:themeFillTint="99"/>
            <w:vAlign w:val="center"/>
            <w:hideMark/>
          </w:tcPr>
          <w:p w14:paraId="74F2BA66" w14:textId="77777777" w:rsidR="00EC77EC" w:rsidRPr="00C63F29" w:rsidRDefault="00EC77EC" w:rsidP="00C63F29">
            <w:pPr>
              <w:pStyle w:val="TableHeading"/>
              <w:jc w:val="center"/>
              <w:rPr>
                <w:rFonts w:asciiTheme="minorHAnsi" w:hAnsiTheme="minorHAnsi"/>
                <w:szCs w:val="20"/>
              </w:rPr>
            </w:pPr>
            <w:r w:rsidRPr="00C63F29">
              <w:rPr>
                <w:rFonts w:asciiTheme="minorHAnsi" w:hAnsiTheme="minorHAnsi"/>
                <w:szCs w:val="20"/>
              </w:rPr>
              <w:t>Responsibilities</w:t>
            </w:r>
          </w:p>
        </w:tc>
      </w:tr>
      <w:tr w:rsidR="00EC77EC" w:rsidRPr="00C63F29" w14:paraId="04149736" w14:textId="77777777" w:rsidTr="00471D08">
        <w:trPr>
          <w:jc w:val="center"/>
        </w:trPr>
        <w:tc>
          <w:tcPr>
            <w:tcW w:w="1857" w:type="pct"/>
            <w:vAlign w:val="center"/>
            <w:hideMark/>
          </w:tcPr>
          <w:p w14:paraId="321B9600" w14:textId="4B252192" w:rsidR="00EC77EC" w:rsidRPr="0012555C" w:rsidRDefault="00EC77EC" w:rsidP="0012555C">
            <w:pPr>
              <w:ind w:left="360" w:hanging="360"/>
              <w:jc w:val="both"/>
              <w:rPr>
                <w:color w:val="0070C0"/>
                <w:szCs w:val="18"/>
              </w:rPr>
            </w:pPr>
            <w:r w:rsidRPr="0012555C">
              <w:rPr>
                <w:rFonts w:cs="Arial"/>
                <w:sz w:val="20"/>
                <w:szCs w:val="20"/>
              </w:rPr>
              <w:t>Project Manager</w:t>
            </w:r>
          </w:p>
        </w:tc>
        <w:tc>
          <w:tcPr>
            <w:tcW w:w="3143" w:type="pct"/>
            <w:vAlign w:val="center"/>
            <w:hideMark/>
          </w:tcPr>
          <w:p w14:paraId="3CCB3DFD" w14:textId="77777777" w:rsidR="001704CB" w:rsidRPr="001A4905" w:rsidRDefault="001704CB" w:rsidP="004740AA">
            <w:pPr>
              <w:pStyle w:val="ListParagraph"/>
              <w:numPr>
                <w:ilvl w:val="0"/>
                <w:numId w:val="34"/>
              </w:numPr>
              <w:jc w:val="both"/>
              <w:rPr>
                <w:rFonts w:cs="Arial"/>
                <w:sz w:val="20"/>
                <w:szCs w:val="20"/>
              </w:rPr>
            </w:pPr>
            <w:r w:rsidRPr="001A4905">
              <w:rPr>
                <w:rFonts w:cs="Arial"/>
                <w:sz w:val="20"/>
                <w:szCs w:val="20"/>
              </w:rPr>
              <w:t>Create Project charter</w:t>
            </w:r>
          </w:p>
          <w:p w14:paraId="5C15EF5F" w14:textId="77777777" w:rsidR="001704CB" w:rsidRPr="001A4905" w:rsidRDefault="001704CB" w:rsidP="004740AA">
            <w:pPr>
              <w:pStyle w:val="ListParagraph"/>
              <w:numPr>
                <w:ilvl w:val="0"/>
                <w:numId w:val="34"/>
              </w:numPr>
              <w:jc w:val="both"/>
              <w:rPr>
                <w:rFonts w:cs="Arial"/>
                <w:sz w:val="20"/>
                <w:szCs w:val="20"/>
              </w:rPr>
            </w:pPr>
            <w:r w:rsidRPr="001A4905">
              <w:rPr>
                <w:rFonts w:cs="Arial"/>
                <w:sz w:val="20"/>
                <w:szCs w:val="20"/>
              </w:rPr>
              <w:t>Work closely with the business for the signoff</w:t>
            </w:r>
          </w:p>
          <w:p w14:paraId="09699DEC" w14:textId="508CEEE5" w:rsidR="00EC77EC" w:rsidRPr="001A4905" w:rsidRDefault="001704CB" w:rsidP="004740AA">
            <w:pPr>
              <w:pStyle w:val="ListParagraph"/>
              <w:numPr>
                <w:ilvl w:val="0"/>
                <w:numId w:val="34"/>
              </w:numPr>
              <w:jc w:val="both"/>
              <w:rPr>
                <w:rFonts w:cs="Arial"/>
                <w:sz w:val="20"/>
                <w:szCs w:val="20"/>
              </w:rPr>
            </w:pPr>
            <w:r w:rsidRPr="001A4905">
              <w:rPr>
                <w:rFonts w:cs="Arial"/>
                <w:sz w:val="20"/>
                <w:szCs w:val="20"/>
              </w:rPr>
              <w:t>Liaise with Business Analyst Test Manager and Lead developer on progress and issues</w:t>
            </w:r>
          </w:p>
          <w:p w14:paraId="33DC2932" w14:textId="77777777" w:rsidR="00EC77EC" w:rsidRPr="0075221D" w:rsidRDefault="00EC77EC" w:rsidP="00C63F29">
            <w:pPr>
              <w:pStyle w:val="TableText"/>
              <w:rPr>
                <w:rFonts w:asciiTheme="minorHAnsi" w:eastAsiaTheme="minorHAnsi" w:hAnsiTheme="minorHAnsi"/>
                <w:color w:val="0070C0"/>
                <w:szCs w:val="18"/>
              </w:rPr>
            </w:pPr>
          </w:p>
        </w:tc>
      </w:tr>
      <w:tr w:rsidR="00EC77EC" w:rsidRPr="00C63F29" w14:paraId="58FBB628" w14:textId="77777777" w:rsidTr="00471D08">
        <w:trPr>
          <w:trHeight w:val="795"/>
          <w:jc w:val="center"/>
        </w:trPr>
        <w:tc>
          <w:tcPr>
            <w:tcW w:w="1857" w:type="pct"/>
            <w:vAlign w:val="center"/>
          </w:tcPr>
          <w:p w14:paraId="19F8264A" w14:textId="2D7241D6" w:rsidR="00EC77EC" w:rsidRPr="0075221D" w:rsidRDefault="00EC77EC" w:rsidP="00AB78D8">
            <w:pPr>
              <w:ind w:left="360" w:hanging="360"/>
              <w:jc w:val="both"/>
              <w:rPr>
                <w:rFonts w:cs="Arial"/>
                <w:color w:val="0070C0"/>
                <w:sz w:val="20"/>
                <w:szCs w:val="18"/>
              </w:rPr>
            </w:pPr>
            <w:r w:rsidRPr="00AB78D8">
              <w:rPr>
                <w:rFonts w:cs="Arial"/>
                <w:sz w:val="20"/>
                <w:szCs w:val="20"/>
              </w:rPr>
              <w:t>Product Owner</w:t>
            </w:r>
          </w:p>
        </w:tc>
        <w:tc>
          <w:tcPr>
            <w:tcW w:w="3143" w:type="pct"/>
            <w:vAlign w:val="center"/>
          </w:tcPr>
          <w:p w14:paraId="6C541674" w14:textId="07C17AB9" w:rsidR="00EC77EC" w:rsidRPr="0075221D" w:rsidRDefault="00EC77EC" w:rsidP="004740AA">
            <w:pPr>
              <w:pStyle w:val="ListParagraph"/>
              <w:numPr>
                <w:ilvl w:val="0"/>
                <w:numId w:val="34"/>
              </w:numPr>
              <w:jc w:val="both"/>
              <w:rPr>
                <w:rFonts w:cs="Arial"/>
                <w:color w:val="0070C0"/>
                <w:sz w:val="20"/>
                <w:szCs w:val="18"/>
              </w:rPr>
            </w:pPr>
            <w:r w:rsidRPr="007C3DFD">
              <w:rPr>
                <w:rFonts w:cs="Arial"/>
                <w:sz w:val="20"/>
                <w:szCs w:val="20"/>
              </w:rPr>
              <w:t>Accountable to the project sponsor for scope, priorities and maintaining product backlog</w:t>
            </w:r>
          </w:p>
        </w:tc>
      </w:tr>
      <w:tr w:rsidR="00D42690" w:rsidRPr="00C63F29" w14:paraId="63C34818" w14:textId="77777777" w:rsidTr="00471D08">
        <w:trPr>
          <w:jc w:val="center"/>
        </w:trPr>
        <w:tc>
          <w:tcPr>
            <w:tcW w:w="1857" w:type="pct"/>
            <w:vAlign w:val="center"/>
          </w:tcPr>
          <w:p w14:paraId="5DF23A4B" w14:textId="72F39D65" w:rsidR="00D42690" w:rsidRPr="00AC5B52" w:rsidRDefault="0052471D" w:rsidP="00AC5B52">
            <w:pPr>
              <w:ind w:left="360" w:hanging="360"/>
              <w:jc w:val="both"/>
              <w:rPr>
                <w:rFonts w:cs="Arial"/>
                <w:sz w:val="20"/>
                <w:szCs w:val="20"/>
              </w:rPr>
            </w:pPr>
            <w:r>
              <w:rPr>
                <w:rFonts w:cs="Arial"/>
                <w:sz w:val="20"/>
                <w:szCs w:val="20"/>
              </w:rPr>
              <w:t>Business Analyst</w:t>
            </w:r>
          </w:p>
        </w:tc>
        <w:tc>
          <w:tcPr>
            <w:tcW w:w="3143" w:type="pct"/>
            <w:vAlign w:val="center"/>
          </w:tcPr>
          <w:p w14:paraId="1C91894A" w14:textId="77777777" w:rsidR="00F8132F" w:rsidRPr="00F8132F" w:rsidRDefault="00F8132F" w:rsidP="004740AA">
            <w:pPr>
              <w:pStyle w:val="ListParagraph"/>
              <w:numPr>
                <w:ilvl w:val="0"/>
                <w:numId w:val="34"/>
              </w:numPr>
              <w:jc w:val="both"/>
              <w:rPr>
                <w:rFonts w:cs="Arial"/>
                <w:sz w:val="20"/>
                <w:szCs w:val="20"/>
              </w:rPr>
            </w:pPr>
            <w:r w:rsidRPr="00F8132F">
              <w:rPr>
                <w:rFonts w:cs="Arial"/>
                <w:sz w:val="20"/>
                <w:szCs w:val="20"/>
              </w:rPr>
              <w:t>Act as Focal with the Product Owner</w:t>
            </w:r>
          </w:p>
          <w:p w14:paraId="164C9941" w14:textId="77777777" w:rsidR="00F8132F" w:rsidRPr="00F8132F" w:rsidRDefault="00F8132F" w:rsidP="004740AA">
            <w:pPr>
              <w:pStyle w:val="ListParagraph"/>
              <w:numPr>
                <w:ilvl w:val="0"/>
                <w:numId w:val="34"/>
              </w:numPr>
              <w:jc w:val="both"/>
              <w:rPr>
                <w:rFonts w:cs="Arial"/>
                <w:sz w:val="20"/>
                <w:szCs w:val="20"/>
              </w:rPr>
            </w:pPr>
            <w:r w:rsidRPr="00F8132F">
              <w:rPr>
                <w:rFonts w:cs="Arial"/>
                <w:sz w:val="20"/>
                <w:szCs w:val="20"/>
              </w:rPr>
              <w:t>Participate in Discovery and Requirement gathering phases </w:t>
            </w:r>
            <w:r w:rsidRPr="00F8132F">
              <w:rPr>
                <w:rFonts w:ascii="Cambria Math" w:hAnsi="Cambria Math" w:cs="Cambria Math"/>
                <w:sz w:val="20"/>
                <w:szCs w:val="20"/>
              </w:rPr>
              <w:t>​</w:t>
            </w:r>
            <w:r w:rsidRPr="00F8132F">
              <w:rPr>
                <w:rFonts w:cs="Arial"/>
                <w:sz w:val="20"/>
                <w:szCs w:val="20"/>
              </w:rPr>
              <w:t xml:space="preserve"> </w:t>
            </w:r>
          </w:p>
          <w:p w14:paraId="139FFD07" w14:textId="77777777" w:rsidR="00F8132F" w:rsidRPr="00F8132F" w:rsidRDefault="00F8132F" w:rsidP="004740AA">
            <w:pPr>
              <w:pStyle w:val="ListParagraph"/>
              <w:numPr>
                <w:ilvl w:val="0"/>
                <w:numId w:val="34"/>
              </w:numPr>
              <w:jc w:val="both"/>
              <w:rPr>
                <w:rFonts w:cs="Arial"/>
                <w:sz w:val="20"/>
                <w:szCs w:val="20"/>
              </w:rPr>
            </w:pPr>
            <w:r w:rsidRPr="00F8132F">
              <w:rPr>
                <w:rFonts w:cs="Arial"/>
                <w:sz w:val="20"/>
                <w:szCs w:val="20"/>
              </w:rPr>
              <w:t>Manage requirements translated into PBIs and maintain in ADO</w:t>
            </w:r>
            <w:r w:rsidRPr="00F8132F">
              <w:rPr>
                <w:rFonts w:ascii="Cambria Math" w:hAnsi="Cambria Math" w:cs="Cambria Math"/>
                <w:sz w:val="20"/>
                <w:szCs w:val="20"/>
              </w:rPr>
              <w:t>​</w:t>
            </w:r>
          </w:p>
          <w:p w14:paraId="7BBAA1AC" w14:textId="77777777" w:rsidR="00F8132F" w:rsidRPr="00F8132F" w:rsidRDefault="00F8132F" w:rsidP="004740AA">
            <w:pPr>
              <w:pStyle w:val="ListParagraph"/>
              <w:numPr>
                <w:ilvl w:val="0"/>
                <w:numId w:val="34"/>
              </w:numPr>
              <w:jc w:val="both"/>
              <w:rPr>
                <w:rFonts w:cs="Arial"/>
                <w:sz w:val="20"/>
                <w:szCs w:val="20"/>
              </w:rPr>
            </w:pPr>
            <w:r w:rsidRPr="00F8132F">
              <w:rPr>
                <w:rFonts w:cs="Arial"/>
                <w:sz w:val="20"/>
                <w:szCs w:val="20"/>
              </w:rPr>
              <w:t>Participate in Defect Triage meetings to review defects</w:t>
            </w:r>
          </w:p>
          <w:p w14:paraId="30B325F0" w14:textId="41D9432A" w:rsidR="00D42690" w:rsidRPr="00EE76B6" w:rsidRDefault="00F8132F" w:rsidP="004740AA">
            <w:pPr>
              <w:pStyle w:val="ListParagraph"/>
              <w:numPr>
                <w:ilvl w:val="0"/>
                <w:numId w:val="34"/>
              </w:numPr>
              <w:jc w:val="both"/>
              <w:rPr>
                <w:rFonts w:cs="Arial"/>
                <w:sz w:val="20"/>
                <w:szCs w:val="20"/>
              </w:rPr>
            </w:pPr>
            <w:r w:rsidRPr="00F8132F">
              <w:rPr>
                <w:rFonts w:cs="Arial"/>
                <w:sz w:val="20"/>
                <w:szCs w:val="20"/>
              </w:rPr>
              <w:t>Support End Users during UAT phase</w:t>
            </w:r>
          </w:p>
        </w:tc>
      </w:tr>
      <w:tr w:rsidR="00EC77EC" w:rsidRPr="00C63F29" w14:paraId="5F64F965" w14:textId="77777777" w:rsidTr="00471D08">
        <w:trPr>
          <w:jc w:val="center"/>
        </w:trPr>
        <w:tc>
          <w:tcPr>
            <w:tcW w:w="1857" w:type="pct"/>
            <w:vAlign w:val="center"/>
          </w:tcPr>
          <w:p w14:paraId="3DE8F650" w14:textId="380A9190" w:rsidR="00EC77EC" w:rsidRPr="0075221D" w:rsidRDefault="00EC77EC" w:rsidP="00AC5B52">
            <w:pPr>
              <w:ind w:left="360" w:hanging="360"/>
              <w:jc w:val="both"/>
              <w:rPr>
                <w:rFonts w:cs="Arial"/>
                <w:color w:val="0070C0"/>
                <w:sz w:val="20"/>
                <w:szCs w:val="18"/>
              </w:rPr>
            </w:pPr>
            <w:r w:rsidRPr="00AC5B52">
              <w:rPr>
                <w:rFonts w:cs="Arial"/>
                <w:sz w:val="20"/>
                <w:szCs w:val="20"/>
              </w:rPr>
              <w:t>Scrum Master</w:t>
            </w:r>
          </w:p>
        </w:tc>
        <w:tc>
          <w:tcPr>
            <w:tcW w:w="3143" w:type="pct"/>
            <w:vAlign w:val="center"/>
          </w:tcPr>
          <w:p w14:paraId="437DF640" w14:textId="08D971D5" w:rsidR="00EC77EC" w:rsidRPr="0075221D" w:rsidRDefault="00EC77EC" w:rsidP="004740AA">
            <w:pPr>
              <w:pStyle w:val="ListParagraph"/>
              <w:numPr>
                <w:ilvl w:val="0"/>
                <w:numId w:val="34"/>
              </w:numPr>
              <w:jc w:val="both"/>
              <w:rPr>
                <w:rFonts w:cs="Arial"/>
                <w:color w:val="0070C0"/>
                <w:sz w:val="20"/>
                <w:szCs w:val="18"/>
              </w:rPr>
            </w:pPr>
            <w:r w:rsidRPr="00EE76B6">
              <w:rPr>
                <w:rFonts w:cs="Arial"/>
                <w:sz w:val="20"/>
                <w:szCs w:val="20"/>
              </w:rPr>
              <w:t>Ensuring smooth running of the sprints and removing impediments</w:t>
            </w:r>
          </w:p>
        </w:tc>
      </w:tr>
      <w:tr w:rsidR="00EC77EC" w:rsidRPr="00C63F29" w14:paraId="4AA55082" w14:textId="77777777" w:rsidTr="00471D08">
        <w:trPr>
          <w:jc w:val="center"/>
        </w:trPr>
        <w:tc>
          <w:tcPr>
            <w:tcW w:w="1857" w:type="pct"/>
            <w:vAlign w:val="center"/>
          </w:tcPr>
          <w:p w14:paraId="582BB969" w14:textId="34AE3DAB" w:rsidR="00EC77EC" w:rsidRPr="0075221D" w:rsidRDefault="00911395" w:rsidP="00911395">
            <w:pPr>
              <w:ind w:left="360" w:hanging="360"/>
              <w:jc w:val="both"/>
              <w:rPr>
                <w:rFonts w:cs="Arial"/>
                <w:color w:val="0070C0"/>
                <w:sz w:val="20"/>
                <w:szCs w:val="18"/>
              </w:rPr>
            </w:pPr>
            <w:r w:rsidRPr="00911395">
              <w:rPr>
                <w:rFonts w:cs="Arial"/>
                <w:sz w:val="20"/>
                <w:szCs w:val="20"/>
              </w:rPr>
              <w:t xml:space="preserve">IT </w:t>
            </w:r>
            <w:r w:rsidR="00EC77EC" w:rsidRPr="00911395">
              <w:rPr>
                <w:rFonts w:cs="Arial"/>
                <w:sz w:val="20"/>
                <w:szCs w:val="20"/>
              </w:rPr>
              <w:t xml:space="preserve">Test </w:t>
            </w:r>
            <w:r w:rsidRPr="00911395">
              <w:rPr>
                <w:rFonts w:cs="Arial"/>
                <w:sz w:val="20"/>
                <w:szCs w:val="20"/>
              </w:rPr>
              <w:t>Lead</w:t>
            </w:r>
          </w:p>
        </w:tc>
        <w:tc>
          <w:tcPr>
            <w:tcW w:w="3143" w:type="pct"/>
            <w:vAlign w:val="center"/>
          </w:tcPr>
          <w:p w14:paraId="1341F608" w14:textId="77777777" w:rsidR="00E5343B" w:rsidRPr="00E5343B" w:rsidRDefault="00E5343B" w:rsidP="004740AA">
            <w:pPr>
              <w:pStyle w:val="ListParagraph"/>
              <w:numPr>
                <w:ilvl w:val="0"/>
                <w:numId w:val="34"/>
              </w:numPr>
              <w:jc w:val="both"/>
              <w:rPr>
                <w:rFonts w:cs="Arial"/>
                <w:sz w:val="20"/>
                <w:szCs w:val="20"/>
              </w:rPr>
            </w:pPr>
            <w:r w:rsidRPr="00E5343B">
              <w:rPr>
                <w:rFonts w:cs="Arial"/>
                <w:sz w:val="20"/>
                <w:szCs w:val="20"/>
              </w:rPr>
              <w:t xml:space="preserve">Prepare Test Strategy </w:t>
            </w:r>
          </w:p>
          <w:p w14:paraId="64883B9D" w14:textId="77777777" w:rsidR="00E5343B" w:rsidRPr="00E5343B" w:rsidRDefault="00E5343B" w:rsidP="004740AA">
            <w:pPr>
              <w:pStyle w:val="ListParagraph"/>
              <w:numPr>
                <w:ilvl w:val="0"/>
                <w:numId w:val="34"/>
              </w:numPr>
              <w:jc w:val="both"/>
              <w:rPr>
                <w:rFonts w:cs="Arial"/>
                <w:sz w:val="20"/>
                <w:szCs w:val="20"/>
              </w:rPr>
            </w:pPr>
            <w:r w:rsidRPr="00E5343B">
              <w:rPr>
                <w:rFonts w:cs="Arial"/>
                <w:sz w:val="20"/>
                <w:szCs w:val="20"/>
              </w:rPr>
              <w:t xml:space="preserve">Strategize and plan QA activities </w:t>
            </w:r>
          </w:p>
          <w:p w14:paraId="5963E467" w14:textId="77777777" w:rsidR="00E5343B" w:rsidRPr="00E5343B" w:rsidRDefault="00E5343B" w:rsidP="004740AA">
            <w:pPr>
              <w:pStyle w:val="ListParagraph"/>
              <w:numPr>
                <w:ilvl w:val="0"/>
                <w:numId w:val="34"/>
              </w:numPr>
              <w:jc w:val="both"/>
              <w:rPr>
                <w:rFonts w:cs="Arial"/>
                <w:sz w:val="20"/>
                <w:szCs w:val="20"/>
              </w:rPr>
            </w:pPr>
            <w:r w:rsidRPr="00E5343B">
              <w:rPr>
                <w:rFonts w:cs="Arial"/>
                <w:sz w:val="20"/>
                <w:szCs w:val="20"/>
              </w:rPr>
              <w:t>Manage overall Defects closure</w:t>
            </w:r>
            <w:r w:rsidRPr="00E5343B">
              <w:rPr>
                <w:rFonts w:ascii="Cambria Math" w:hAnsi="Cambria Math" w:cs="Cambria Math"/>
                <w:sz w:val="20"/>
                <w:szCs w:val="20"/>
              </w:rPr>
              <w:t>​</w:t>
            </w:r>
          </w:p>
          <w:p w14:paraId="683E329C" w14:textId="77777777" w:rsidR="00E5343B" w:rsidRPr="00E5343B" w:rsidRDefault="00E5343B" w:rsidP="004740AA">
            <w:pPr>
              <w:pStyle w:val="ListParagraph"/>
              <w:numPr>
                <w:ilvl w:val="0"/>
                <w:numId w:val="34"/>
              </w:numPr>
              <w:jc w:val="both"/>
              <w:rPr>
                <w:rFonts w:cs="Arial"/>
                <w:sz w:val="20"/>
                <w:szCs w:val="20"/>
              </w:rPr>
            </w:pPr>
            <w:r w:rsidRPr="00E5343B">
              <w:rPr>
                <w:rFonts w:cs="Arial"/>
                <w:sz w:val="20"/>
                <w:szCs w:val="20"/>
              </w:rPr>
              <w:t>Provide overall test status through ADO Dashboard</w:t>
            </w:r>
          </w:p>
          <w:p w14:paraId="352879CB" w14:textId="77777777" w:rsidR="00E5343B" w:rsidRPr="00E5343B" w:rsidRDefault="00E5343B" w:rsidP="004740AA">
            <w:pPr>
              <w:pStyle w:val="ListParagraph"/>
              <w:numPr>
                <w:ilvl w:val="0"/>
                <w:numId w:val="34"/>
              </w:numPr>
              <w:jc w:val="both"/>
              <w:rPr>
                <w:rFonts w:cs="Arial"/>
                <w:sz w:val="20"/>
                <w:szCs w:val="20"/>
              </w:rPr>
            </w:pPr>
            <w:r w:rsidRPr="00E5343B">
              <w:rPr>
                <w:rFonts w:cs="Arial"/>
                <w:sz w:val="20"/>
                <w:szCs w:val="20"/>
              </w:rPr>
              <w:t xml:space="preserve">Provide Go/No-Go decision for QA Test phase before handover to UAT </w:t>
            </w:r>
          </w:p>
          <w:p w14:paraId="5EC10CB5" w14:textId="6CD52288" w:rsidR="00EC77EC" w:rsidRPr="0075221D" w:rsidRDefault="00E5343B" w:rsidP="004740AA">
            <w:pPr>
              <w:pStyle w:val="ListParagraph"/>
              <w:numPr>
                <w:ilvl w:val="0"/>
                <w:numId w:val="34"/>
              </w:numPr>
              <w:jc w:val="both"/>
              <w:rPr>
                <w:rFonts w:cs="Arial"/>
                <w:color w:val="0070C0"/>
                <w:sz w:val="20"/>
                <w:szCs w:val="18"/>
              </w:rPr>
            </w:pPr>
            <w:r w:rsidRPr="00E5343B">
              <w:rPr>
                <w:rFonts w:cs="Arial"/>
                <w:sz w:val="20"/>
                <w:szCs w:val="20"/>
              </w:rPr>
              <w:t>Prepare Test Closure Report</w:t>
            </w:r>
          </w:p>
        </w:tc>
      </w:tr>
      <w:tr w:rsidR="00EC77EC" w:rsidRPr="00C63F29" w14:paraId="1CBA405A" w14:textId="77777777" w:rsidTr="00471D08">
        <w:trPr>
          <w:jc w:val="center"/>
        </w:trPr>
        <w:tc>
          <w:tcPr>
            <w:tcW w:w="1857" w:type="pct"/>
            <w:vAlign w:val="center"/>
          </w:tcPr>
          <w:p w14:paraId="180EE875" w14:textId="602E77E8" w:rsidR="00EC77EC" w:rsidRPr="0075221D" w:rsidRDefault="00065B63" w:rsidP="00065B63">
            <w:pPr>
              <w:ind w:left="360" w:hanging="360"/>
              <w:jc w:val="both"/>
              <w:rPr>
                <w:rFonts w:cs="Arial"/>
                <w:color w:val="0070C0"/>
                <w:sz w:val="20"/>
                <w:szCs w:val="18"/>
              </w:rPr>
            </w:pPr>
            <w:r w:rsidRPr="00065B63">
              <w:rPr>
                <w:rFonts w:cs="Arial"/>
                <w:sz w:val="20"/>
                <w:szCs w:val="20"/>
              </w:rPr>
              <w:t xml:space="preserve">IT </w:t>
            </w:r>
            <w:r w:rsidR="00EC77EC" w:rsidRPr="00065B63">
              <w:rPr>
                <w:rFonts w:cs="Arial"/>
                <w:sz w:val="20"/>
                <w:szCs w:val="20"/>
              </w:rPr>
              <w:t>Tester</w:t>
            </w:r>
          </w:p>
        </w:tc>
        <w:tc>
          <w:tcPr>
            <w:tcW w:w="3143" w:type="pct"/>
            <w:vAlign w:val="center"/>
          </w:tcPr>
          <w:p w14:paraId="19718490" w14:textId="77777777" w:rsidR="001B1F36" w:rsidRPr="001B1F36" w:rsidRDefault="001B1F36" w:rsidP="004740AA">
            <w:pPr>
              <w:pStyle w:val="ListParagraph"/>
              <w:numPr>
                <w:ilvl w:val="0"/>
                <w:numId w:val="34"/>
              </w:numPr>
              <w:jc w:val="both"/>
              <w:rPr>
                <w:rFonts w:cs="Arial"/>
                <w:sz w:val="20"/>
                <w:szCs w:val="20"/>
              </w:rPr>
            </w:pPr>
            <w:r w:rsidRPr="001B1F36">
              <w:rPr>
                <w:rFonts w:cs="Arial"/>
                <w:sz w:val="20"/>
                <w:szCs w:val="20"/>
              </w:rPr>
              <w:t>Participate in requirement walkthrough with BA / Dev team</w:t>
            </w:r>
          </w:p>
          <w:p w14:paraId="32F74B86" w14:textId="77777777" w:rsidR="001B1F36" w:rsidRPr="001B1F36" w:rsidRDefault="001B1F36" w:rsidP="004740AA">
            <w:pPr>
              <w:pStyle w:val="ListParagraph"/>
              <w:numPr>
                <w:ilvl w:val="0"/>
                <w:numId w:val="34"/>
              </w:numPr>
              <w:jc w:val="both"/>
              <w:rPr>
                <w:rFonts w:cs="Arial"/>
                <w:sz w:val="20"/>
                <w:szCs w:val="20"/>
              </w:rPr>
            </w:pPr>
            <w:r w:rsidRPr="001B1F36">
              <w:rPr>
                <w:rFonts w:cs="Arial"/>
                <w:sz w:val="20"/>
                <w:szCs w:val="20"/>
              </w:rPr>
              <w:t>Prepare / Execute Test Cases and maintain test results in ADO</w:t>
            </w:r>
          </w:p>
          <w:p w14:paraId="54192AE5" w14:textId="77777777" w:rsidR="001B1F36" w:rsidRPr="001B1F36" w:rsidRDefault="001B1F36" w:rsidP="004740AA">
            <w:pPr>
              <w:pStyle w:val="ListParagraph"/>
              <w:numPr>
                <w:ilvl w:val="0"/>
                <w:numId w:val="34"/>
              </w:numPr>
              <w:jc w:val="both"/>
              <w:rPr>
                <w:rFonts w:cs="Arial"/>
                <w:sz w:val="20"/>
                <w:szCs w:val="20"/>
              </w:rPr>
            </w:pPr>
            <w:r w:rsidRPr="001B1F36">
              <w:rPr>
                <w:rFonts w:cs="Arial"/>
                <w:sz w:val="20"/>
                <w:szCs w:val="20"/>
              </w:rPr>
              <w:t>Provide status update of the progress of test execution</w:t>
            </w:r>
          </w:p>
          <w:p w14:paraId="648F7D83" w14:textId="77777777" w:rsidR="001B1F36" w:rsidRPr="001B1F36" w:rsidRDefault="001B1F36" w:rsidP="004740AA">
            <w:pPr>
              <w:pStyle w:val="ListParagraph"/>
              <w:numPr>
                <w:ilvl w:val="0"/>
                <w:numId w:val="34"/>
              </w:numPr>
              <w:jc w:val="both"/>
              <w:rPr>
                <w:rFonts w:cs="Arial"/>
                <w:sz w:val="20"/>
                <w:szCs w:val="20"/>
              </w:rPr>
            </w:pPr>
            <w:r w:rsidRPr="001B1F36">
              <w:rPr>
                <w:rFonts w:cs="Arial"/>
                <w:sz w:val="20"/>
                <w:szCs w:val="20"/>
              </w:rPr>
              <w:t>Report technical defects in ADO and track them to closure</w:t>
            </w:r>
          </w:p>
          <w:p w14:paraId="4623F832" w14:textId="6FCF0120" w:rsidR="00EC77EC" w:rsidRPr="0075221D" w:rsidRDefault="001B1F36" w:rsidP="004740AA">
            <w:pPr>
              <w:pStyle w:val="ListParagraph"/>
              <w:numPr>
                <w:ilvl w:val="0"/>
                <w:numId w:val="34"/>
              </w:numPr>
              <w:jc w:val="both"/>
              <w:rPr>
                <w:rFonts w:cs="Arial"/>
                <w:color w:val="0070C0"/>
                <w:sz w:val="20"/>
                <w:szCs w:val="18"/>
              </w:rPr>
            </w:pPr>
            <w:r w:rsidRPr="001B1F36">
              <w:rPr>
                <w:rFonts w:cs="Arial"/>
                <w:sz w:val="20"/>
                <w:szCs w:val="20"/>
              </w:rPr>
              <w:t>Highlight risks with deliverables against Sprint timelines</w:t>
            </w:r>
          </w:p>
        </w:tc>
      </w:tr>
      <w:tr w:rsidR="001C16D3" w:rsidRPr="00C63F29" w14:paraId="5E429510" w14:textId="77777777" w:rsidTr="00471D08">
        <w:trPr>
          <w:jc w:val="center"/>
        </w:trPr>
        <w:tc>
          <w:tcPr>
            <w:tcW w:w="1857" w:type="pct"/>
            <w:vAlign w:val="center"/>
          </w:tcPr>
          <w:p w14:paraId="5B980776" w14:textId="33EE6ECC" w:rsidR="001C16D3" w:rsidRPr="001C16D3" w:rsidRDefault="00922011" w:rsidP="001C16D3">
            <w:pPr>
              <w:ind w:left="360" w:hanging="360"/>
              <w:jc w:val="both"/>
              <w:rPr>
                <w:rFonts w:cs="Arial"/>
                <w:sz w:val="20"/>
                <w:szCs w:val="20"/>
              </w:rPr>
            </w:pPr>
            <w:r>
              <w:rPr>
                <w:rFonts w:cs="Arial"/>
                <w:sz w:val="20"/>
                <w:szCs w:val="20"/>
              </w:rPr>
              <w:t>IT Automation Tester</w:t>
            </w:r>
          </w:p>
        </w:tc>
        <w:tc>
          <w:tcPr>
            <w:tcW w:w="3143" w:type="pct"/>
            <w:vAlign w:val="center"/>
          </w:tcPr>
          <w:p w14:paraId="3A6082E2" w14:textId="77777777" w:rsidR="001C16D3" w:rsidRPr="00367143" w:rsidRDefault="00922011" w:rsidP="004740AA">
            <w:pPr>
              <w:pStyle w:val="ListParagraph"/>
              <w:numPr>
                <w:ilvl w:val="0"/>
                <w:numId w:val="34"/>
              </w:numPr>
              <w:jc w:val="both"/>
              <w:rPr>
                <w:rFonts w:cs="Arial"/>
                <w:sz w:val="20"/>
                <w:szCs w:val="20"/>
              </w:rPr>
            </w:pPr>
            <w:r w:rsidRPr="00367143">
              <w:rPr>
                <w:rFonts w:cs="Arial"/>
                <w:sz w:val="20"/>
                <w:szCs w:val="20"/>
              </w:rPr>
              <w:t>Prepare Automation test scope</w:t>
            </w:r>
          </w:p>
          <w:p w14:paraId="22B0D7F8" w14:textId="12CCF25C" w:rsidR="00922011" w:rsidRPr="00367143" w:rsidRDefault="00922011" w:rsidP="004740AA">
            <w:pPr>
              <w:pStyle w:val="ListParagraph"/>
              <w:numPr>
                <w:ilvl w:val="0"/>
                <w:numId w:val="34"/>
              </w:numPr>
              <w:jc w:val="both"/>
              <w:rPr>
                <w:rFonts w:cs="Arial"/>
                <w:sz w:val="20"/>
                <w:szCs w:val="20"/>
              </w:rPr>
            </w:pPr>
            <w:r w:rsidRPr="00367143">
              <w:rPr>
                <w:rFonts w:cs="Arial"/>
                <w:sz w:val="20"/>
                <w:szCs w:val="20"/>
              </w:rPr>
              <w:t>Prepare &amp; execute automated test scripts</w:t>
            </w:r>
          </w:p>
          <w:p w14:paraId="726315A7" w14:textId="729CAF1A" w:rsidR="00922011" w:rsidRPr="0075221D" w:rsidRDefault="00C72670" w:rsidP="004740AA">
            <w:pPr>
              <w:pStyle w:val="ListParagraph"/>
              <w:numPr>
                <w:ilvl w:val="0"/>
                <w:numId w:val="34"/>
              </w:numPr>
              <w:jc w:val="both"/>
              <w:rPr>
                <w:rFonts w:cs="Arial"/>
                <w:color w:val="0070C0"/>
                <w:sz w:val="20"/>
                <w:szCs w:val="18"/>
              </w:rPr>
            </w:pPr>
            <w:r w:rsidRPr="00367143">
              <w:rPr>
                <w:rFonts w:cs="Arial"/>
                <w:sz w:val="20"/>
                <w:szCs w:val="20"/>
              </w:rPr>
              <w:t xml:space="preserve">Report defects </w:t>
            </w:r>
            <w:r w:rsidR="00367143" w:rsidRPr="00367143">
              <w:rPr>
                <w:rFonts w:cs="Arial"/>
                <w:sz w:val="20"/>
                <w:szCs w:val="20"/>
              </w:rPr>
              <w:t>and track to closure</w:t>
            </w:r>
          </w:p>
        </w:tc>
      </w:tr>
      <w:tr w:rsidR="00EC77EC" w:rsidRPr="00C63F29" w14:paraId="253B9CB1" w14:textId="77777777" w:rsidTr="00471D08">
        <w:trPr>
          <w:jc w:val="center"/>
        </w:trPr>
        <w:tc>
          <w:tcPr>
            <w:tcW w:w="1857" w:type="pct"/>
            <w:vAlign w:val="center"/>
          </w:tcPr>
          <w:p w14:paraId="27470D3E" w14:textId="48AAF970" w:rsidR="00EC77EC" w:rsidRPr="0075221D" w:rsidRDefault="00EC77EC" w:rsidP="001C16D3">
            <w:pPr>
              <w:ind w:left="360" w:hanging="360"/>
              <w:jc w:val="both"/>
              <w:rPr>
                <w:rFonts w:cs="Arial"/>
                <w:color w:val="0070C0"/>
                <w:sz w:val="20"/>
                <w:szCs w:val="18"/>
              </w:rPr>
            </w:pPr>
            <w:r w:rsidRPr="001C16D3">
              <w:rPr>
                <w:rFonts w:cs="Arial"/>
                <w:sz w:val="20"/>
                <w:szCs w:val="20"/>
              </w:rPr>
              <w:t>FE Testing team</w:t>
            </w:r>
          </w:p>
        </w:tc>
        <w:tc>
          <w:tcPr>
            <w:tcW w:w="3143" w:type="pct"/>
            <w:vAlign w:val="center"/>
          </w:tcPr>
          <w:p w14:paraId="64F35389" w14:textId="77777777" w:rsidR="006B56E5" w:rsidRPr="006B56E5" w:rsidRDefault="006B56E5" w:rsidP="004740AA">
            <w:pPr>
              <w:pStyle w:val="ListParagraph"/>
              <w:numPr>
                <w:ilvl w:val="0"/>
                <w:numId w:val="34"/>
              </w:numPr>
              <w:jc w:val="both"/>
              <w:rPr>
                <w:rFonts w:cs="Arial"/>
                <w:sz w:val="20"/>
                <w:szCs w:val="20"/>
              </w:rPr>
            </w:pPr>
            <w:r w:rsidRPr="006B56E5">
              <w:rPr>
                <w:rFonts w:cs="Arial"/>
                <w:sz w:val="20"/>
                <w:szCs w:val="20"/>
              </w:rPr>
              <w:t>Evaluate Project need for Performance/Penetration tests and provide guidance</w:t>
            </w:r>
          </w:p>
          <w:p w14:paraId="65D88BC1" w14:textId="77777777" w:rsidR="006B56E5" w:rsidRPr="006B56E5" w:rsidRDefault="006B56E5" w:rsidP="004740AA">
            <w:pPr>
              <w:pStyle w:val="ListParagraph"/>
              <w:numPr>
                <w:ilvl w:val="0"/>
                <w:numId w:val="34"/>
              </w:numPr>
              <w:jc w:val="both"/>
              <w:rPr>
                <w:rFonts w:cs="Arial"/>
                <w:sz w:val="20"/>
                <w:szCs w:val="20"/>
              </w:rPr>
            </w:pPr>
            <w:r w:rsidRPr="006B56E5">
              <w:rPr>
                <w:rFonts w:cs="Arial"/>
                <w:sz w:val="20"/>
                <w:szCs w:val="20"/>
              </w:rPr>
              <w:t>Prepare Performance Test Scope, estimation and test plan</w:t>
            </w:r>
          </w:p>
          <w:p w14:paraId="3F7654EA" w14:textId="77777777" w:rsidR="006B56E5" w:rsidRPr="006B56E5" w:rsidRDefault="006B56E5" w:rsidP="004740AA">
            <w:pPr>
              <w:pStyle w:val="ListParagraph"/>
              <w:numPr>
                <w:ilvl w:val="0"/>
                <w:numId w:val="34"/>
              </w:numPr>
              <w:jc w:val="both"/>
              <w:rPr>
                <w:rFonts w:cs="Arial"/>
                <w:sz w:val="20"/>
                <w:szCs w:val="20"/>
              </w:rPr>
            </w:pPr>
            <w:r w:rsidRPr="006B56E5">
              <w:rPr>
                <w:rFonts w:cs="Arial"/>
                <w:sz w:val="20"/>
                <w:szCs w:val="20"/>
              </w:rPr>
              <w:t>Execute Performance/Penetration tests and publish test results, deficiency (if any)</w:t>
            </w:r>
          </w:p>
          <w:p w14:paraId="39A45AC4" w14:textId="77777777" w:rsidR="006B56E5" w:rsidRPr="006B56E5" w:rsidRDefault="006B56E5" w:rsidP="004740AA">
            <w:pPr>
              <w:pStyle w:val="ListParagraph"/>
              <w:numPr>
                <w:ilvl w:val="0"/>
                <w:numId w:val="34"/>
              </w:numPr>
              <w:jc w:val="both"/>
              <w:rPr>
                <w:rFonts w:cs="Arial"/>
                <w:sz w:val="20"/>
                <w:szCs w:val="20"/>
              </w:rPr>
            </w:pPr>
            <w:r w:rsidRPr="006B56E5">
              <w:rPr>
                <w:rFonts w:cs="Arial"/>
                <w:sz w:val="20"/>
                <w:szCs w:val="20"/>
              </w:rPr>
              <w:t>Manage defects related to performance issues</w:t>
            </w:r>
          </w:p>
          <w:p w14:paraId="2C30CB5F" w14:textId="713AEF29" w:rsidR="00EC77EC" w:rsidRPr="0075221D" w:rsidRDefault="006B56E5" w:rsidP="004740AA">
            <w:pPr>
              <w:pStyle w:val="ListParagraph"/>
              <w:numPr>
                <w:ilvl w:val="0"/>
                <w:numId w:val="34"/>
              </w:numPr>
              <w:jc w:val="both"/>
              <w:rPr>
                <w:rFonts w:cs="Arial"/>
                <w:color w:val="0070C0"/>
                <w:sz w:val="20"/>
                <w:szCs w:val="18"/>
              </w:rPr>
            </w:pPr>
            <w:r w:rsidRPr="006B56E5">
              <w:rPr>
                <w:rFonts w:cs="Arial"/>
                <w:sz w:val="20"/>
                <w:szCs w:val="20"/>
              </w:rPr>
              <w:t>Work closely with the Project manager for the performance test result signoff</w:t>
            </w:r>
          </w:p>
        </w:tc>
      </w:tr>
      <w:tr w:rsidR="0047592E" w:rsidRPr="00C63F29" w14:paraId="0DE49136" w14:textId="77777777" w:rsidTr="00471D08">
        <w:trPr>
          <w:jc w:val="center"/>
        </w:trPr>
        <w:tc>
          <w:tcPr>
            <w:tcW w:w="1857" w:type="pct"/>
            <w:vAlign w:val="center"/>
          </w:tcPr>
          <w:p w14:paraId="7440FC82" w14:textId="74B88AF2" w:rsidR="0047592E" w:rsidRPr="001C16D3" w:rsidRDefault="00076FFC" w:rsidP="001C16D3">
            <w:pPr>
              <w:ind w:left="360" w:hanging="360"/>
              <w:jc w:val="both"/>
              <w:rPr>
                <w:rFonts w:cs="Arial"/>
                <w:sz w:val="20"/>
                <w:szCs w:val="20"/>
              </w:rPr>
            </w:pPr>
            <w:r>
              <w:rPr>
                <w:rFonts w:cs="Arial"/>
                <w:sz w:val="20"/>
                <w:szCs w:val="20"/>
              </w:rPr>
              <w:t>Dev. Technical Lead</w:t>
            </w:r>
          </w:p>
        </w:tc>
        <w:tc>
          <w:tcPr>
            <w:tcW w:w="3143" w:type="pct"/>
            <w:vAlign w:val="center"/>
          </w:tcPr>
          <w:p w14:paraId="799B157D" w14:textId="76FDDD37" w:rsidR="00D550AC" w:rsidRPr="007100E6" w:rsidRDefault="00D550AC" w:rsidP="004740AA">
            <w:pPr>
              <w:pStyle w:val="ListParagraph"/>
              <w:numPr>
                <w:ilvl w:val="0"/>
                <w:numId w:val="34"/>
              </w:numPr>
              <w:jc w:val="both"/>
              <w:rPr>
                <w:rFonts w:cs="Arial"/>
                <w:sz w:val="20"/>
                <w:szCs w:val="20"/>
              </w:rPr>
            </w:pPr>
            <w:r w:rsidRPr="007100E6">
              <w:rPr>
                <w:rFonts w:cs="Arial"/>
                <w:sz w:val="20"/>
                <w:szCs w:val="20"/>
              </w:rPr>
              <w:t>Plan and execute development activities</w:t>
            </w:r>
          </w:p>
          <w:p w14:paraId="4D945246" w14:textId="77777777" w:rsidR="00D550AC" w:rsidRPr="007100E6" w:rsidRDefault="00D550AC" w:rsidP="004740AA">
            <w:pPr>
              <w:pStyle w:val="ListParagraph"/>
              <w:numPr>
                <w:ilvl w:val="0"/>
                <w:numId w:val="34"/>
              </w:numPr>
              <w:jc w:val="both"/>
              <w:rPr>
                <w:rFonts w:cs="Arial"/>
                <w:sz w:val="20"/>
                <w:szCs w:val="20"/>
              </w:rPr>
            </w:pPr>
            <w:r w:rsidRPr="007100E6">
              <w:rPr>
                <w:rFonts w:cs="Arial"/>
                <w:sz w:val="20"/>
                <w:szCs w:val="20"/>
              </w:rPr>
              <w:t>Monitoring UT and providing confirmation to IT Test Lead once UT is completed</w:t>
            </w:r>
            <w:r w:rsidRPr="007100E6">
              <w:rPr>
                <w:rFonts w:ascii="Cambria Math" w:hAnsi="Cambria Math" w:cs="Cambria Math"/>
                <w:sz w:val="20"/>
                <w:szCs w:val="20"/>
              </w:rPr>
              <w:t>​</w:t>
            </w:r>
          </w:p>
          <w:p w14:paraId="4E2516A1" w14:textId="77777777" w:rsidR="00D550AC" w:rsidRPr="007100E6" w:rsidRDefault="00D550AC" w:rsidP="004740AA">
            <w:pPr>
              <w:pStyle w:val="ListParagraph"/>
              <w:numPr>
                <w:ilvl w:val="0"/>
                <w:numId w:val="34"/>
              </w:numPr>
              <w:jc w:val="both"/>
              <w:rPr>
                <w:rFonts w:cs="Arial"/>
                <w:sz w:val="20"/>
                <w:szCs w:val="20"/>
              </w:rPr>
            </w:pPr>
            <w:r w:rsidRPr="007100E6">
              <w:rPr>
                <w:rFonts w:cs="Arial"/>
                <w:sz w:val="20"/>
                <w:szCs w:val="20"/>
              </w:rPr>
              <w:t>Ensuring testing completed as per timeline and status of testing correctly reflected in agreed tool</w:t>
            </w:r>
            <w:r w:rsidRPr="007100E6">
              <w:rPr>
                <w:rFonts w:ascii="Cambria Math" w:hAnsi="Cambria Math" w:cs="Cambria Math"/>
                <w:sz w:val="20"/>
                <w:szCs w:val="20"/>
              </w:rPr>
              <w:t>​</w:t>
            </w:r>
          </w:p>
          <w:p w14:paraId="7FE1F819" w14:textId="77777777" w:rsidR="00D550AC" w:rsidRPr="007100E6" w:rsidRDefault="00D550AC" w:rsidP="004740AA">
            <w:pPr>
              <w:pStyle w:val="ListParagraph"/>
              <w:numPr>
                <w:ilvl w:val="0"/>
                <w:numId w:val="34"/>
              </w:numPr>
              <w:jc w:val="both"/>
              <w:rPr>
                <w:rFonts w:cs="Arial"/>
                <w:sz w:val="20"/>
                <w:szCs w:val="20"/>
              </w:rPr>
            </w:pPr>
            <w:r w:rsidRPr="007100E6">
              <w:rPr>
                <w:rFonts w:cs="Arial"/>
                <w:sz w:val="20"/>
                <w:szCs w:val="20"/>
              </w:rPr>
              <w:t>Ensuring team availability for testing and defect resolution</w:t>
            </w:r>
            <w:r w:rsidRPr="007100E6">
              <w:rPr>
                <w:rFonts w:ascii="Cambria Math" w:hAnsi="Cambria Math" w:cs="Cambria Math"/>
                <w:sz w:val="20"/>
                <w:szCs w:val="20"/>
              </w:rPr>
              <w:t>​</w:t>
            </w:r>
          </w:p>
          <w:p w14:paraId="7C240BC5" w14:textId="1AF7E094" w:rsidR="0047592E" w:rsidRPr="006B56E5" w:rsidRDefault="00D550AC" w:rsidP="004740AA">
            <w:pPr>
              <w:pStyle w:val="ListParagraph"/>
              <w:numPr>
                <w:ilvl w:val="0"/>
                <w:numId w:val="34"/>
              </w:numPr>
              <w:jc w:val="both"/>
              <w:rPr>
                <w:rFonts w:cs="Arial"/>
                <w:sz w:val="20"/>
                <w:szCs w:val="20"/>
              </w:rPr>
            </w:pPr>
            <w:r w:rsidRPr="007100E6">
              <w:rPr>
                <w:rFonts w:cs="Arial"/>
                <w:sz w:val="20"/>
                <w:szCs w:val="20"/>
              </w:rPr>
              <w:t>Ensure-unit test results are captured in the tool</w:t>
            </w:r>
          </w:p>
        </w:tc>
      </w:tr>
    </w:tbl>
    <w:p w14:paraId="4F088FE8" w14:textId="17BB73E4" w:rsidR="00C63F29" w:rsidRDefault="00C63F29" w:rsidP="00EB0E63">
      <w:pPr>
        <w:rPr>
          <w:sz w:val="22"/>
          <w:szCs w:val="20"/>
        </w:rPr>
      </w:pPr>
    </w:p>
    <w:p w14:paraId="0D59C141" w14:textId="11B3A599" w:rsidR="00EB0E63" w:rsidRDefault="00EB0E63">
      <w:pPr>
        <w:spacing w:after="200" w:line="276" w:lineRule="auto"/>
        <w:rPr>
          <w:sz w:val="22"/>
          <w:szCs w:val="20"/>
        </w:rPr>
      </w:pPr>
      <w:r>
        <w:rPr>
          <w:sz w:val="22"/>
          <w:szCs w:val="20"/>
        </w:rPr>
        <w:br w:type="page"/>
      </w:r>
    </w:p>
    <w:p w14:paraId="17FC76E1" w14:textId="746A2E0A" w:rsidR="00EB0E63" w:rsidRPr="00FB2473" w:rsidRDefault="00FB2473" w:rsidP="00FB2473">
      <w:pPr>
        <w:pStyle w:val="Heading1"/>
      </w:pPr>
      <w:bookmarkStart w:id="34" w:name="_Toc140573281"/>
      <w:r>
        <w:t>RACI MATRIX</w:t>
      </w:r>
      <w:bookmarkEnd w:id="34"/>
    </w:p>
    <w:p w14:paraId="2875214E" w14:textId="596D3BD6" w:rsidR="00FB2473" w:rsidRDefault="00FB2473" w:rsidP="00EB0E63">
      <w:pPr>
        <w:jc w:val="both"/>
        <w:rPr>
          <w:sz w:val="22"/>
          <w:szCs w:val="20"/>
        </w:rPr>
      </w:pPr>
    </w:p>
    <w:p w14:paraId="7C02466E" w14:textId="712E1A83" w:rsidR="00FB2473" w:rsidRDefault="00FB2473" w:rsidP="00FB2473">
      <w:pPr>
        <w:jc w:val="both"/>
        <w:rPr>
          <w:sz w:val="22"/>
          <w:szCs w:val="20"/>
        </w:rPr>
      </w:pPr>
      <w:r w:rsidRPr="00FB2473">
        <w:rPr>
          <w:sz w:val="22"/>
          <w:szCs w:val="20"/>
        </w:rPr>
        <w:t>RACI matrix or linear responsibility chart, describing the participation by various roles in completing tasks or deliverables for the project.</w:t>
      </w:r>
    </w:p>
    <w:p w14:paraId="10BC08B5" w14:textId="18A6B7A3" w:rsidR="00FC0547" w:rsidRDefault="00FC0547" w:rsidP="00FB2473">
      <w:pPr>
        <w:jc w:val="both"/>
        <w:rPr>
          <w:sz w:val="22"/>
          <w:szCs w:val="20"/>
        </w:rPr>
      </w:pPr>
    </w:p>
    <w:p w14:paraId="3C84AF26" w14:textId="256349A1" w:rsidR="00FC0547" w:rsidRDefault="00FC0547" w:rsidP="00FC0547">
      <w:pPr>
        <w:jc w:val="both"/>
        <w:rPr>
          <w:sz w:val="22"/>
          <w:szCs w:val="20"/>
        </w:rPr>
      </w:pPr>
      <w:r w:rsidRPr="00FC0547">
        <w:rPr>
          <w:sz w:val="22"/>
          <w:szCs w:val="20"/>
        </w:rPr>
        <w:t>A RACI Matrix is defined for each of the critical test phases</w:t>
      </w:r>
      <w:r w:rsidR="00777541">
        <w:rPr>
          <w:sz w:val="22"/>
          <w:szCs w:val="20"/>
        </w:rPr>
        <w:t xml:space="preserve"> and activit</w:t>
      </w:r>
      <w:r w:rsidR="00963092">
        <w:rPr>
          <w:sz w:val="22"/>
          <w:szCs w:val="20"/>
        </w:rPr>
        <w:t>ies</w:t>
      </w:r>
      <w:r w:rsidRPr="00FC0547">
        <w:rPr>
          <w:sz w:val="22"/>
          <w:szCs w:val="20"/>
        </w:rPr>
        <w:t>: The matrix will clarify roles and responsibilities for each stakeholder involved in that specific test phase</w:t>
      </w:r>
      <w:r w:rsidR="00D15E63">
        <w:rPr>
          <w:sz w:val="22"/>
          <w:szCs w:val="20"/>
        </w:rPr>
        <w:t>.</w:t>
      </w:r>
    </w:p>
    <w:p w14:paraId="76CC442F" w14:textId="1560A98D" w:rsidR="00D15E63" w:rsidRDefault="00D15E63" w:rsidP="00FC0547">
      <w:pPr>
        <w:jc w:val="both"/>
        <w:rPr>
          <w:sz w:val="22"/>
          <w:szCs w:val="20"/>
        </w:rPr>
      </w:pPr>
    </w:p>
    <w:tbl>
      <w:tblPr>
        <w:tblStyle w:val="TableGrid"/>
        <w:tblW w:w="0" w:type="auto"/>
        <w:tblLook w:val="04A0" w:firstRow="1" w:lastRow="0" w:firstColumn="1" w:lastColumn="0" w:noHBand="0" w:noVBand="1"/>
      </w:tblPr>
      <w:tblGrid>
        <w:gridCol w:w="2881"/>
        <w:gridCol w:w="1715"/>
        <w:gridCol w:w="2024"/>
        <w:gridCol w:w="1673"/>
        <w:gridCol w:w="1477"/>
      </w:tblGrid>
      <w:tr w:rsidR="006D6ADA" w14:paraId="36E6F287" w14:textId="77777777" w:rsidTr="0034718F">
        <w:tc>
          <w:tcPr>
            <w:tcW w:w="2985" w:type="dxa"/>
            <w:shd w:val="clear" w:color="auto" w:fill="FCE16A" w:themeFill="accent1" w:themeFillTint="99"/>
          </w:tcPr>
          <w:p w14:paraId="2D8D78D0" w14:textId="1A595850" w:rsidR="00D94FAA" w:rsidRPr="00D94FAA" w:rsidRDefault="00D94FAA" w:rsidP="00D94FAA">
            <w:pPr>
              <w:jc w:val="center"/>
              <w:rPr>
                <w:sz w:val="22"/>
                <w:szCs w:val="18"/>
              </w:rPr>
            </w:pPr>
            <w:r w:rsidRPr="00D94FAA">
              <w:rPr>
                <w:rFonts w:cs="Arial"/>
                <w:b/>
                <w:bCs/>
                <w:sz w:val="22"/>
                <w:szCs w:val="18"/>
              </w:rPr>
              <w:t xml:space="preserve">Process / </w:t>
            </w:r>
            <w:r>
              <w:rPr>
                <w:rFonts w:cs="Arial"/>
                <w:b/>
                <w:bCs/>
                <w:sz w:val="22"/>
                <w:szCs w:val="18"/>
              </w:rPr>
              <w:t>Activity</w:t>
            </w:r>
          </w:p>
        </w:tc>
        <w:tc>
          <w:tcPr>
            <w:tcW w:w="1556" w:type="dxa"/>
            <w:shd w:val="clear" w:color="auto" w:fill="FCE16A" w:themeFill="accent1" w:themeFillTint="99"/>
          </w:tcPr>
          <w:p w14:paraId="2760893F" w14:textId="10736417" w:rsidR="00D94FAA" w:rsidRDefault="00D94FAA" w:rsidP="00D94FAA">
            <w:pPr>
              <w:jc w:val="center"/>
              <w:rPr>
                <w:sz w:val="22"/>
                <w:szCs w:val="20"/>
              </w:rPr>
            </w:pPr>
            <w:r w:rsidRPr="009914C3">
              <w:rPr>
                <w:rFonts w:cs="Arial"/>
                <w:b/>
                <w:bCs/>
                <w:szCs w:val="20"/>
              </w:rPr>
              <w:t>Responsible</w:t>
            </w:r>
            <w:r w:rsidR="00F66739" w:rsidRPr="00372708">
              <w:rPr>
                <w:rFonts w:cs="Arial"/>
                <w:b/>
                <w:bCs/>
                <w:color w:val="FF0000"/>
                <w:szCs w:val="20"/>
              </w:rPr>
              <w:t>*</w:t>
            </w:r>
          </w:p>
        </w:tc>
        <w:tc>
          <w:tcPr>
            <w:tcW w:w="2051" w:type="dxa"/>
            <w:shd w:val="clear" w:color="auto" w:fill="FCE16A" w:themeFill="accent1" w:themeFillTint="99"/>
          </w:tcPr>
          <w:p w14:paraId="3D7E0CE1" w14:textId="02930359" w:rsidR="00D94FAA" w:rsidRDefault="00D94FAA" w:rsidP="00D94FAA">
            <w:pPr>
              <w:jc w:val="center"/>
              <w:rPr>
                <w:sz w:val="22"/>
                <w:szCs w:val="20"/>
              </w:rPr>
            </w:pPr>
            <w:r w:rsidRPr="009914C3">
              <w:rPr>
                <w:rFonts w:cs="Arial"/>
                <w:b/>
                <w:bCs/>
                <w:szCs w:val="20"/>
              </w:rPr>
              <w:t>Accountable</w:t>
            </w:r>
            <w:r w:rsidR="00F6585E" w:rsidRPr="00372708">
              <w:rPr>
                <w:rFonts w:cs="Arial"/>
                <w:b/>
                <w:bCs/>
                <w:color w:val="FF0000"/>
                <w:szCs w:val="20"/>
              </w:rPr>
              <w:t>^</w:t>
            </w:r>
          </w:p>
        </w:tc>
        <w:tc>
          <w:tcPr>
            <w:tcW w:w="1694" w:type="dxa"/>
            <w:shd w:val="clear" w:color="auto" w:fill="FCE16A" w:themeFill="accent1" w:themeFillTint="99"/>
          </w:tcPr>
          <w:p w14:paraId="27C0E929" w14:textId="4CE2EAAB" w:rsidR="00D94FAA" w:rsidRDefault="00D94FAA" w:rsidP="00D94FAA">
            <w:pPr>
              <w:jc w:val="center"/>
              <w:rPr>
                <w:sz w:val="22"/>
                <w:szCs w:val="20"/>
              </w:rPr>
            </w:pPr>
            <w:r w:rsidRPr="009914C3">
              <w:rPr>
                <w:rFonts w:cs="Arial"/>
                <w:b/>
                <w:bCs/>
                <w:szCs w:val="20"/>
              </w:rPr>
              <w:t>Consulted</w:t>
            </w:r>
            <w:r w:rsidR="00F6585E" w:rsidRPr="00372708">
              <w:rPr>
                <w:rFonts w:cs="Arial"/>
                <w:b/>
                <w:bCs/>
                <w:color w:val="FF0000"/>
                <w:szCs w:val="20"/>
              </w:rPr>
              <w:t>”</w:t>
            </w:r>
          </w:p>
        </w:tc>
        <w:tc>
          <w:tcPr>
            <w:tcW w:w="1484" w:type="dxa"/>
            <w:shd w:val="clear" w:color="auto" w:fill="FCE16A" w:themeFill="accent1" w:themeFillTint="99"/>
          </w:tcPr>
          <w:p w14:paraId="2EBD8012" w14:textId="6C9147B3" w:rsidR="00D94FAA" w:rsidRDefault="00D94FAA" w:rsidP="00D94FAA">
            <w:pPr>
              <w:jc w:val="center"/>
              <w:rPr>
                <w:sz w:val="22"/>
                <w:szCs w:val="20"/>
              </w:rPr>
            </w:pPr>
            <w:r w:rsidRPr="009914C3">
              <w:rPr>
                <w:rFonts w:cs="Arial"/>
                <w:b/>
                <w:bCs/>
                <w:szCs w:val="20"/>
              </w:rPr>
              <w:t>Informed</w:t>
            </w:r>
            <w:r w:rsidR="001209BC" w:rsidRPr="00372708">
              <w:rPr>
                <w:rFonts w:cs="Arial"/>
                <w:b/>
                <w:bCs/>
                <w:color w:val="FF0000"/>
                <w:szCs w:val="20"/>
              </w:rPr>
              <w:t>~</w:t>
            </w:r>
          </w:p>
        </w:tc>
      </w:tr>
      <w:tr w:rsidR="00F6585E" w14:paraId="1DE0186F" w14:textId="77777777" w:rsidTr="0034718F">
        <w:tc>
          <w:tcPr>
            <w:tcW w:w="2985" w:type="dxa"/>
          </w:tcPr>
          <w:p w14:paraId="54F30387" w14:textId="07C08F6A" w:rsidR="005B28F1" w:rsidRPr="005B28F1" w:rsidRDefault="005B28F1" w:rsidP="005B28F1">
            <w:pPr>
              <w:rPr>
                <w:sz w:val="20"/>
                <w:szCs w:val="16"/>
              </w:rPr>
            </w:pPr>
            <w:r w:rsidRPr="005B28F1">
              <w:rPr>
                <w:rFonts w:cs="Arial"/>
                <w:sz w:val="20"/>
                <w:szCs w:val="16"/>
                <w:lang w:val="en-US"/>
              </w:rPr>
              <w:t>Requirement sync-up with 3 Amigos (BA, Test and Dev) and walkthrough</w:t>
            </w:r>
          </w:p>
        </w:tc>
        <w:tc>
          <w:tcPr>
            <w:tcW w:w="1556" w:type="dxa"/>
          </w:tcPr>
          <w:p w14:paraId="09DB2DC2" w14:textId="014A8C82" w:rsidR="005B28F1" w:rsidRPr="005B28F1" w:rsidRDefault="005B28F1" w:rsidP="00121F67">
            <w:pPr>
              <w:jc w:val="center"/>
              <w:rPr>
                <w:sz w:val="20"/>
                <w:szCs w:val="16"/>
              </w:rPr>
            </w:pPr>
            <w:r w:rsidRPr="005B28F1">
              <w:rPr>
                <w:rFonts w:cs="Arial"/>
                <w:sz w:val="20"/>
                <w:szCs w:val="16"/>
              </w:rPr>
              <w:t>BA, PO</w:t>
            </w:r>
          </w:p>
        </w:tc>
        <w:tc>
          <w:tcPr>
            <w:tcW w:w="2051" w:type="dxa"/>
          </w:tcPr>
          <w:p w14:paraId="38772B8B" w14:textId="23FD1724" w:rsidR="005B28F1" w:rsidRPr="005B28F1" w:rsidRDefault="005B28F1" w:rsidP="00121F67">
            <w:pPr>
              <w:jc w:val="center"/>
              <w:rPr>
                <w:sz w:val="20"/>
                <w:szCs w:val="16"/>
              </w:rPr>
            </w:pPr>
            <w:r w:rsidRPr="005B28F1">
              <w:rPr>
                <w:rFonts w:cs="Arial"/>
                <w:sz w:val="20"/>
                <w:szCs w:val="16"/>
              </w:rPr>
              <w:t>BA, PO</w:t>
            </w:r>
          </w:p>
        </w:tc>
        <w:tc>
          <w:tcPr>
            <w:tcW w:w="1694" w:type="dxa"/>
          </w:tcPr>
          <w:p w14:paraId="4ECE3296" w14:textId="3F6D9799" w:rsidR="005B28F1" w:rsidRPr="005B28F1" w:rsidRDefault="005B28F1" w:rsidP="00121F67">
            <w:pPr>
              <w:jc w:val="center"/>
              <w:rPr>
                <w:sz w:val="20"/>
                <w:szCs w:val="16"/>
              </w:rPr>
            </w:pPr>
            <w:r w:rsidRPr="005B28F1">
              <w:rPr>
                <w:rFonts w:cs="Arial"/>
                <w:sz w:val="20"/>
                <w:szCs w:val="16"/>
              </w:rPr>
              <w:t>Dev, QA</w:t>
            </w:r>
          </w:p>
        </w:tc>
        <w:tc>
          <w:tcPr>
            <w:tcW w:w="1484" w:type="dxa"/>
          </w:tcPr>
          <w:p w14:paraId="57777C15" w14:textId="6A5D8D8D" w:rsidR="005B28F1" w:rsidRPr="005B28F1" w:rsidRDefault="005B28F1" w:rsidP="00121F67">
            <w:pPr>
              <w:jc w:val="center"/>
              <w:rPr>
                <w:sz w:val="20"/>
                <w:szCs w:val="16"/>
              </w:rPr>
            </w:pPr>
            <w:r w:rsidRPr="005B28F1">
              <w:rPr>
                <w:rFonts w:cs="Arial"/>
                <w:sz w:val="20"/>
                <w:szCs w:val="16"/>
              </w:rPr>
              <w:t>Dev, QA</w:t>
            </w:r>
          </w:p>
        </w:tc>
      </w:tr>
      <w:tr w:rsidR="00F6585E" w14:paraId="626381AF" w14:textId="77777777" w:rsidTr="0034718F">
        <w:tc>
          <w:tcPr>
            <w:tcW w:w="2985" w:type="dxa"/>
          </w:tcPr>
          <w:p w14:paraId="391615E5" w14:textId="220C4EF7" w:rsidR="005B28F1" w:rsidRPr="005B28F1" w:rsidRDefault="005B28F1" w:rsidP="005B28F1">
            <w:pPr>
              <w:rPr>
                <w:sz w:val="20"/>
                <w:szCs w:val="16"/>
              </w:rPr>
            </w:pPr>
            <w:r w:rsidRPr="005B28F1">
              <w:rPr>
                <w:rFonts w:cs="Arial"/>
                <w:sz w:val="20"/>
                <w:szCs w:val="16"/>
                <w:lang w:val="en-US"/>
              </w:rPr>
              <w:t>FS mapping to PBIs</w:t>
            </w:r>
          </w:p>
        </w:tc>
        <w:tc>
          <w:tcPr>
            <w:tcW w:w="1556" w:type="dxa"/>
          </w:tcPr>
          <w:p w14:paraId="1F52B52E" w14:textId="4D3E0D0E" w:rsidR="005B28F1" w:rsidRPr="005B28F1" w:rsidRDefault="005B28F1" w:rsidP="00121F67">
            <w:pPr>
              <w:jc w:val="center"/>
              <w:rPr>
                <w:sz w:val="20"/>
                <w:szCs w:val="16"/>
              </w:rPr>
            </w:pPr>
            <w:r w:rsidRPr="005B28F1">
              <w:rPr>
                <w:rFonts w:cs="Arial"/>
                <w:sz w:val="20"/>
                <w:szCs w:val="16"/>
              </w:rPr>
              <w:t>BA</w:t>
            </w:r>
          </w:p>
        </w:tc>
        <w:tc>
          <w:tcPr>
            <w:tcW w:w="2051" w:type="dxa"/>
          </w:tcPr>
          <w:p w14:paraId="42FD6806" w14:textId="6087BC2F" w:rsidR="005B28F1" w:rsidRPr="005B28F1" w:rsidRDefault="005B28F1" w:rsidP="00121F67">
            <w:pPr>
              <w:jc w:val="center"/>
              <w:rPr>
                <w:sz w:val="20"/>
                <w:szCs w:val="16"/>
              </w:rPr>
            </w:pPr>
            <w:r w:rsidRPr="005B28F1">
              <w:rPr>
                <w:rFonts w:cs="Arial"/>
                <w:sz w:val="20"/>
                <w:szCs w:val="16"/>
              </w:rPr>
              <w:t>Scrum Master, Dev, QA</w:t>
            </w:r>
          </w:p>
        </w:tc>
        <w:tc>
          <w:tcPr>
            <w:tcW w:w="1694" w:type="dxa"/>
          </w:tcPr>
          <w:p w14:paraId="0E8C7E82" w14:textId="524B38B4" w:rsidR="005B28F1" w:rsidRPr="005B28F1" w:rsidRDefault="005B28F1" w:rsidP="00121F67">
            <w:pPr>
              <w:jc w:val="center"/>
              <w:rPr>
                <w:sz w:val="20"/>
                <w:szCs w:val="16"/>
              </w:rPr>
            </w:pPr>
            <w:r w:rsidRPr="005B28F1">
              <w:rPr>
                <w:rFonts w:cs="Arial"/>
                <w:sz w:val="20"/>
                <w:szCs w:val="16"/>
              </w:rPr>
              <w:t>PO</w:t>
            </w:r>
          </w:p>
        </w:tc>
        <w:tc>
          <w:tcPr>
            <w:tcW w:w="1484" w:type="dxa"/>
          </w:tcPr>
          <w:p w14:paraId="3EDDE9EA" w14:textId="2ACB453B" w:rsidR="005B28F1" w:rsidRPr="005B28F1" w:rsidRDefault="005B28F1" w:rsidP="00121F67">
            <w:pPr>
              <w:jc w:val="center"/>
              <w:rPr>
                <w:sz w:val="20"/>
                <w:szCs w:val="16"/>
              </w:rPr>
            </w:pPr>
            <w:r w:rsidRPr="005B28F1">
              <w:rPr>
                <w:rFonts w:cs="Arial"/>
                <w:sz w:val="20"/>
                <w:szCs w:val="16"/>
              </w:rPr>
              <w:t>BA, Dev, QA</w:t>
            </w:r>
          </w:p>
        </w:tc>
      </w:tr>
      <w:tr w:rsidR="00F6585E" w14:paraId="75D7873E" w14:textId="77777777" w:rsidTr="0034718F">
        <w:tc>
          <w:tcPr>
            <w:tcW w:w="2985" w:type="dxa"/>
          </w:tcPr>
          <w:p w14:paraId="1E7301F3" w14:textId="532BBB3A" w:rsidR="005B28F1" w:rsidRPr="005B28F1" w:rsidRDefault="005B28F1" w:rsidP="005B28F1">
            <w:pPr>
              <w:rPr>
                <w:sz w:val="20"/>
                <w:szCs w:val="16"/>
              </w:rPr>
            </w:pPr>
            <w:r w:rsidRPr="005B28F1">
              <w:rPr>
                <w:rFonts w:cs="Arial"/>
                <w:sz w:val="20"/>
                <w:szCs w:val="16"/>
                <w:lang w:val="en-US"/>
              </w:rPr>
              <w:t>Azure DevOps setup and maintenance</w:t>
            </w:r>
          </w:p>
        </w:tc>
        <w:tc>
          <w:tcPr>
            <w:tcW w:w="1556" w:type="dxa"/>
          </w:tcPr>
          <w:p w14:paraId="3D1E85EB" w14:textId="4FBA9542" w:rsidR="005B28F1" w:rsidRPr="005B28F1" w:rsidRDefault="005B28F1" w:rsidP="00121F67">
            <w:pPr>
              <w:jc w:val="center"/>
              <w:rPr>
                <w:sz w:val="20"/>
                <w:szCs w:val="16"/>
              </w:rPr>
            </w:pPr>
            <w:r w:rsidRPr="005B28F1">
              <w:rPr>
                <w:rFonts w:cs="Arial"/>
                <w:sz w:val="20"/>
                <w:szCs w:val="16"/>
              </w:rPr>
              <w:t>Scrum Master</w:t>
            </w:r>
          </w:p>
        </w:tc>
        <w:tc>
          <w:tcPr>
            <w:tcW w:w="2051" w:type="dxa"/>
          </w:tcPr>
          <w:p w14:paraId="57045C84" w14:textId="43FCE21D" w:rsidR="005B28F1" w:rsidRPr="005B28F1" w:rsidRDefault="005B28F1" w:rsidP="00121F67">
            <w:pPr>
              <w:jc w:val="center"/>
              <w:rPr>
                <w:sz w:val="20"/>
                <w:szCs w:val="16"/>
              </w:rPr>
            </w:pPr>
            <w:r w:rsidRPr="005B28F1">
              <w:rPr>
                <w:rFonts w:cs="Arial"/>
                <w:sz w:val="20"/>
                <w:szCs w:val="16"/>
              </w:rPr>
              <w:t>BA, Dev, QA</w:t>
            </w:r>
          </w:p>
        </w:tc>
        <w:tc>
          <w:tcPr>
            <w:tcW w:w="1694" w:type="dxa"/>
          </w:tcPr>
          <w:p w14:paraId="5D5E0D1E" w14:textId="577B43E8" w:rsidR="005B28F1" w:rsidRPr="005B28F1" w:rsidRDefault="005B28F1" w:rsidP="00121F67">
            <w:pPr>
              <w:jc w:val="center"/>
              <w:rPr>
                <w:sz w:val="20"/>
                <w:szCs w:val="16"/>
              </w:rPr>
            </w:pPr>
            <w:r w:rsidRPr="005B28F1">
              <w:rPr>
                <w:rFonts w:cs="Arial"/>
                <w:sz w:val="20"/>
                <w:szCs w:val="16"/>
              </w:rPr>
              <w:t>BA, Dev, QA</w:t>
            </w:r>
          </w:p>
        </w:tc>
        <w:tc>
          <w:tcPr>
            <w:tcW w:w="1484" w:type="dxa"/>
          </w:tcPr>
          <w:p w14:paraId="7C2A1794" w14:textId="2EE8FF29" w:rsidR="005B28F1" w:rsidRPr="005B28F1" w:rsidRDefault="005B28F1" w:rsidP="00121F67">
            <w:pPr>
              <w:jc w:val="center"/>
              <w:rPr>
                <w:sz w:val="20"/>
                <w:szCs w:val="16"/>
              </w:rPr>
            </w:pPr>
            <w:r w:rsidRPr="005B28F1">
              <w:rPr>
                <w:rFonts w:cs="Arial"/>
                <w:sz w:val="20"/>
                <w:szCs w:val="16"/>
              </w:rPr>
              <w:t>BA, Dev, QA</w:t>
            </w:r>
          </w:p>
        </w:tc>
      </w:tr>
      <w:tr w:rsidR="00F6585E" w14:paraId="0DC47C49" w14:textId="77777777" w:rsidTr="0034718F">
        <w:tc>
          <w:tcPr>
            <w:tcW w:w="2985" w:type="dxa"/>
          </w:tcPr>
          <w:p w14:paraId="686C46BD" w14:textId="3B91A69B" w:rsidR="005B28F1" w:rsidRPr="005B28F1" w:rsidRDefault="005B28F1" w:rsidP="005B28F1">
            <w:pPr>
              <w:rPr>
                <w:sz w:val="20"/>
                <w:szCs w:val="16"/>
              </w:rPr>
            </w:pPr>
            <w:r w:rsidRPr="005B28F1">
              <w:rPr>
                <w:rFonts w:cs="Arial"/>
                <w:sz w:val="20"/>
                <w:szCs w:val="16"/>
                <w:lang w:val="en-US"/>
              </w:rPr>
              <w:t>PBI handover from Dev to QA</w:t>
            </w:r>
          </w:p>
        </w:tc>
        <w:tc>
          <w:tcPr>
            <w:tcW w:w="1556" w:type="dxa"/>
          </w:tcPr>
          <w:p w14:paraId="1CE2AC2F" w14:textId="5DB15290" w:rsidR="005B28F1" w:rsidRPr="005B28F1" w:rsidRDefault="005B28F1" w:rsidP="00121F67">
            <w:pPr>
              <w:jc w:val="center"/>
              <w:rPr>
                <w:sz w:val="20"/>
                <w:szCs w:val="16"/>
              </w:rPr>
            </w:pPr>
            <w:r w:rsidRPr="005B28F1">
              <w:rPr>
                <w:rFonts w:cs="Arial"/>
                <w:sz w:val="20"/>
                <w:szCs w:val="16"/>
              </w:rPr>
              <w:t>Dev</w:t>
            </w:r>
          </w:p>
        </w:tc>
        <w:tc>
          <w:tcPr>
            <w:tcW w:w="2051" w:type="dxa"/>
          </w:tcPr>
          <w:p w14:paraId="3EF453A7" w14:textId="76B93860" w:rsidR="005B28F1" w:rsidRPr="005B28F1" w:rsidRDefault="005B28F1" w:rsidP="00121F67">
            <w:pPr>
              <w:jc w:val="center"/>
              <w:rPr>
                <w:sz w:val="20"/>
                <w:szCs w:val="16"/>
              </w:rPr>
            </w:pPr>
            <w:r w:rsidRPr="005B28F1">
              <w:rPr>
                <w:rFonts w:cs="Arial"/>
                <w:sz w:val="20"/>
                <w:szCs w:val="16"/>
              </w:rPr>
              <w:t>PM, Tech. Lead, Scrum Master</w:t>
            </w:r>
          </w:p>
        </w:tc>
        <w:tc>
          <w:tcPr>
            <w:tcW w:w="1694" w:type="dxa"/>
          </w:tcPr>
          <w:p w14:paraId="3E39F992" w14:textId="3AB4A174" w:rsidR="005B28F1" w:rsidRPr="005B28F1" w:rsidRDefault="005B28F1" w:rsidP="00121F67">
            <w:pPr>
              <w:jc w:val="center"/>
              <w:rPr>
                <w:sz w:val="20"/>
                <w:szCs w:val="16"/>
              </w:rPr>
            </w:pPr>
            <w:r w:rsidRPr="005B28F1">
              <w:rPr>
                <w:rFonts w:cs="Arial"/>
                <w:sz w:val="20"/>
                <w:szCs w:val="16"/>
              </w:rPr>
              <w:t>BA, QA</w:t>
            </w:r>
          </w:p>
        </w:tc>
        <w:tc>
          <w:tcPr>
            <w:tcW w:w="1484" w:type="dxa"/>
          </w:tcPr>
          <w:p w14:paraId="51282FF4" w14:textId="3EA2AC3E" w:rsidR="005B28F1" w:rsidRPr="005B28F1" w:rsidRDefault="005B28F1" w:rsidP="00121F67">
            <w:pPr>
              <w:jc w:val="center"/>
              <w:rPr>
                <w:sz w:val="20"/>
                <w:szCs w:val="16"/>
              </w:rPr>
            </w:pPr>
            <w:r w:rsidRPr="005B28F1">
              <w:rPr>
                <w:rFonts w:cs="Arial"/>
                <w:sz w:val="20"/>
                <w:szCs w:val="16"/>
              </w:rPr>
              <w:t>PO</w:t>
            </w:r>
          </w:p>
        </w:tc>
      </w:tr>
      <w:tr w:rsidR="00F6585E" w14:paraId="41A87846" w14:textId="77777777" w:rsidTr="0034718F">
        <w:tc>
          <w:tcPr>
            <w:tcW w:w="2985" w:type="dxa"/>
          </w:tcPr>
          <w:p w14:paraId="11C77B91" w14:textId="533A7D66" w:rsidR="00DD466A" w:rsidRPr="00DD466A" w:rsidRDefault="00DD466A" w:rsidP="00DD466A">
            <w:pPr>
              <w:rPr>
                <w:rFonts w:cs="Arial"/>
                <w:sz w:val="20"/>
                <w:szCs w:val="16"/>
                <w:lang w:val="en-US"/>
              </w:rPr>
            </w:pPr>
            <w:r w:rsidRPr="00DD466A">
              <w:rPr>
                <w:rFonts w:cs="Arial"/>
                <w:sz w:val="20"/>
                <w:szCs w:val="16"/>
                <w:lang w:val="en-US"/>
              </w:rPr>
              <w:t>Test Strategy design and walkthrough</w:t>
            </w:r>
          </w:p>
        </w:tc>
        <w:tc>
          <w:tcPr>
            <w:tcW w:w="1556" w:type="dxa"/>
          </w:tcPr>
          <w:p w14:paraId="2CDC319C" w14:textId="47FDD905" w:rsidR="00DD466A" w:rsidRPr="00DD466A" w:rsidRDefault="004F7A44" w:rsidP="00DD466A">
            <w:pPr>
              <w:jc w:val="center"/>
              <w:rPr>
                <w:rFonts w:cs="Arial"/>
                <w:sz w:val="20"/>
                <w:szCs w:val="16"/>
              </w:rPr>
            </w:pPr>
            <w:r>
              <w:rPr>
                <w:rFonts w:cs="Arial"/>
                <w:sz w:val="20"/>
                <w:szCs w:val="16"/>
              </w:rPr>
              <w:t>Test Lead</w:t>
            </w:r>
          </w:p>
        </w:tc>
        <w:tc>
          <w:tcPr>
            <w:tcW w:w="2051" w:type="dxa"/>
          </w:tcPr>
          <w:p w14:paraId="1667EF89" w14:textId="4BA14592" w:rsidR="00DD466A" w:rsidRPr="00DD466A" w:rsidRDefault="004F7A44" w:rsidP="00DD466A">
            <w:pPr>
              <w:jc w:val="center"/>
              <w:rPr>
                <w:rFonts w:cs="Arial"/>
                <w:sz w:val="20"/>
                <w:szCs w:val="16"/>
              </w:rPr>
            </w:pPr>
            <w:r>
              <w:rPr>
                <w:rFonts w:cs="Arial"/>
                <w:sz w:val="20"/>
                <w:szCs w:val="16"/>
              </w:rPr>
              <w:t>Test Lead</w:t>
            </w:r>
            <w:r w:rsidR="00DD466A" w:rsidRPr="00DD466A">
              <w:rPr>
                <w:rFonts w:cs="Arial"/>
                <w:sz w:val="20"/>
                <w:szCs w:val="16"/>
              </w:rPr>
              <w:t>, PM</w:t>
            </w:r>
          </w:p>
        </w:tc>
        <w:tc>
          <w:tcPr>
            <w:tcW w:w="1694" w:type="dxa"/>
          </w:tcPr>
          <w:p w14:paraId="2C5D27A6" w14:textId="04750629" w:rsidR="00DD466A" w:rsidRPr="00DD466A" w:rsidRDefault="00DD466A" w:rsidP="00DD466A">
            <w:pPr>
              <w:jc w:val="center"/>
              <w:rPr>
                <w:rFonts w:cs="Arial"/>
                <w:sz w:val="20"/>
                <w:szCs w:val="16"/>
              </w:rPr>
            </w:pPr>
            <w:r w:rsidRPr="00DD466A">
              <w:rPr>
                <w:rFonts w:cs="Arial"/>
                <w:sz w:val="20"/>
                <w:szCs w:val="16"/>
              </w:rPr>
              <w:t>BA, Dev, CC Lead</w:t>
            </w:r>
          </w:p>
        </w:tc>
        <w:tc>
          <w:tcPr>
            <w:tcW w:w="1484" w:type="dxa"/>
          </w:tcPr>
          <w:p w14:paraId="0CC6CCB8" w14:textId="1879F9C9" w:rsidR="00DD466A" w:rsidRPr="00DD466A" w:rsidRDefault="00DD466A" w:rsidP="00DD466A">
            <w:pPr>
              <w:jc w:val="center"/>
              <w:rPr>
                <w:rFonts w:cs="Arial"/>
                <w:sz w:val="20"/>
                <w:szCs w:val="16"/>
              </w:rPr>
            </w:pPr>
            <w:r w:rsidRPr="00DD466A">
              <w:rPr>
                <w:rFonts w:cs="Arial"/>
                <w:sz w:val="20"/>
                <w:szCs w:val="16"/>
              </w:rPr>
              <w:t>BA, Dev, CC Lead</w:t>
            </w:r>
          </w:p>
        </w:tc>
      </w:tr>
      <w:tr w:rsidR="00F6585E" w14:paraId="55D9F0B0" w14:textId="77777777" w:rsidTr="0034718F">
        <w:tc>
          <w:tcPr>
            <w:tcW w:w="2985" w:type="dxa"/>
          </w:tcPr>
          <w:p w14:paraId="3719CFEA" w14:textId="1A7051EA" w:rsidR="00DD466A" w:rsidRPr="00DD466A" w:rsidRDefault="00DD466A" w:rsidP="00DD466A">
            <w:pPr>
              <w:rPr>
                <w:rFonts w:cs="Arial"/>
                <w:sz w:val="20"/>
                <w:szCs w:val="16"/>
                <w:lang w:val="en-US"/>
              </w:rPr>
            </w:pPr>
            <w:r w:rsidRPr="00DD466A">
              <w:rPr>
                <w:rFonts w:cs="Arial"/>
                <w:sz w:val="20"/>
                <w:szCs w:val="16"/>
                <w:lang w:val="en-US"/>
              </w:rPr>
              <w:t xml:space="preserve">Setup &amp; manage ADO folder structure </w:t>
            </w:r>
          </w:p>
        </w:tc>
        <w:tc>
          <w:tcPr>
            <w:tcW w:w="1556" w:type="dxa"/>
          </w:tcPr>
          <w:p w14:paraId="744A2556" w14:textId="0D652C7B" w:rsidR="00DD466A" w:rsidRPr="00DD466A" w:rsidRDefault="004F7A44" w:rsidP="00DD466A">
            <w:pPr>
              <w:jc w:val="center"/>
              <w:rPr>
                <w:rFonts w:cs="Arial"/>
                <w:sz w:val="20"/>
                <w:szCs w:val="16"/>
              </w:rPr>
            </w:pPr>
            <w:r>
              <w:rPr>
                <w:rFonts w:cs="Arial"/>
                <w:sz w:val="20"/>
                <w:szCs w:val="16"/>
              </w:rPr>
              <w:t>Test Lead</w:t>
            </w:r>
          </w:p>
        </w:tc>
        <w:tc>
          <w:tcPr>
            <w:tcW w:w="2051" w:type="dxa"/>
          </w:tcPr>
          <w:p w14:paraId="5B875292" w14:textId="2FC1F164" w:rsidR="00DD466A" w:rsidRPr="00DD466A" w:rsidRDefault="00DD466A" w:rsidP="00DD466A">
            <w:pPr>
              <w:jc w:val="center"/>
              <w:rPr>
                <w:rFonts w:cs="Arial"/>
                <w:sz w:val="20"/>
                <w:szCs w:val="16"/>
              </w:rPr>
            </w:pPr>
            <w:r w:rsidRPr="00DD466A">
              <w:rPr>
                <w:rFonts w:cs="Arial"/>
                <w:sz w:val="20"/>
                <w:szCs w:val="16"/>
              </w:rPr>
              <w:t>QA, Scrum Master, PM</w:t>
            </w:r>
          </w:p>
        </w:tc>
        <w:tc>
          <w:tcPr>
            <w:tcW w:w="1694" w:type="dxa"/>
          </w:tcPr>
          <w:p w14:paraId="71778E77" w14:textId="3E566544" w:rsidR="00DD466A" w:rsidRPr="00DD466A" w:rsidRDefault="00DD466A" w:rsidP="00DD466A">
            <w:pPr>
              <w:jc w:val="center"/>
              <w:rPr>
                <w:rFonts w:cs="Arial"/>
                <w:sz w:val="20"/>
                <w:szCs w:val="16"/>
              </w:rPr>
            </w:pPr>
            <w:r w:rsidRPr="00DD466A">
              <w:rPr>
                <w:rFonts w:cs="Arial"/>
                <w:sz w:val="20"/>
                <w:szCs w:val="16"/>
              </w:rPr>
              <w:t>PM, Dev, Scrum Master, QA, BA</w:t>
            </w:r>
          </w:p>
        </w:tc>
        <w:tc>
          <w:tcPr>
            <w:tcW w:w="1484" w:type="dxa"/>
          </w:tcPr>
          <w:p w14:paraId="12A16CDC" w14:textId="1377B6AD" w:rsidR="00DD466A" w:rsidRPr="00DD466A" w:rsidRDefault="00DD466A" w:rsidP="00DD466A">
            <w:pPr>
              <w:jc w:val="center"/>
              <w:rPr>
                <w:rFonts w:cs="Arial"/>
                <w:sz w:val="20"/>
                <w:szCs w:val="16"/>
              </w:rPr>
            </w:pPr>
            <w:r w:rsidRPr="00DD466A">
              <w:rPr>
                <w:rFonts w:cs="Arial"/>
                <w:sz w:val="20"/>
                <w:szCs w:val="16"/>
              </w:rPr>
              <w:t>Dev, PO, BA</w:t>
            </w:r>
          </w:p>
        </w:tc>
      </w:tr>
      <w:tr w:rsidR="00F6585E" w14:paraId="79EDDA6E" w14:textId="77777777" w:rsidTr="0034718F">
        <w:tc>
          <w:tcPr>
            <w:tcW w:w="2985" w:type="dxa"/>
          </w:tcPr>
          <w:p w14:paraId="3828945C" w14:textId="72A7BD92" w:rsidR="00DD466A" w:rsidRPr="00DD466A" w:rsidRDefault="00DD466A" w:rsidP="00DD466A">
            <w:pPr>
              <w:rPr>
                <w:rFonts w:cs="Arial"/>
                <w:sz w:val="20"/>
                <w:szCs w:val="16"/>
                <w:lang w:val="en-US"/>
              </w:rPr>
            </w:pPr>
            <w:r w:rsidRPr="00DD466A">
              <w:rPr>
                <w:rFonts w:cs="Arial"/>
                <w:sz w:val="20"/>
                <w:szCs w:val="16"/>
                <w:lang w:val="en-US"/>
              </w:rPr>
              <w:t>Test Case review - Peer/Lead and with BAs</w:t>
            </w:r>
          </w:p>
        </w:tc>
        <w:tc>
          <w:tcPr>
            <w:tcW w:w="1556" w:type="dxa"/>
          </w:tcPr>
          <w:p w14:paraId="07D0653E" w14:textId="2820891F" w:rsidR="00DD466A" w:rsidRPr="00DD466A" w:rsidRDefault="00DD466A" w:rsidP="00DD466A">
            <w:pPr>
              <w:jc w:val="center"/>
              <w:rPr>
                <w:rFonts w:cs="Arial"/>
                <w:sz w:val="20"/>
                <w:szCs w:val="16"/>
              </w:rPr>
            </w:pPr>
            <w:r w:rsidRPr="00DD466A">
              <w:rPr>
                <w:rFonts w:cs="Arial"/>
                <w:sz w:val="20"/>
                <w:szCs w:val="16"/>
              </w:rPr>
              <w:t>QA, BA</w:t>
            </w:r>
          </w:p>
        </w:tc>
        <w:tc>
          <w:tcPr>
            <w:tcW w:w="2051" w:type="dxa"/>
          </w:tcPr>
          <w:p w14:paraId="60C8AA80" w14:textId="1D1DAACB" w:rsidR="00DD466A" w:rsidRPr="00DD466A" w:rsidRDefault="004F7A44" w:rsidP="00DD466A">
            <w:pPr>
              <w:jc w:val="center"/>
              <w:rPr>
                <w:rFonts w:cs="Arial"/>
                <w:sz w:val="20"/>
                <w:szCs w:val="16"/>
              </w:rPr>
            </w:pPr>
            <w:r>
              <w:rPr>
                <w:rFonts w:cs="Arial"/>
                <w:sz w:val="20"/>
                <w:szCs w:val="16"/>
              </w:rPr>
              <w:t>Test Lead</w:t>
            </w:r>
            <w:r w:rsidR="00DD466A" w:rsidRPr="00DD466A">
              <w:rPr>
                <w:rFonts w:cs="Arial"/>
                <w:sz w:val="20"/>
                <w:szCs w:val="16"/>
              </w:rPr>
              <w:t>, BA</w:t>
            </w:r>
          </w:p>
        </w:tc>
        <w:tc>
          <w:tcPr>
            <w:tcW w:w="1694" w:type="dxa"/>
          </w:tcPr>
          <w:p w14:paraId="0D41EC6F" w14:textId="4192A932" w:rsidR="00DD466A" w:rsidRPr="00DD466A" w:rsidRDefault="00DD466A" w:rsidP="00DD466A">
            <w:pPr>
              <w:jc w:val="center"/>
              <w:rPr>
                <w:rFonts w:cs="Arial"/>
                <w:sz w:val="20"/>
                <w:szCs w:val="16"/>
              </w:rPr>
            </w:pPr>
            <w:r w:rsidRPr="00DD466A">
              <w:rPr>
                <w:rFonts w:cs="Arial"/>
                <w:sz w:val="20"/>
                <w:szCs w:val="16"/>
              </w:rPr>
              <w:t>BA, PM</w:t>
            </w:r>
          </w:p>
        </w:tc>
        <w:tc>
          <w:tcPr>
            <w:tcW w:w="1484" w:type="dxa"/>
          </w:tcPr>
          <w:p w14:paraId="3518226F" w14:textId="3271ABC6" w:rsidR="00DD466A" w:rsidRPr="00DD466A" w:rsidRDefault="00DD466A" w:rsidP="00DD466A">
            <w:pPr>
              <w:jc w:val="center"/>
              <w:rPr>
                <w:rFonts w:cs="Arial"/>
                <w:sz w:val="20"/>
                <w:szCs w:val="16"/>
              </w:rPr>
            </w:pPr>
            <w:r w:rsidRPr="00DD466A">
              <w:rPr>
                <w:rFonts w:cs="Arial"/>
                <w:sz w:val="20"/>
                <w:szCs w:val="16"/>
              </w:rPr>
              <w:t>Dev</w:t>
            </w:r>
          </w:p>
        </w:tc>
      </w:tr>
      <w:tr w:rsidR="00F6585E" w14:paraId="655B0D62" w14:textId="77777777" w:rsidTr="0034718F">
        <w:tc>
          <w:tcPr>
            <w:tcW w:w="2985" w:type="dxa"/>
          </w:tcPr>
          <w:p w14:paraId="7C20B284" w14:textId="4DD795C8" w:rsidR="00DD466A" w:rsidRPr="00DD466A" w:rsidRDefault="00DD466A" w:rsidP="00DD466A">
            <w:pPr>
              <w:rPr>
                <w:rFonts w:cs="Arial"/>
                <w:sz w:val="20"/>
                <w:szCs w:val="16"/>
                <w:lang w:val="en-US"/>
              </w:rPr>
            </w:pPr>
            <w:r w:rsidRPr="00DD466A">
              <w:rPr>
                <w:rFonts w:cs="Arial"/>
                <w:sz w:val="20"/>
                <w:szCs w:val="16"/>
                <w:lang w:val="en-US"/>
              </w:rPr>
              <w:t>Test Data Management</w:t>
            </w:r>
          </w:p>
        </w:tc>
        <w:tc>
          <w:tcPr>
            <w:tcW w:w="1556" w:type="dxa"/>
          </w:tcPr>
          <w:p w14:paraId="0D6D7861" w14:textId="629A051A" w:rsidR="00DD466A" w:rsidRPr="00DD466A" w:rsidRDefault="00DD466A" w:rsidP="00DD466A">
            <w:pPr>
              <w:jc w:val="center"/>
              <w:rPr>
                <w:rFonts w:cs="Arial"/>
                <w:sz w:val="20"/>
                <w:szCs w:val="16"/>
              </w:rPr>
            </w:pPr>
            <w:r w:rsidRPr="00DD466A">
              <w:rPr>
                <w:rFonts w:cs="Arial"/>
                <w:sz w:val="20"/>
                <w:szCs w:val="16"/>
              </w:rPr>
              <w:t>QA, Tech. Lead</w:t>
            </w:r>
          </w:p>
        </w:tc>
        <w:tc>
          <w:tcPr>
            <w:tcW w:w="2051" w:type="dxa"/>
          </w:tcPr>
          <w:p w14:paraId="3BAFCF9F" w14:textId="49C2A26B" w:rsidR="00DD466A" w:rsidRPr="00DD466A" w:rsidRDefault="00DD466A" w:rsidP="00DD466A">
            <w:pPr>
              <w:jc w:val="center"/>
              <w:rPr>
                <w:rFonts w:cs="Arial"/>
                <w:sz w:val="20"/>
                <w:szCs w:val="16"/>
              </w:rPr>
            </w:pPr>
            <w:r w:rsidRPr="00DD466A">
              <w:rPr>
                <w:rFonts w:cs="Arial"/>
                <w:sz w:val="20"/>
                <w:szCs w:val="16"/>
              </w:rPr>
              <w:t>Data Architect, PM</w:t>
            </w:r>
          </w:p>
        </w:tc>
        <w:tc>
          <w:tcPr>
            <w:tcW w:w="1694" w:type="dxa"/>
          </w:tcPr>
          <w:p w14:paraId="62BCCAF2" w14:textId="4ADDB2E5" w:rsidR="00DD466A" w:rsidRPr="00DD466A" w:rsidRDefault="00DD466A" w:rsidP="00DD466A">
            <w:pPr>
              <w:jc w:val="center"/>
              <w:rPr>
                <w:rFonts w:cs="Arial"/>
                <w:sz w:val="20"/>
                <w:szCs w:val="16"/>
              </w:rPr>
            </w:pPr>
            <w:r w:rsidRPr="00DD466A">
              <w:rPr>
                <w:rFonts w:cs="Arial"/>
                <w:sz w:val="20"/>
                <w:szCs w:val="16"/>
              </w:rPr>
              <w:t>BA, PO</w:t>
            </w:r>
          </w:p>
        </w:tc>
        <w:tc>
          <w:tcPr>
            <w:tcW w:w="1484" w:type="dxa"/>
          </w:tcPr>
          <w:p w14:paraId="7FC28AFD" w14:textId="3624D4BB" w:rsidR="00DD466A" w:rsidRPr="00DD466A" w:rsidRDefault="00DD466A" w:rsidP="00DD466A">
            <w:pPr>
              <w:jc w:val="center"/>
              <w:rPr>
                <w:rFonts w:cs="Arial"/>
                <w:sz w:val="20"/>
                <w:szCs w:val="16"/>
              </w:rPr>
            </w:pPr>
            <w:r w:rsidRPr="00DD466A">
              <w:rPr>
                <w:rFonts w:cs="Arial"/>
                <w:sz w:val="20"/>
                <w:szCs w:val="16"/>
              </w:rPr>
              <w:t>PO</w:t>
            </w:r>
          </w:p>
        </w:tc>
      </w:tr>
      <w:tr w:rsidR="00F6585E" w14:paraId="5F0498CF" w14:textId="77777777" w:rsidTr="0034718F">
        <w:tc>
          <w:tcPr>
            <w:tcW w:w="2985" w:type="dxa"/>
            <w:vAlign w:val="bottom"/>
          </w:tcPr>
          <w:p w14:paraId="2599411D" w14:textId="3E01E619" w:rsidR="00DD466A" w:rsidRPr="00DD466A" w:rsidRDefault="00DD466A" w:rsidP="00DD466A">
            <w:pPr>
              <w:rPr>
                <w:rFonts w:cs="Arial"/>
                <w:sz w:val="20"/>
                <w:szCs w:val="16"/>
                <w:lang w:val="en-US"/>
              </w:rPr>
            </w:pPr>
            <w:r w:rsidRPr="00DD466A">
              <w:rPr>
                <w:rFonts w:cs="Arial"/>
                <w:sz w:val="20"/>
                <w:szCs w:val="16"/>
                <w:lang w:val="en-US"/>
              </w:rPr>
              <w:t>Upload Unit Test results in ADO before handover to QA</w:t>
            </w:r>
          </w:p>
        </w:tc>
        <w:tc>
          <w:tcPr>
            <w:tcW w:w="1556" w:type="dxa"/>
          </w:tcPr>
          <w:p w14:paraId="0363C184" w14:textId="69E51097" w:rsidR="00DD466A" w:rsidRPr="00DD466A" w:rsidRDefault="00DD466A" w:rsidP="00DD466A">
            <w:pPr>
              <w:jc w:val="center"/>
              <w:rPr>
                <w:rFonts w:cs="Arial"/>
                <w:sz w:val="20"/>
                <w:szCs w:val="16"/>
              </w:rPr>
            </w:pPr>
            <w:r w:rsidRPr="00DD466A">
              <w:rPr>
                <w:rFonts w:cs="Arial"/>
                <w:sz w:val="20"/>
                <w:szCs w:val="16"/>
              </w:rPr>
              <w:t>Dev</w:t>
            </w:r>
          </w:p>
        </w:tc>
        <w:tc>
          <w:tcPr>
            <w:tcW w:w="2051" w:type="dxa"/>
          </w:tcPr>
          <w:p w14:paraId="25039F79" w14:textId="13BA63F3" w:rsidR="00DD466A" w:rsidRPr="00DD466A" w:rsidRDefault="00DD466A" w:rsidP="00DD466A">
            <w:pPr>
              <w:jc w:val="center"/>
              <w:rPr>
                <w:rFonts w:cs="Arial"/>
                <w:sz w:val="20"/>
                <w:szCs w:val="16"/>
              </w:rPr>
            </w:pPr>
            <w:r w:rsidRPr="00DD466A">
              <w:rPr>
                <w:rFonts w:cs="Arial"/>
                <w:sz w:val="20"/>
                <w:szCs w:val="16"/>
              </w:rPr>
              <w:t>Tech. Lead, Scrum Master</w:t>
            </w:r>
          </w:p>
        </w:tc>
        <w:tc>
          <w:tcPr>
            <w:tcW w:w="1694" w:type="dxa"/>
          </w:tcPr>
          <w:p w14:paraId="1709B97B" w14:textId="709914C0" w:rsidR="00DD466A" w:rsidRPr="00DD466A" w:rsidRDefault="00DD466A" w:rsidP="00DD466A">
            <w:pPr>
              <w:jc w:val="center"/>
              <w:rPr>
                <w:rFonts w:cs="Arial"/>
                <w:sz w:val="20"/>
                <w:szCs w:val="16"/>
              </w:rPr>
            </w:pPr>
            <w:r w:rsidRPr="00DD466A">
              <w:rPr>
                <w:rFonts w:cs="Arial"/>
                <w:sz w:val="20"/>
                <w:szCs w:val="16"/>
              </w:rPr>
              <w:t>BA, PM</w:t>
            </w:r>
          </w:p>
        </w:tc>
        <w:tc>
          <w:tcPr>
            <w:tcW w:w="1484" w:type="dxa"/>
          </w:tcPr>
          <w:p w14:paraId="6B1D52F6" w14:textId="3BBE01C9" w:rsidR="00DD466A" w:rsidRPr="00DD466A" w:rsidRDefault="00DD466A" w:rsidP="00DD466A">
            <w:pPr>
              <w:jc w:val="center"/>
              <w:rPr>
                <w:rFonts w:cs="Arial"/>
                <w:sz w:val="20"/>
                <w:szCs w:val="16"/>
              </w:rPr>
            </w:pPr>
            <w:r w:rsidRPr="00DD466A">
              <w:rPr>
                <w:rFonts w:cs="Arial"/>
                <w:sz w:val="20"/>
                <w:szCs w:val="16"/>
              </w:rPr>
              <w:t>QA</w:t>
            </w:r>
          </w:p>
        </w:tc>
      </w:tr>
      <w:tr w:rsidR="00F6585E" w14:paraId="421A5A0E" w14:textId="77777777" w:rsidTr="0034718F">
        <w:tc>
          <w:tcPr>
            <w:tcW w:w="2985" w:type="dxa"/>
            <w:vAlign w:val="bottom"/>
          </w:tcPr>
          <w:p w14:paraId="7C1CACE3" w14:textId="03575590" w:rsidR="00DD466A" w:rsidRPr="00DD466A" w:rsidRDefault="00DD466A" w:rsidP="00DD466A">
            <w:pPr>
              <w:rPr>
                <w:rFonts w:cs="Arial"/>
                <w:sz w:val="20"/>
                <w:szCs w:val="16"/>
                <w:lang w:val="en-US"/>
              </w:rPr>
            </w:pPr>
            <w:r w:rsidRPr="00DD466A">
              <w:rPr>
                <w:rFonts w:cs="Arial"/>
                <w:sz w:val="20"/>
                <w:szCs w:val="16"/>
                <w:lang w:val="en-US"/>
              </w:rPr>
              <w:t>Smoke Test</w:t>
            </w:r>
          </w:p>
        </w:tc>
        <w:tc>
          <w:tcPr>
            <w:tcW w:w="1556" w:type="dxa"/>
          </w:tcPr>
          <w:p w14:paraId="732168D6" w14:textId="487A2B1C" w:rsidR="00DD466A" w:rsidRPr="00DD466A" w:rsidRDefault="00DD466A" w:rsidP="00DD466A">
            <w:pPr>
              <w:jc w:val="center"/>
              <w:rPr>
                <w:rFonts w:cs="Arial"/>
                <w:sz w:val="20"/>
                <w:szCs w:val="16"/>
              </w:rPr>
            </w:pPr>
            <w:r w:rsidRPr="00DD466A">
              <w:rPr>
                <w:rFonts w:cs="Arial"/>
                <w:sz w:val="20"/>
                <w:szCs w:val="16"/>
              </w:rPr>
              <w:t>QA</w:t>
            </w:r>
          </w:p>
        </w:tc>
        <w:tc>
          <w:tcPr>
            <w:tcW w:w="2051" w:type="dxa"/>
          </w:tcPr>
          <w:p w14:paraId="63BFDAFE" w14:textId="7DC66418" w:rsidR="00DD466A" w:rsidRPr="00DD466A" w:rsidRDefault="004F7A44" w:rsidP="00DD466A">
            <w:pPr>
              <w:jc w:val="center"/>
              <w:rPr>
                <w:rFonts w:cs="Arial"/>
                <w:sz w:val="20"/>
                <w:szCs w:val="16"/>
              </w:rPr>
            </w:pPr>
            <w:r>
              <w:rPr>
                <w:rFonts w:cs="Arial"/>
                <w:sz w:val="20"/>
                <w:szCs w:val="16"/>
              </w:rPr>
              <w:t>Test Lead</w:t>
            </w:r>
          </w:p>
        </w:tc>
        <w:tc>
          <w:tcPr>
            <w:tcW w:w="1694" w:type="dxa"/>
          </w:tcPr>
          <w:p w14:paraId="524128D9" w14:textId="29188816" w:rsidR="00DD466A" w:rsidRPr="00DD466A" w:rsidRDefault="00DD466A" w:rsidP="00DD466A">
            <w:pPr>
              <w:jc w:val="center"/>
              <w:rPr>
                <w:rFonts w:cs="Arial"/>
                <w:sz w:val="20"/>
                <w:szCs w:val="16"/>
              </w:rPr>
            </w:pPr>
            <w:r w:rsidRPr="00DD466A">
              <w:rPr>
                <w:rFonts w:cs="Arial"/>
                <w:sz w:val="20"/>
                <w:szCs w:val="16"/>
              </w:rPr>
              <w:t>Tech. Lead, Dev, PM</w:t>
            </w:r>
          </w:p>
        </w:tc>
        <w:tc>
          <w:tcPr>
            <w:tcW w:w="1484" w:type="dxa"/>
          </w:tcPr>
          <w:p w14:paraId="28C90039" w14:textId="2D298DD5" w:rsidR="00DD466A" w:rsidRPr="00DD466A" w:rsidRDefault="00DD466A" w:rsidP="00DD466A">
            <w:pPr>
              <w:jc w:val="center"/>
              <w:rPr>
                <w:rFonts w:cs="Arial"/>
                <w:sz w:val="20"/>
                <w:szCs w:val="16"/>
              </w:rPr>
            </w:pPr>
            <w:r w:rsidRPr="00DD466A">
              <w:rPr>
                <w:rFonts w:cs="Arial"/>
                <w:sz w:val="20"/>
                <w:szCs w:val="16"/>
              </w:rPr>
              <w:t>PM, Dev</w:t>
            </w:r>
          </w:p>
        </w:tc>
      </w:tr>
      <w:tr w:rsidR="0034718F" w14:paraId="0FE25934" w14:textId="77777777" w:rsidTr="0034718F">
        <w:tc>
          <w:tcPr>
            <w:tcW w:w="2985" w:type="dxa"/>
            <w:vAlign w:val="bottom"/>
          </w:tcPr>
          <w:p w14:paraId="2DE75690" w14:textId="55DEB7A4" w:rsidR="0034718F" w:rsidRPr="0034718F" w:rsidRDefault="0034718F" w:rsidP="0034718F">
            <w:pPr>
              <w:rPr>
                <w:rFonts w:cs="Arial"/>
                <w:sz w:val="20"/>
                <w:szCs w:val="16"/>
                <w:lang w:val="en-US"/>
              </w:rPr>
            </w:pPr>
            <w:r w:rsidRPr="0034718F">
              <w:rPr>
                <w:rFonts w:cs="Arial"/>
                <w:sz w:val="20"/>
                <w:szCs w:val="16"/>
                <w:lang w:val="en-US"/>
              </w:rPr>
              <w:t>System Integration Test (SIT)</w:t>
            </w:r>
          </w:p>
        </w:tc>
        <w:tc>
          <w:tcPr>
            <w:tcW w:w="1556" w:type="dxa"/>
          </w:tcPr>
          <w:p w14:paraId="1EF08E08" w14:textId="5C37E0EC" w:rsidR="0034718F" w:rsidRPr="0034718F" w:rsidRDefault="0034718F" w:rsidP="0034718F">
            <w:pPr>
              <w:jc w:val="center"/>
              <w:rPr>
                <w:rFonts w:cs="Arial"/>
                <w:sz w:val="20"/>
                <w:szCs w:val="16"/>
              </w:rPr>
            </w:pPr>
            <w:r w:rsidRPr="0034718F">
              <w:rPr>
                <w:rFonts w:cs="Arial"/>
                <w:sz w:val="20"/>
                <w:szCs w:val="16"/>
              </w:rPr>
              <w:t>QA</w:t>
            </w:r>
          </w:p>
        </w:tc>
        <w:tc>
          <w:tcPr>
            <w:tcW w:w="2051" w:type="dxa"/>
          </w:tcPr>
          <w:p w14:paraId="0D8599D5" w14:textId="39D33D54" w:rsidR="0034718F" w:rsidRPr="0034718F" w:rsidRDefault="004F7A44" w:rsidP="0034718F">
            <w:pPr>
              <w:jc w:val="center"/>
              <w:rPr>
                <w:rFonts w:cs="Arial"/>
                <w:sz w:val="20"/>
                <w:szCs w:val="16"/>
              </w:rPr>
            </w:pPr>
            <w:r>
              <w:rPr>
                <w:rFonts w:cs="Arial"/>
                <w:sz w:val="20"/>
                <w:szCs w:val="16"/>
              </w:rPr>
              <w:t>Test Lead</w:t>
            </w:r>
          </w:p>
        </w:tc>
        <w:tc>
          <w:tcPr>
            <w:tcW w:w="1694" w:type="dxa"/>
          </w:tcPr>
          <w:p w14:paraId="596B3A72" w14:textId="6FA4AAD1" w:rsidR="0034718F" w:rsidRPr="0034718F" w:rsidRDefault="0034718F" w:rsidP="0034718F">
            <w:pPr>
              <w:jc w:val="center"/>
              <w:rPr>
                <w:rFonts w:cs="Arial"/>
                <w:sz w:val="20"/>
                <w:szCs w:val="16"/>
              </w:rPr>
            </w:pPr>
            <w:r w:rsidRPr="0034718F">
              <w:rPr>
                <w:rFonts w:cs="Arial"/>
                <w:sz w:val="20"/>
                <w:szCs w:val="16"/>
              </w:rPr>
              <w:t>Tech. Lead, Dev, PM</w:t>
            </w:r>
          </w:p>
        </w:tc>
        <w:tc>
          <w:tcPr>
            <w:tcW w:w="1484" w:type="dxa"/>
          </w:tcPr>
          <w:p w14:paraId="01AE1EDB" w14:textId="1B3A096A" w:rsidR="0034718F" w:rsidRPr="0034718F" w:rsidRDefault="0034718F" w:rsidP="0034718F">
            <w:pPr>
              <w:jc w:val="center"/>
              <w:rPr>
                <w:rFonts w:cs="Arial"/>
                <w:sz w:val="20"/>
                <w:szCs w:val="16"/>
              </w:rPr>
            </w:pPr>
            <w:r w:rsidRPr="0034718F">
              <w:rPr>
                <w:rFonts w:cs="Arial"/>
                <w:sz w:val="20"/>
                <w:szCs w:val="16"/>
              </w:rPr>
              <w:t>PM, Dev, PO</w:t>
            </w:r>
          </w:p>
        </w:tc>
      </w:tr>
      <w:tr w:rsidR="0034718F" w14:paraId="1B19FB9D" w14:textId="77777777" w:rsidTr="0034718F">
        <w:tc>
          <w:tcPr>
            <w:tcW w:w="2985" w:type="dxa"/>
            <w:vAlign w:val="bottom"/>
          </w:tcPr>
          <w:p w14:paraId="720A77F0" w14:textId="1C87FA28" w:rsidR="0034718F" w:rsidRPr="0034718F" w:rsidRDefault="0034718F" w:rsidP="0034718F">
            <w:pPr>
              <w:rPr>
                <w:rFonts w:cs="Arial"/>
                <w:sz w:val="20"/>
                <w:szCs w:val="16"/>
                <w:lang w:val="en-US"/>
              </w:rPr>
            </w:pPr>
            <w:r w:rsidRPr="0034718F">
              <w:rPr>
                <w:rFonts w:cs="Arial"/>
                <w:sz w:val="20"/>
                <w:szCs w:val="16"/>
                <w:lang w:val="en-US"/>
              </w:rPr>
              <w:t>Regression Test</w:t>
            </w:r>
          </w:p>
        </w:tc>
        <w:tc>
          <w:tcPr>
            <w:tcW w:w="1556" w:type="dxa"/>
          </w:tcPr>
          <w:p w14:paraId="16A833AB" w14:textId="2794916C" w:rsidR="0034718F" w:rsidRPr="0034718F" w:rsidRDefault="0034718F" w:rsidP="0034718F">
            <w:pPr>
              <w:jc w:val="center"/>
              <w:rPr>
                <w:rFonts w:cs="Arial"/>
                <w:sz w:val="20"/>
                <w:szCs w:val="16"/>
              </w:rPr>
            </w:pPr>
            <w:r w:rsidRPr="0034718F">
              <w:rPr>
                <w:rFonts w:cs="Arial"/>
                <w:sz w:val="20"/>
                <w:szCs w:val="16"/>
              </w:rPr>
              <w:t>QA</w:t>
            </w:r>
          </w:p>
        </w:tc>
        <w:tc>
          <w:tcPr>
            <w:tcW w:w="2051" w:type="dxa"/>
          </w:tcPr>
          <w:p w14:paraId="4DD2D5CD" w14:textId="17D36A1F" w:rsidR="0034718F" w:rsidRPr="0034718F" w:rsidRDefault="004F7A44" w:rsidP="0034718F">
            <w:pPr>
              <w:jc w:val="center"/>
              <w:rPr>
                <w:rFonts w:cs="Arial"/>
                <w:sz w:val="20"/>
                <w:szCs w:val="16"/>
              </w:rPr>
            </w:pPr>
            <w:r>
              <w:rPr>
                <w:rFonts w:cs="Arial"/>
                <w:sz w:val="20"/>
                <w:szCs w:val="16"/>
              </w:rPr>
              <w:t>Test Lead</w:t>
            </w:r>
          </w:p>
        </w:tc>
        <w:tc>
          <w:tcPr>
            <w:tcW w:w="1694" w:type="dxa"/>
          </w:tcPr>
          <w:p w14:paraId="2C60F988" w14:textId="319FB6E0" w:rsidR="0034718F" w:rsidRPr="0034718F" w:rsidRDefault="0034718F" w:rsidP="0034718F">
            <w:pPr>
              <w:jc w:val="center"/>
              <w:rPr>
                <w:rFonts w:cs="Arial"/>
                <w:sz w:val="20"/>
                <w:szCs w:val="16"/>
              </w:rPr>
            </w:pPr>
            <w:r w:rsidRPr="0034718F">
              <w:rPr>
                <w:rFonts w:cs="Arial"/>
                <w:sz w:val="20"/>
                <w:szCs w:val="16"/>
              </w:rPr>
              <w:t>Tech. Lead, Dev, PM</w:t>
            </w:r>
          </w:p>
        </w:tc>
        <w:tc>
          <w:tcPr>
            <w:tcW w:w="1484" w:type="dxa"/>
          </w:tcPr>
          <w:p w14:paraId="1F51AB01" w14:textId="573773EF" w:rsidR="0034718F" w:rsidRPr="0034718F" w:rsidRDefault="0034718F" w:rsidP="0034718F">
            <w:pPr>
              <w:jc w:val="center"/>
              <w:rPr>
                <w:rFonts w:cs="Arial"/>
                <w:sz w:val="20"/>
                <w:szCs w:val="16"/>
              </w:rPr>
            </w:pPr>
            <w:r w:rsidRPr="0034718F">
              <w:rPr>
                <w:rFonts w:cs="Arial"/>
                <w:sz w:val="20"/>
                <w:szCs w:val="16"/>
              </w:rPr>
              <w:t>PM, Dev, PO</w:t>
            </w:r>
          </w:p>
        </w:tc>
      </w:tr>
      <w:tr w:rsidR="0034718F" w14:paraId="53AD3009" w14:textId="77777777" w:rsidTr="0034718F">
        <w:tc>
          <w:tcPr>
            <w:tcW w:w="2985" w:type="dxa"/>
            <w:vAlign w:val="bottom"/>
          </w:tcPr>
          <w:p w14:paraId="513DCAF5" w14:textId="05677962" w:rsidR="0034718F" w:rsidRPr="0034718F" w:rsidRDefault="0034718F" w:rsidP="0034718F">
            <w:pPr>
              <w:rPr>
                <w:rFonts w:cs="Arial"/>
                <w:sz w:val="20"/>
                <w:szCs w:val="16"/>
                <w:lang w:val="en-US"/>
              </w:rPr>
            </w:pPr>
            <w:r w:rsidRPr="0034718F">
              <w:rPr>
                <w:rFonts w:cs="Arial"/>
                <w:sz w:val="20"/>
                <w:szCs w:val="16"/>
                <w:lang w:val="en-US"/>
              </w:rPr>
              <w:t>Automated Test</w:t>
            </w:r>
          </w:p>
        </w:tc>
        <w:tc>
          <w:tcPr>
            <w:tcW w:w="1556" w:type="dxa"/>
          </w:tcPr>
          <w:p w14:paraId="4A9FEE32" w14:textId="6DA86B1B" w:rsidR="0034718F" w:rsidRPr="0034718F" w:rsidRDefault="0034718F" w:rsidP="0034718F">
            <w:pPr>
              <w:jc w:val="center"/>
              <w:rPr>
                <w:rFonts w:cs="Arial"/>
                <w:sz w:val="20"/>
                <w:szCs w:val="16"/>
              </w:rPr>
            </w:pPr>
            <w:r w:rsidRPr="0034718F">
              <w:rPr>
                <w:rFonts w:cs="Arial"/>
                <w:sz w:val="20"/>
                <w:szCs w:val="16"/>
              </w:rPr>
              <w:t>QA</w:t>
            </w:r>
          </w:p>
        </w:tc>
        <w:tc>
          <w:tcPr>
            <w:tcW w:w="2051" w:type="dxa"/>
          </w:tcPr>
          <w:p w14:paraId="7481E228" w14:textId="659241A3" w:rsidR="0034718F" w:rsidRPr="0034718F" w:rsidRDefault="004F7A44" w:rsidP="0034718F">
            <w:pPr>
              <w:jc w:val="center"/>
              <w:rPr>
                <w:rFonts w:cs="Arial"/>
                <w:sz w:val="20"/>
                <w:szCs w:val="16"/>
              </w:rPr>
            </w:pPr>
            <w:r>
              <w:rPr>
                <w:rFonts w:cs="Arial"/>
                <w:sz w:val="20"/>
                <w:szCs w:val="16"/>
              </w:rPr>
              <w:t>Test Lead</w:t>
            </w:r>
          </w:p>
        </w:tc>
        <w:tc>
          <w:tcPr>
            <w:tcW w:w="1694" w:type="dxa"/>
          </w:tcPr>
          <w:p w14:paraId="35CE0B3F" w14:textId="3CD188CE" w:rsidR="0034718F" w:rsidRPr="0034718F" w:rsidRDefault="0034718F" w:rsidP="0034718F">
            <w:pPr>
              <w:jc w:val="center"/>
              <w:rPr>
                <w:rFonts w:cs="Arial"/>
                <w:sz w:val="20"/>
                <w:szCs w:val="16"/>
              </w:rPr>
            </w:pPr>
            <w:r w:rsidRPr="0034718F">
              <w:rPr>
                <w:rFonts w:cs="Arial"/>
                <w:sz w:val="20"/>
                <w:szCs w:val="16"/>
              </w:rPr>
              <w:t>Dev, PM</w:t>
            </w:r>
          </w:p>
        </w:tc>
        <w:tc>
          <w:tcPr>
            <w:tcW w:w="1484" w:type="dxa"/>
          </w:tcPr>
          <w:p w14:paraId="3C924D53" w14:textId="4D7A2791" w:rsidR="0034718F" w:rsidRPr="0034718F" w:rsidRDefault="0034718F" w:rsidP="0034718F">
            <w:pPr>
              <w:jc w:val="center"/>
              <w:rPr>
                <w:rFonts w:cs="Arial"/>
                <w:sz w:val="20"/>
                <w:szCs w:val="16"/>
              </w:rPr>
            </w:pPr>
            <w:r w:rsidRPr="0034718F">
              <w:rPr>
                <w:rFonts w:cs="Arial"/>
                <w:sz w:val="20"/>
                <w:szCs w:val="16"/>
              </w:rPr>
              <w:t>Dev, PM, Testing CC Lead, PO</w:t>
            </w:r>
          </w:p>
        </w:tc>
      </w:tr>
      <w:tr w:rsidR="0034718F" w14:paraId="20F1DECC" w14:textId="77777777" w:rsidTr="0034718F">
        <w:tc>
          <w:tcPr>
            <w:tcW w:w="2985" w:type="dxa"/>
            <w:vAlign w:val="bottom"/>
          </w:tcPr>
          <w:p w14:paraId="30A10BF9" w14:textId="624CD29F" w:rsidR="0034718F" w:rsidRPr="0034718F" w:rsidRDefault="0034718F" w:rsidP="0034718F">
            <w:pPr>
              <w:rPr>
                <w:rFonts w:cs="Arial"/>
                <w:sz w:val="20"/>
                <w:szCs w:val="16"/>
                <w:lang w:val="en-US"/>
              </w:rPr>
            </w:pPr>
            <w:r w:rsidRPr="0034718F">
              <w:rPr>
                <w:rFonts w:cs="Arial"/>
                <w:sz w:val="20"/>
                <w:szCs w:val="16"/>
                <w:lang w:val="en-US"/>
              </w:rPr>
              <w:t>IT Accessibility (ITAS)</w:t>
            </w:r>
          </w:p>
        </w:tc>
        <w:tc>
          <w:tcPr>
            <w:tcW w:w="1556" w:type="dxa"/>
          </w:tcPr>
          <w:p w14:paraId="2D5528B3" w14:textId="3838FBA6" w:rsidR="0034718F" w:rsidRPr="0034718F" w:rsidRDefault="0034718F" w:rsidP="0034718F">
            <w:pPr>
              <w:jc w:val="center"/>
              <w:rPr>
                <w:rFonts w:cs="Arial"/>
                <w:sz w:val="20"/>
                <w:szCs w:val="16"/>
              </w:rPr>
            </w:pPr>
            <w:r w:rsidRPr="0034718F">
              <w:rPr>
                <w:rFonts w:cs="Arial"/>
                <w:sz w:val="20"/>
                <w:szCs w:val="16"/>
              </w:rPr>
              <w:t>QA</w:t>
            </w:r>
          </w:p>
        </w:tc>
        <w:tc>
          <w:tcPr>
            <w:tcW w:w="2051" w:type="dxa"/>
          </w:tcPr>
          <w:p w14:paraId="37071B51" w14:textId="3D9049BC" w:rsidR="0034718F" w:rsidRPr="0034718F" w:rsidRDefault="004F7A44" w:rsidP="0034718F">
            <w:pPr>
              <w:jc w:val="center"/>
              <w:rPr>
                <w:rFonts w:cs="Arial"/>
                <w:sz w:val="20"/>
                <w:szCs w:val="16"/>
              </w:rPr>
            </w:pPr>
            <w:r>
              <w:rPr>
                <w:rFonts w:cs="Arial"/>
                <w:sz w:val="20"/>
                <w:szCs w:val="16"/>
              </w:rPr>
              <w:t>Test Lead</w:t>
            </w:r>
          </w:p>
        </w:tc>
        <w:tc>
          <w:tcPr>
            <w:tcW w:w="1694" w:type="dxa"/>
          </w:tcPr>
          <w:p w14:paraId="26AFC66C" w14:textId="0A1BFCE3" w:rsidR="0034718F" w:rsidRPr="0034718F" w:rsidRDefault="0034718F" w:rsidP="0034718F">
            <w:pPr>
              <w:jc w:val="center"/>
              <w:rPr>
                <w:rFonts w:cs="Arial"/>
                <w:sz w:val="20"/>
                <w:szCs w:val="16"/>
              </w:rPr>
            </w:pPr>
            <w:r w:rsidRPr="0034718F">
              <w:rPr>
                <w:rFonts w:cs="Arial"/>
                <w:sz w:val="20"/>
                <w:szCs w:val="16"/>
              </w:rPr>
              <w:t>Testing CC, BA, PO, PM</w:t>
            </w:r>
          </w:p>
        </w:tc>
        <w:tc>
          <w:tcPr>
            <w:tcW w:w="1484" w:type="dxa"/>
          </w:tcPr>
          <w:p w14:paraId="405BE876" w14:textId="6EC14CA1" w:rsidR="0034718F" w:rsidRPr="0034718F" w:rsidRDefault="0034718F" w:rsidP="0034718F">
            <w:pPr>
              <w:jc w:val="center"/>
              <w:rPr>
                <w:rFonts w:cs="Arial"/>
                <w:sz w:val="20"/>
                <w:szCs w:val="16"/>
              </w:rPr>
            </w:pPr>
            <w:r w:rsidRPr="0034718F">
              <w:rPr>
                <w:rFonts w:cs="Arial"/>
                <w:sz w:val="20"/>
                <w:szCs w:val="16"/>
              </w:rPr>
              <w:t>Dev, PM, Testing CC/ Lead, PO</w:t>
            </w:r>
          </w:p>
        </w:tc>
      </w:tr>
      <w:tr w:rsidR="0034718F" w14:paraId="69DD66E0" w14:textId="77777777" w:rsidTr="0034718F">
        <w:tc>
          <w:tcPr>
            <w:tcW w:w="2985" w:type="dxa"/>
            <w:vAlign w:val="bottom"/>
          </w:tcPr>
          <w:p w14:paraId="5BDC510D" w14:textId="08A5B739" w:rsidR="0034718F" w:rsidRPr="0034718F" w:rsidRDefault="0034718F" w:rsidP="0034718F">
            <w:pPr>
              <w:rPr>
                <w:rFonts w:cs="Arial"/>
                <w:sz w:val="20"/>
                <w:szCs w:val="16"/>
                <w:lang w:val="en-US"/>
              </w:rPr>
            </w:pPr>
            <w:r w:rsidRPr="0034718F">
              <w:rPr>
                <w:rFonts w:cs="Arial"/>
                <w:sz w:val="20"/>
                <w:szCs w:val="16"/>
                <w:lang w:val="en-US"/>
              </w:rPr>
              <w:t>Performance/Load Test</w:t>
            </w:r>
          </w:p>
        </w:tc>
        <w:tc>
          <w:tcPr>
            <w:tcW w:w="1556" w:type="dxa"/>
          </w:tcPr>
          <w:p w14:paraId="2E1E4C5F" w14:textId="5872CD90" w:rsidR="0034718F" w:rsidRPr="0034718F" w:rsidRDefault="0034718F" w:rsidP="0034718F">
            <w:pPr>
              <w:jc w:val="center"/>
              <w:rPr>
                <w:rFonts w:cs="Arial"/>
                <w:sz w:val="20"/>
                <w:szCs w:val="16"/>
              </w:rPr>
            </w:pPr>
            <w:r w:rsidRPr="0034718F">
              <w:rPr>
                <w:rFonts w:cs="Arial"/>
                <w:sz w:val="20"/>
                <w:szCs w:val="16"/>
              </w:rPr>
              <w:t>FE</w:t>
            </w:r>
          </w:p>
        </w:tc>
        <w:tc>
          <w:tcPr>
            <w:tcW w:w="2051" w:type="dxa"/>
          </w:tcPr>
          <w:p w14:paraId="5B649A86" w14:textId="62BB1302" w:rsidR="0034718F" w:rsidRPr="0034718F" w:rsidRDefault="0034718F" w:rsidP="0034718F">
            <w:pPr>
              <w:jc w:val="center"/>
              <w:rPr>
                <w:rFonts w:cs="Arial"/>
                <w:sz w:val="20"/>
                <w:szCs w:val="16"/>
              </w:rPr>
            </w:pPr>
            <w:r w:rsidRPr="0034718F">
              <w:rPr>
                <w:rFonts w:cs="Arial"/>
                <w:sz w:val="20"/>
                <w:szCs w:val="16"/>
              </w:rPr>
              <w:t xml:space="preserve">PM, </w:t>
            </w:r>
            <w:r w:rsidR="004F7A44">
              <w:rPr>
                <w:rFonts w:cs="Arial"/>
                <w:sz w:val="20"/>
                <w:szCs w:val="16"/>
              </w:rPr>
              <w:t>Test Lead</w:t>
            </w:r>
            <w:r w:rsidRPr="0034718F">
              <w:rPr>
                <w:rFonts w:cs="Arial"/>
                <w:sz w:val="20"/>
                <w:szCs w:val="16"/>
              </w:rPr>
              <w:t>, PM</w:t>
            </w:r>
          </w:p>
        </w:tc>
        <w:tc>
          <w:tcPr>
            <w:tcW w:w="1694" w:type="dxa"/>
          </w:tcPr>
          <w:p w14:paraId="3D88E17E" w14:textId="3A81280A" w:rsidR="0034718F" w:rsidRPr="0034718F" w:rsidRDefault="0034718F" w:rsidP="0034718F">
            <w:pPr>
              <w:jc w:val="center"/>
              <w:rPr>
                <w:rFonts w:cs="Arial"/>
                <w:sz w:val="20"/>
                <w:szCs w:val="16"/>
              </w:rPr>
            </w:pPr>
            <w:r w:rsidRPr="0034718F">
              <w:rPr>
                <w:rFonts w:cs="Arial"/>
                <w:sz w:val="20"/>
                <w:szCs w:val="16"/>
              </w:rPr>
              <w:t>Tech. Lead, BA, PO, PM</w:t>
            </w:r>
          </w:p>
        </w:tc>
        <w:tc>
          <w:tcPr>
            <w:tcW w:w="1484" w:type="dxa"/>
          </w:tcPr>
          <w:p w14:paraId="473F7E4F" w14:textId="07E9C8AD" w:rsidR="0034718F" w:rsidRPr="0034718F" w:rsidRDefault="0034718F" w:rsidP="0034718F">
            <w:pPr>
              <w:jc w:val="center"/>
              <w:rPr>
                <w:rFonts w:cs="Arial"/>
                <w:sz w:val="20"/>
                <w:szCs w:val="16"/>
              </w:rPr>
            </w:pPr>
            <w:r w:rsidRPr="0034718F">
              <w:rPr>
                <w:rFonts w:cs="Arial"/>
                <w:sz w:val="20"/>
                <w:szCs w:val="16"/>
              </w:rPr>
              <w:t>Dev, PM, PO, Testing CC Lead</w:t>
            </w:r>
          </w:p>
        </w:tc>
      </w:tr>
      <w:tr w:rsidR="004708DE" w14:paraId="006BF8BD" w14:textId="77777777" w:rsidTr="0034718F">
        <w:tc>
          <w:tcPr>
            <w:tcW w:w="2985" w:type="dxa"/>
            <w:vAlign w:val="bottom"/>
          </w:tcPr>
          <w:p w14:paraId="74D49D6D" w14:textId="3889AC84" w:rsidR="004708DE" w:rsidRPr="004708DE" w:rsidRDefault="004708DE" w:rsidP="004708DE">
            <w:pPr>
              <w:rPr>
                <w:rFonts w:cs="Arial"/>
                <w:sz w:val="20"/>
                <w:szCs w:val="16"/>
                <w:lang w:val="en-US"/>
              </w:rPr>
            </w:pPr>
            <w:r w:rsidRPr="004708DE">
              <w:rPr>
                <w:rFonts w:cs="Arial"/>
                <w:sz w:val="20"/>
                <w:szCs w:val="16"/>
                <w:lang w:val="en-US"/>
              </w:rPr>
              <w:t>Penetration Test</w:t>
            </w:r>
          </w:p>
        </w:tc>
        <w:tc>
          <w:tcPr>
            <w:tcW w:w="1556" w:type="dxa"/>
          </w:tcPr>
          <w:p w14:paraId="1BA8421B" w14:textId="14AC128E" w:rsidR="004708DE" w:rsidRPr="004708DE" w:rsidRDefault="004708DE" w:rsidP="004708DE">
            <w:pPr>
              <w:jc w:val="center"/>
              <w:rPr>
                <w:rFonts w:cs="Arial"/>
                <w:sz w:val="20"/>
                <w:szCs w:val="16"/>
              </w:rPr>
            </w:pPr>
            <w:r w:rsidRPr="004708DE">
              <w:rPr>
                <w:rFonts w:cs="Arial"/>
                <w:sz w:val="20"/>
                <w:szCs w:val="16"/>
              </w:rPr>
              <w:t>FE (IRM)</w:t>
            </w:r>
          </w:p>
        </w:tc>
        <w:tc>
          <w:tcPr>
            <w:tcW w:w="2051" w:type="dxa"/>
          </w:tcPr>
          <w:p w14:paraId="20FCC1AE" w14:textId="3170859C" w:rsidR="004708DE" w:rsidRPr="004708DE" w:rsidRDefault="004708DE" w:rsidP="004708DE">
            <w:pPr>
              <w:jc w:val="center"/>
              <w:rPr>
                <w:rFonts w:cs="Arial"/>
                <w:sz w:val="20"/>
                <w:szCs w:val="16"/>
              </w:rPr>
            </w:pPr>
            <w:r w:rsidRPr="004708DE">
              <w:rPr>
                <w:rFonts w:cs="Arial"/>
                <w:sz w:val="20"/>
                <w:szCs w:val="16"/>
              </w:rPr>
              <w:t xml:space="preserve">PM, </w:t>
            </w:r>
            <w:r w:rsidR="004F7A44">
              <w:rPr>
                <w:rFonts w:cs="Arial"/>
                <w:sz w:val="20"/>
                <w:szCs w:val="16"/>
              </w:rPr>
              <w:t>Test Lead</w:t>
            </w:r>
            <w:r w:rsidRPr="004708DE">
              <w:rPr>
                <w:rFonts w:cs="Arial"/>
                <w:sz w:val="20"/>
                <w:szCs w:val="16"/>
              </w:rPr>
              <w:t>, S&amp;C Analyst, IRM</w:t>
            </w:r>
          </w:p>
        </w:tc>
        <w:tc>
          <w:tcPr>
            <w:tcW w:w="1694" w:type="dxa"/>
          </w:tcPr>
          <w:p w14:paraId="1B9EE8B6" w14:textId="3729C4A9" w:rsidR="004708DE" w:rsidRPr="004708DE" w:rsidRDefault="004708DE" w:rsidP="004708DE">
            <w:pPr>
              <w:jc w:val="center"/>
              <w:rPr>
                <w:rFonts w:cs="Arial"/>
                <w:sz w:val="20"/>
                <w:szCs w:val="16"/>
              </w:rPr>
            </w:pPr>
            <w:r w:rsidRPr="004708DE">
              <w:rPr>
                <w:rFonts w:cs="Arial"/>
                <w:sz w:val="20"/>
                <w:szCs w:val="16"/>
              </w:rPr>
              <w:t>BA, PM, IRM</w:t>
            </w:r>
          </w:p>
        </w:tc>
        <w:tc>
          <w:tcPr>
            <w:tcW w:w="1484" w:type="dxa"/>
          </w:tcPr>
          <w:p w14:paraId="3A523FF2" w14:textId="586A6A26" w:rsidR="004708DE" w:rsidRPr="004708DE" w:rsidRDefault="004708DE" w:rsidP="004708DE">
            <w:pPr>
              <w:jc w:val="center"/>
              <w:rPr>
                <w:rFonts w:cs="Arial"/>
                <w:sz w:val="20"/>
                <w:szCs w:val="16"/>
              </w:rPr>
            </w:pPr>
            <w:r w:rsidRPr="004708DE">
              <w:rPr>
                <w:rFonts w:cs="Arial"/>
                <w:sz w:val="20"/>
                <w:szCs w:val="16"/>
              </w:rPr>
              <w:t>Dev, BA, PO, Testing CC Lead</w:t>
            </w:r>
          </w:p>
        </w:tc>
      </w:tr>
      <w:tr w:rsidR="004708DE" w14:paraId="50D708A4" w14:textId="77777777" w:rsidTr="0034718F">
        <w:tc>
          <w:tcPr>
            <w:tcW w:w="2985" w:type="dxa"/>
            <w:vAlign w:val="bottom"/>
          </w:tcPr>
          <w:p w14:paraId="05771D15" w14:textId="77777777" w:rsidR="004708DE" w:rsidRPr="004708DE" w:rsidRDefault="004708DE" w:rsidP="004708DE">
            <w:pPr>
              <w:rPr>
                <w:rFonts w:cs="Arial"/>
                <w:sz w:val="20"/>
                <w:szCs w:val="16"/>
                <w:lang w:val="en-US"/>
              </w:rPr>
            </w:pPr>
            <w:r w:rsidRPr="004708DE">
              <w:rPr>
                <w:rFonts w:cs="Arial"/>
                <w:sz w:val="20"/>
                <w:szCs w:val="16"/>
                <w:lang w:val="en-US"/>
              </w:rPr>
              <w:t>UAT Support wrt following,</w:t>
            </w:r>
          </w:p>
          <w:p w14:paraId="45A369F9" w14:textId="77777777" w:rsidR="004708DE" w:rsidRPr="000F0830" w:rsidRDefault="004708DE" w:rsidP="004740AA">
            <w:pPr>
              <w:pStyle w:val="ListParagraph"/>
              <w:numPr>
                <w:ilvl w:val="0"/>
                <w:numId w:val="37"/>
              </w:numPr>
              <w:rPr>
                <w:rFonts w:cs="Arial"/>
                <w:sz w:val="20"/>
                <w:szCs w:val="16"/>
                <w:lang w:val="en-US"/>
              </w:rPr>
            </w:pPr>
            <w:r w:rsidRPr="000F0830">
              <w:rPr>
                <w:rFonts w:cs="Arial"/>
                <w:sz w:val="20"/>
                <w:szCs w:val="16"/>
                <w:lang w:val="en-US"/>
              </w:rPr>
              <w:t>PBI demo &amp; handover / highlight known issues</w:t>
            </w:r>
          </w:p>
          <w:p w14:paraId="292549E7" w14:textId="77777777" w:rsidR="004708DE" w:rsidRPr="000F0830" w:rsidRDefault="004708DE" w:rsidP="004740AA">
            <w:pPr>
              <w:pStyle w:val="ListParagraph"/>
              <w:numPr>
                <w:ilvl w:val="0"/>
                <w:numId w:val="37"/>
              </w:numPr>
              <w:rPr>
                <w:rFonts w:cs="Arial"/>
                <w:sz w:val="20"/>
                <w:szCs w:val="16"/>
                <w:lang w:val="en-US"/>
              </w:rPr>
            </w:pPr>
            <w:r w:rsidRPr="000F0830">
              <w:rPr>
                <w:rFonts w:cs="Arial"/>
                <w:sz w:val="20"/>
                <w:szCs w:val="16"/>
                <w:lang w:val="en-US"/>
              </w:rPr>
              <w:t>Define UAT Scope</w:t>
            </w:r>
          </w:p>
          <w:p w14:paraId="1690F198" w14:textId="77777777" w:rsidR="004708DE" w:rsidRPr="000F0830" w:rsidRDefault="004708DE" w:rsidP="004740AA">
            <w:pPr>
              <w:pStyle w:val="ListParagraph"/>
              <w:numPr>
                <w:ilvl w:val="0"/>
                <w:numId w:val="37"/>
              </w:numPr>
              <w:rPr>
                <w:rFonts w:cs="Arial"/>
                <w:sz w:val="20"/>
                <w:szCs w:val="16"/>
                <w:lang w:val="en-US"/>
              </w:rPr>
            </w:pPr>
            <w:r w:rsidRPr="000F0830">
              <w:rPr>
                <w:rFonts w:cs="Arial"/>
                <w:sz w:val="20"/>
                <w:szCs w:val="16"/>
                <w:lang w:val="en-US"/>
              </w:rPr>
              <w:t>Support UAT Testers with System usage</w:t>
            </w:r>
          </w:p>
          <w:p w14:paraId="5191236B" w14:textId="77777777" w:rsidR="004708DE" w:rsidRPr="000F0830" w:rsidRDefault="004708DE" w:rsidP="004740AA">
            <w:pPr>
              <w:pStyle w:val="ListParagraph"/>
              <w:numPr>
                <w:ilvl w:val="0"/>
                <w:numId w:val="37"/>
              </w:numPr>
              <w:rPr>
                <w:rFonts w:cs="Arial"/>
                <w:sz w:val="20"/>
                <w:szCs w:val="16"/>
                <w:lang w:val="en-US"/>
              </w:rPr>
            </w:pPr>
            <w:r w:rsidRPr="000F0830">
              <w:rPr>
                <w:rFonts w:cs="Arial"/>
                <w:sz w:val="20"/>
                <w:szCs w:val="16"/>
                <w:lang w:val="en-US"/>
              </w:rPr>
              <w:t>ADO / Defect Management</w:t>
            </w:r>
          </w:p>
          <w:p w14:paraId="2E30A098" w14:textId="4808997C" w:rsidR="004708DE" w:rsidRPr="000F0830" w:rsidRDefault="004708DE" w:rsidP="004740AA">
            <w:pPr>
              <w:pStyle w:val="ListParagraph"/>
              <w:numPr>
                <w:ilvl w:val="0"/>
                <w:numId w:val="37"/>
              </w:numPr>
              <w:rPr>
                <w:rFonts w:cs="Arial"/>
                <w:sz w:val="20"/>
                <w:szCs w:val="16"/>
                <w:lang w:val="en-US"/>
              </w:rPr>
            </w:pPr>
            <w:r w:rsidRPr="000F0830">
              <w:rPr>
                <w:rFonts w:cs="Arial"/>
                <w:sz w:val="20"/>
                <w:szCs w:val="16"/>
                <w:lang w:val="en-US"/>
              </w:rPr>
              <w:t>Obtain Signoff</w:t>
            </w:r>
          </w:p>
        </w:tc>
        <w:tc>
          <w:tcPr>
            <w:tcW w:w="1556" w:type="dxa"/>
          </w:tcPr>
          <w:p w14:paraId="1A8DB539" w14:textId="3D478708" w:rsidR="004708DE" w:rsidRPr="004708DE" w:rsidRDefault="004708DE" w:rsidP="004708DE">
            <w:pPr>
              <w:jc w:val="center"/>
              <w:rPr>
                <w:rFonts w:cs="Arial"/>
                <w:sz w:val="20"/>
                <w:szCs w:val="16"/>
              </w:rPr>
            </w:pPr>
            <w:r w:rsidRPr="004708DE">
              <w:rPr>
                <w:rFonts w:cs="Arial"/>
                <w:sz w:val="20"/>
                <w:szCs w:val="16"/>
              </w:rPr>
              <w:t xml:space="preserve">BA, </w:t>
            </w:r>
            <w:r w:rsidR="00FA067D">
              <w:rPr>
                <w:rFonts w:cs="Arial"/>
                <w:sz w:val="20"/>
                <w:szCs w:val="16"/>
              </w:rPr>
              <w:t>PO</w:t>
            </w:r>
          </w:p>
        </w:tc>
        <w:tc>
          <w:tcPr>
            <w:tcW w:w="2051" w:type="dxa"/>
          </w:tcPr>
          <w:p w14:paraId="496E028E" w14:textId="4FC62864" w:rsidR="004708DE" w:rsidRPr="004708DE" w:rsidRDefault="004708DE" w:rsidP="004708DE">
            <w:pPr>
              <w:jc w:val="center"/>
              <w:rPr>
                <w:rFonts w:cs="Arial"/>
                <w:sz w:val="20"/>
                <w:szCs w:val="16"/>
              </w:rPr>
            </w:pPr>
            <w:r w:rsidRPr="004708DE">
              <w:rPr>
                <w:rFonts w:cs="Arial"/>
                <w:sz w:val="20"/>
                <w:szCs w:val="16"/>
              </w:rPr>
              <w:t>PM</w:t>
            </w:r>
          </w:p>
        </w:tc>
        <w:tc>
          <w:tcPr>
            <w:tcW w:w="1694" w:type="dxa"/>
          </w:tcPr>
          <w:p w14:paraId="1C64D9EE" w14:textId="779670DC" w:rsidR="004708DE" w:rsidRPr="004708DE" w:rsidRDefault="00712D81" w:rsidP="004708DE">
            <w:pPr>
              <w:jc w:val="center"/>
              <w:rPr>
                <w:rFonts w:cs="Arial"/>
                <w:sz w:val="20"/>
                <w:szCs w:val="16"/>
              </w:rPr>
            </w:pPr>
            <w:r>
              <w:rPr>
                <w:rFonts w:cs="Arial"/>
                <w:sz w:val="20"/>
                <w:szCs w:val="16"/>
              </w:rPr>
              <w:t xml:space="preserve">QA, </w:t>
            </w:r>
            <w:r w:rsidR="004708DE" w:rsidRPr="004708DE">
              <w:rPr>
                <w:rFonts w:cs="Arial"/>
                <w:sz w:val="20"/>
                <w:szCs w:val="16"/>
              </w:rPr>
              <w:t>UAT Tester</w:t>
            </w:r>
            <w:r>
              <w:rPr>
                <w:rFonts w:cs="Arial"/>
                <w:sz w:val="20"/>
                <w:szCs w:val="16"/>
              </w:rPr>
              <w:t xml:space="preserve">, </w:t>
            </w:r>
            <w:r w:rsidR="004740AA">
              <w:rPr>
                <w:rFonts w:cs="Arial"/>
                <w:sz w:val="20"/>
                <w:szCs w:val="16"/>
              </w:rPr>
              <w:t>Tech. Lead</w:t>
            </w:r>
          </w:p>
        </w:tc>
        <w:tc>
          <w:tcPr>
            <w:tcW w:w="1484" w:type="dxa"/>
          </w:tcPr>
          <w:p w14:paraId="640938DB" w14:textId="6C244F4B" w:rsidR="004708DE" w:rsidRPr="004708DE" w:rsidRDefault="004708DE" w:rsidP="004708DE">
            <w:pPr>
              <w:jc w:val="center"/>
              <w:rPr>
                <w:rFonts w:cs="Arial"/>
                <w:sz w:val="20"/>
                <w:szCs w:val="16"/>
              </w:rPr>
            </w:pPr>
            <w:r w:rsidRPr="004708DE">
              <w:rPr>
                <w:rFonts w:cs="Arial"/>
                <w:sz w:val="20"/>
                <w:szCs w:val="16"/>
              </w:rPr>
              <w:t>Scrum Master, Dev</w:t>
            </w:r>
          </w:p>
        </w:tc>
      </w:tr>
      <w:tr w:rsidR="004708DE" w14:paraId="1FB2DFB6" w14:textId="77777777" w:rsidTr="0034718F">
        <w:tc>
          <w:tcPr>
            <w:tcW w:w="2985" w:type="dxa"/>
            <w:vAlign w:val="bottom"/>
          </w:tcPr>
          <w:p w14:paraId="773FC804" w14:textId="34B521C7" w:rsidR="004708DE" w:rsidRPr="004708DE" w:rsidRDefault="004708DE" w:rsidP="004708DE">
            <w:pPr>
              <w:rPr>
                <w:rFonts w:cs="Arial"/>
                <w:sz w:val="20"/>
                <w:szCs w:val="16"/>
                <w:lang w:val="en-US"/>
              </w:rPr>
            </w:pPr>
            <w:r w:rsidRPr="004708DE">
              <w:rPr>
                <w:rFonts w:cs="Arial"/>
                <w:sz w:val="20"/>
                <w:szCs w:val="16"/>
                <w:lang w:val="en-US"/>
              </w:rPr>
              <w:t>UAT</w:t>
            </w:r>
          </w:p>
        </w:tc>
        <w:tc>
          <w:tcPr>
            <w:tcW w:w="1556" w:type="dxa"/>
          </w:tcPr>
          <w:p w14:paraId="64E93763" w14:textId="23DDAAA2" w:rsidR="004708DE" w:rsidRPr="004708DE" w:rsidRDefault="004708DE" w:rsidP="004708DE">
            <w:pPr>
              <w:jc w:val="center"/>
              <w:rPr>
                <w:rFonts w:cs="Arial"/>
                <w:sz w:val="20"/>
                <w:szCs w:val="16"/>
              </w:rPr>
            </w:pPr>
            <w:r w:rsidRPr="004708DE">
              <w:rPr>
                <w:rFonts w:cs="Arial"/>
                <w:sz w:val="20"/>
                <w:szCs w:val="16"/>
              </w:rPr>
              <w:t>UAT Tester, PO</w:t>
            </w:r>
          </w:p>
        </w:tc>
        <w:tc>
          <w:tcPr>
            <w:tcW w:w="2051" w:type="dxa"/>
          </w:tcPr>
          <w:p w14:paraId="61FECD92" w14:textId="09E7CC71" w:rsidR="004708DE" w:rsidRPr="004708DE" w:rsidRDefault="004708DE" w:rsidP="004708DE">
            <w:pPr>
              <w:jc w:val="center"/>
              <w:rPr>
                <w:rFonts w:cs="Arial"/>
                <w:sz w:val="20"/>
                <w:szCs w:val="16"/>
              </w:rPr>
            </w:pPr>
            <w:r w:rsidRPr="004708DE">
              <w:rPr>
                <w:rFonts w:cs="Arial"/>
                <w:sz w:val="20"/>
                <w:szCs w:val="16"/>
              </w:rPr>
              <w:t>PO, BA, PM</w:t>
            </w:r>
          </w:p>
        </w:tc>
        <w:tc>
          <w:tcPr>
            <w:tcW w:w="1694" w:type="dxa"/>
          </w:tcPr>
          <w:p w14:paraId="07213681" w14:textId="1C9AB863" w:rsidR="004708DE" w:rsidRPr="004708DE" w:rsidRDefault="004708DE" w:rsidP="004708DE">
            <w:pPr>
              <w:jc w:val="center"/>
              <w:rPr>
                <w:rFonts w:cs="Arial"/>
                <w:sz w:val="20"/>
                <w:szCs w:val="16"/>
              </w:rPr>
            </w:pPr>
            <w:r w:rsidRPr="004708DE">
              <w:rPr>
                <w:rFonts w:cs="Arial"/>
                <w:sz w:val="20"/>
                <w:szCs w:val="16"/>
              </w:rPr>
              <w:t>QA, Dev</w:t>
            </w:r>
          </w:p>
        </w:tc>
        <w:tc>
          <w:tcPr>
            <w:tcW w:w="1484" w:type="dxa"/>
          </w:tcPr>
          <w:p w14:paraId="2034ABE3" w14:textId="76A05D51" w:rsidR="004708DE" w:rsidRPr="004708DE" w:rsidRDefault="004708DE" w:rsidP="004708DE">
            <w:pPr>
              <w:jc w:val="center"/>
              <w:rPr>
                <w:rFonts w:cs="Arial"/>
                <w:sz w:val="20"/>
                <w:szCs w:val="16"/>
              </w:rPr>
            </w:pPr>
            <w:r w:rsidRPr="004708DE">
              <w:rPr>
                <w:rFonts w:cs="Arial"/>
                <w:sz w:val="20"/>
                <w:szCs w:val="16"/>
              </w:rPr>
              <w:t>Scrum Master</w:t>
            </w:r>
          </w:p>
        </w:tc>
      </w:tr>
      <w:tr w:rsidR="004708DE" w14:paraId="66B53B94" w14:textId="77777777" w:rsidTr="0034718F">
        <w:tc>
          <w:tcPr>
            <w:tcW w:w="2985" w:type="dxa"/>
            <w:vAlign w:val="bottom"/>
          </w:tcPr>
          <w:p w14:paraId="0A9EA7EE" w14:textId="0128E4D7" w:rsidR="004708DE" w:rsidRPr="004708DE" w:rsidRDefault="004708DE" w:rsidP="004708DE">
            <w:pPr>
              <w:rPr>
                <w:rFonts w:cs="Arial"/>
                <w:sz w:val="20"/>
                <w:szCs w:val="16"/>
                <w:lang w:val="en-US"/>
              </w:rPr>
            </w:pPr>
            <w:r w:rsidRPr="004708DE">
              <w:rPr>
                <w:rFonts w:cs="Arial"/>
                <w:sz w:val="20"/>
                <w:szCs w:val="16"/>
                <w:lang w:val="en-US"/>
              </w:rPr>
              <w:t>Defect Management</w:t>
            </w:r>
          </w:p>
        </w:tc>
        <w:tc>
          <w:tcPr>
            <w:tcW w:w="1556" w:type="dxa"/>
          </w:tcPr>
          <w:p w14:paraId="039D1621" w14:textId="4C484F21" w:rsidR="004708DE" w:rsidRPr="004708DE" w:rsidRDefault="004F7A44" w:rsidP="004708DE">
            <w:pPr>
              <w:jc w:val="center"/>
              <w:rPr>
                <w:rFonts w:cs="Arial"/>
                <w:sz w:val="20"/>
                <w:szCs w:val="16"/>
              </w:rPr>
            </w:pPr>
            <w:r>
              <w:rPr>
                <w:rFonts w:cs="Arial"/>
                <w:sz w:val="20"/>
                <w:szCs w:val="16"/>
              </w:rPr>
              <w:t>Test Lead</w:t>
            </w:r>
            <w:r w:rsidR="004708DE" w:rsidRPr="004708DE">
              <w:rPr>
                <w:rFonts w:cs="Arial"/>
                <w:sz w:val="20"/>
                <w:szCs w:val="16"/>
              </w:rPr>
              <w:t xml:space="preserve">, </w:t>
            </w:r>
            <w:r>
              <w:rPr>
                <w:rFonts w:cs="Arial"/>
                <w:sz w:val="20"/>
                <w:szCs w:val="16"/>
              </w:rPr>
              <w:t xml:space="preserve">QA, </w:t>
            </w:r>
            <w:r w:rsidR="004708DE" w:rsidRPr="004708DE">
              <w:rPr>
                <w:rFonts w:cs="Arial"/>
                <w:sz w:val="20"/>
                <w:szCs w:val="16"/>
              </w:rPr>
              <w:t>Scrum Master, Dev</w:t>
            </w:r>
          </w:p>
        </w:tc>
        <w:tc>
          <w:tcPr>
            <w:tcW w:w="2051" w:type="dxa"/>
          </w:tcPr>
          <w:p w14:paraId="3C669A19" w14:textId="0D7E865B" w:rsidR="004708DE" w:rsidRPr="004708DE" w:rsidRDefault="004708DE" w:rsidP="004708DE">
            <w:pPr>
              <w:jc w:val="center"/>
              <w:rPr>
                <w:rFonts w:cs="Arial"/>
                <w:sz w:val="20"/>
                <w:szCs w:val="16"/>
              </w:rPr>
            </w:pPr>
            <w:r w:rsidRPr="004708DE">
              <w:rPr>
                <w:rFonts w:cs="Arial"/>
                <w:sz w:val="20"/>
                <w:szCs w:val="16"/>
              </w:rPr>
              <w:t xml:space="preserve">BA, </w:t>
            </w:r>
            <w:r w:rsidR="004F7A44">
              <w:rPr>
                <w:rFonts w:cs="Arial"/>
                <w:sz w:val="20"/>
                <w:szCs w:val="16"/>
              </w:rPr>
              <w:t>PM</w:t>
            </w:r>
            <w:r w:rsidRPr="004708DE">
              <w:rPr>
                <w:rFonts w:cs="Arial"/>
                <w:sz w:val="20"/>
                <w:szCs w:val="16"/>
              </w:rPr>
              <w:t>, Tech. Lead</w:t>
            </w:r>
          </w:p>
        </w:tc>
        <w:tc>
          <w:tcPr>
            <w:tcW w:w="1694" w:type="dxa"/>
          </w:tcPr>
          <w:p w14:paraId="47328E11" w14:textId="4BD62930" w:rsidR="004708DE" w:rsidRPr="004708DE" w:rsidRDefault="004F7A44" w:rsidP="004708DE">
            <w:pPr>
              <w:jc w:val="center"/>
              <w:rPr>
                <w:rFonts w:cs="Arial"/>
                <w:sz w:val="20"/>
                <w:szCs w:val="16"/>
              </w:rPr>
            </w:pPr>
            <w:r>
              <w:rPr>
                <w:rFonts w:cs="Arial"/>
                <w:sz w:val="20"/>
                <w:szCs w:val="16"/>
              </w:rPr>
              <w:t>Dev, PO</w:t>
            </w:r>
          </w:p>
        </w:tc>
        <w:tc>
          <w:tcPr>
            <w:tcW w:w="1484" w:type="dxa"/>
          </w:tcPr>
          <w:p w14:paraId="79810BF9" w14:textId="5A405327" w:rsidR="004708DE" w:rsidRPr="004708DE" w:rsidRDefault="004708DE" w:rsidP="004708DE">
            <w:pPr>
              <w:jc w:val="center"/>
              <w:rPr>
                <w:rFonts w:cs="Arial"/>
                <w:sz w:val="20"/>
                <w:szCs w:val="16"/>
              </w:rPr>
            </w:pPr>
            <w:r w:rsidRPr="004708DE">
              <w:rPr>
                <w:rFonts w:cs="Arial"/>
                <w:sz w:val="20"/>
                <w:szCs w:val="16"/>
              </w:rPr>
              <w:t>Dev, QA, Testing CC (DRE)</w:t>
            </w:r>
          </w:p>
        </w:tc>
      </w:tr>
      <w:tr w:rsidR="004708DE" w14:paraId="510C64BE" w14:textId="77777777" w:rsidTr="0034718F">
        <w:tc>
          <w:tcPr>
            <w:tcW w:w="2985" w:type="dxa"/>
            <w:vAlign w:val="bottom"/>
          </w:tcPr>
          <w:p w14:paraId="01BB3944" w14:textId="70C2D94E" w:rsidR="004708DE" w:rsidRPr="004708DE" w:rsidRDefault="004708DE" w:rsidP="004708DE">
            <w:pPr>
              <w:rPr>
                <w:rFonts w:cs="Arial"/>
                <w:sz w:val="20"/>
                <w:szCs w:val="16"/>
                <w:lang w:val="en-US"/>
              </w:rPr>
            </w:pPr>
            <w:r w:rsidRPr="004708DE">
              <w:rPr>
                <w:rFonts w:cs="Arial"/>
                <w:sz w:val="20"/>
                <w:szCs w:val="16"/>
                <w:lang w:val="en-US"/>
              </w:rPr>
              <w:t>Test Reporting in ADO</w:t>
            </w:r>
          </w:p>
        </w:tc>
        <w:tc>
          <w:tcPr>
            <w:tcW w:w="1556" w:type="dxa"/>
          </w:tcPr>
          <w:p w14:paraId="06909609" w14:textId="0A517A82" w:rsidR="004708DE" w:rsidRPr="004708DE" w:rsidRDefault="004F7A44" w:rsidP="004708DE">
            <w:pPr>
              <w:jc w:val="center"/>
              <w:rPr>
                <w:rFonts w:cs="Arial"/>
                <w:sz w:val="20"/>
                <w:szCs w:val="16"/>
              </w:rPr>
            </w:pPr>
            <w:r>
              <w:rPr>
                <w:rFonts w:cs="Arial"/>
                <w:sz w:val="20"/>
                <w:szCs w:val="16"/>
              </w:rPr>
              <w:t>Test Lead</w:t>
            </w:r>
          </w:p>
        </w:tc>
        <w:tc>
          <w:tcPr>
            <w:tcW w:w="2051" w:type="dxa"/>
          </w:tcPr>
          <w:p w14:paraId="73D890D0" w14:textId="658C7E0C" w:rsidR="004708DE" w:rsidRPr="004708DE" w:rsidRDefault="004708DE" w:rsidP="004708DE">
            <w:pPr>
              <w:jc w:val="center"/>
              <w:rPr>
                <w:rFonts w:cs="Arial"/>
                <w:sz w:val="20"/>
                <w:szCs w:val="16"/>
              </w:rPr>
            </w:pPr>
            <w:r w:rsidRPr="004708DE">
              <w:rPr>
                <w:rFonts w:cs="Arial"/>
                <w:sz w:val="20"/>
                <w:szCs w:val="16"/>
              </w:rPr>
              <w:t xml:space="preserve">QA, </w:t>
            </w:r>
            <w:r w:rsidR="004F7A44">
              <w:rPr>
                <w:rFonts w:cs="Arial"/>
                <w:sz w:val="20"/>
                <w:szCs w:val="16"/>
              </w:rPr>
              <w:t>PM</w:t>
            </w:r>
            <w:r w:rsidRPr="004708DE">
              <w:rPr>
                <w:rFonts w:cs="Arial"/>
                <w:sz w:val="20"/>
                <w:szCs w:val="16"/>
              </w:rPr>
              <w:t>, Scrum Master</w:t>
            </w:r>
          </w:p>
        </w:tc>
        <w:tc>
          <w:tcPr>
            <w:tcW w:w="1694" w:type="dxa"/>
          </w:tcPr>
          <w:p w14:paraId="56387F93" w14:textId="1502137A" w:rsidR="004708DE" w:rsidRPr="004708DE" w:rsidRDefault="004708DE" w:rsidP="004708DE">
            <w:pPr>
              <w:jc w:val="center"/>
              <w:rPr>
                <w:rFonts w:cs="Arial"/>
                <w:sz w:val="20"/>
                <w:szCs w:val="16"/>
              </w:rPr>
            </w:pPr>
            <w:r w:rsidRPr="004708DE">
              <w:rPr>
                <w:rFonts w:cs="Arial"/>
                <w:sz w:val="20"/>
                <w:szCs w:val="16"/>
              </w:rPr>
              <w:t>BA</w:t>
            </w:r>
            <w:r w:rsidR="004F7A44">
              <w:rPr>
                <w:rFonts w:cs="Arial"/>
                <w:sz w:val="20"/>
                <w:szCs w:val="16"/>
              </w:rPr>
              <w:t>, Dev</w:t>
            </w:r>
          </w:p>
        </w:tc>
        <w:tc>
          <w:tcPr>
            <w:tcW w:w="1484" w:type="dxa"/>
          </w:tcPr>
          <w:p w14:paraId="50831D6B" w14:textId="675FDD97" w:rsidR="004708DE" w:rsidRPr="004708DE" w:rsidRDefault="004708DE" w:rsidP="004708DE">
            <w:pPr>
              <w:jc w:val="center"/>
              <w:rPr>
                <w:rFonts w:cs="Arial"/>
                <w:sz w:val="20"/>
                <w:szCs w:val="16"/>
              </w:rPr>
            </w:pPr>
            <w:r w:rsidRPr="004708DE">
              <w:rPr>
                <w:rFonts w:cs="Arial"/>
                <w:sz w:val="20"/>
                <w:szCs w:val="16"/>
              </w:rPr>
              <w:t>PO</w:t>
            </w:r>
          </w:p>
        </w:tc>
      </w:tr>
      <w:tr w:rsidR="004708DE" w14:paraId="52A76912" w14:textId="77777777" w:rsidTr="0034718F">
        <w:tc>
          <w:tcPr>
            <w:tcW w:w="2985" w:type="dxa"/>
            <w:vAlign w:val="bottom"/>
          </w:tcPr>
          <w:p w14:paraId="62D8088B" w14:textId="63C4D108" w:rsidR="004708DE" w:rsidRPr="004708DE" w:rsidRDefault="004708DE" w:rsidP="004708DE">
            <w:pPr>
              <w:rPr>
                <w:rFonts w:cs="Arial"/>
                <w:sz w:val="20"/>
                <w:szCs w:val="16"/>
                <w:lang w:val="en-US"/>
              </w:rPr>
            </w:pPr>
            <w:r w:rsidRPr="004708DE">
              <w:rPr>
                <w:rFonts w:cs="Arial"/>
                <w:sz w:val="20"/>
                <w:szCs w:val="16"/>
                <w:lang w:val="en-US"/>
              </w:rPr>
              <w:t>SIT Signoff</w:t>
            </w:r>
          </w:p>
        </w:tc>
        <w:tc>
          <w:tcPr>
            <w:tcW w:w="1556" w:type="dxa"/>
          </w:tcPr>
          <w:p w14:paraId="14CCABB1" w14:textId="291B2AC4" w:rsidR="004708DE" w:rsidRPr="004708DE" w:rsidRDefault="004F7A44" w:rsidP="004708DE">
            <w:pPr>
              <w:jc w:val="center"/>
              <w:rPr>
                <w:rFonts w:cs="Arial"/>
                <w:sz w:val="20"/>
                <w:szCs w:val="16"/>
              </w:rPr>
            </w:pPr>
            <w:r>
              <w:rPr>
                <w:rFonts w:cs="Arial"/>
                <w:sz w:val="20"/>
                <w:szCs w:val="16"/>
              </w:rPr>
              <w:t>Test Lead</w:t>
            </w:r>
          </w:p>
        </w:tc>
        <w:tc>
          <w:tcPr>
            <w:tcW w:w="2051" w:type="dxa"/>
          </w:tcPr>
          <w:p w14:paraId="0AE36E0F" w14:textId="18903E2C" w:rsidR="004708DE" w:rsidRPr="004708DE" w:rsidRDefault="004708DE" w:rsidP="004708DE">
            <w:pPr>
              <w:jc w:val="center"/>
              <w:rPr>
                <w:rFonts w:cs="Arial"/>
                <w:sz w:val="20"/>
                <w:szCs w:val="16"/>
              </w:rPr>
            </w:pPr>
            <w:r w:rsidRPr="004708DE">
              <w:rPr>
                <w:rFonts w:cs="Arial"/>
                <w:sz w:val="20"/>
                <w:szCs w:val="16"/>
              </w:rPr>
              <w:t>QA, Dev, PM</w:t>
            </w:r>
          </w:p>
        </w:tc>
        <w:tc>
          <w:tcPr>
            <w:tcW w:w="1694" w:type="dxa"/>
          </w:tcPr>
          <w:p w14:paraId="5201F73C" w14:textId="0020F95E" w:rsidR="004708DE" w:rsidRPr="004708DE" w:rsidRDefault="004708DE" w:rsidP="004708DE">
            <w:pPr>
              <w:jc w:val="center"/>
              <w:rPr>
                <w:rFonts w:cs="Arial"/>
                <w:sz w:val="20"/>
                <w:szCs w:val="16"/>
              </w:rPr>
            </w:pPr>
            <w:r w:rsidRPr="004708DE">
              <w:rPr>
                <w:rFonts w:cs="Arial"/>
                <w:sz w:val="20"/>
                <w:szCs w:val="16"/>
              </w:rPr>
              <w:t>BA, PO</w:t>
            </w:r>
          </w:p>
        </w:tc>
        <w:tc>
          <w:tcPr>
            <w:tcW w:w="1484" w:type="dxa"/>
          </w:tcPr>
          <w:p w14:paraId="3076A512" w14:textId="59CA70B3" w:rsidR="004708DE" w:rsidRPr="004708DE" w:rsidRDefault="004708DE" w:rsidP="004708DE">
            <w:pPr>
              <w:jc w:val="center"/>
              <w:rPr>
                <w:rFonts w:cs="Arial"/>
                <w:sz w:val="20"/>
                <w:szCs w:val="16"/>
              </w:rPr>
            </w:pPr>
            <w:r w:rsidRPr="004708DE">
              <w:rPr>
                <w:rFonts w:cs="Arial"/>
                <w:sz w:val="20"/>
                <w:szCs w:val="16"/>
              </w:rPr>
              <w:t>Dev, QA</w:t>
            </w:r>
          </w:p>
        </w:tc>
      </w:tr>
      <w:tr w:rsidR="004708DE" w14:paraId="701A7689" w14:textId="77777777" w:rsidTr="0034718F">
        <w:tc>
          <w:tcPr>
            <w:tcW w:w="2985" w:type="dxa"/>
            <w:vAlign w:val="bottom"/>
          </w:tcPr>
          <w:p w14:paraId="7F134D56" w14:textId="46525E37" w:rsidR="004708DE" w:rsidRPr="004708DE" w:rsidRDefault="004708DE" w:rsidP="004708DE">
            <w:pPr>
              <w:rPr>
                <w:rFonts w:cs="Arial"/>
                <w:sz w:val="20"/>
                <w:szCs w:val="16"/>
                <w:lang w:val="en-US"/>
              </w:rPr>
            </w:pPr>
            <w:r w:rsidRPr="004708DE">
              <w:rPr>
                <w:rFonts w:cs="Arial"/>
                <w:sz w:val="20"/>
                <w:szCs w:val="16"/>
                <w:lang w:val="en-US"/>
              </w:rPr>
              <w:t>Sprint/Release Demo</w:t>
            </w:r>
          </w:p>
        </w:tc>
        <w:tc>
          <w:tcPr>
            <w:tcW w:w="1556" w:type="dxa"/>
          </w:tcPr>
          <w:p w14:paraId="228AE5E3" w14:textId="7BEB3EC9" w:rsidR="004708DE" w:rsidRPr="004708DE" w:rsidRDefault="004708DE" w:rsidP="004708DE">
            <w:pPr>
              <w:jc w:val="center"/>
              <w:rPr>
                <w:rFonts w:cs="Arial"/>
                <w:sz w:val="20"/>
                <w:szCs w:val="16"/>
              </w:rPr>
            </w:pPr>
            <w:r w:rsidRPr="004708DE">
              <w:rPr>
                <w:rFonts w:cs="Arial"/>
                <w:sz w:val="20"/>
                <w:szCs w:val="16"/>
              </w:rPr>
              <w:t xml:space="preserve">Dev, </w:t>
            </w:r>
            <w:r w:rsidR="004F7A44">
              <w:rPr>
                <w:rFonts w:cs="Arial"/>
                <w:sz w:val="20"/>
                <w:szCs w:val="16"/>
              </w:rPr>
              <w:t>Tech Lead</w:t>
            </w:r>
          </w:p>
        </w:tc>
        <w:tc>
          <w:tcPr>
            <w:tcW w:w="2051" w:type="dxa"/>
          </w:tcPr>
          <w:p w14:paraId="45A202DE" w14:textId="70E8BBD7" w:rsidR="004708DE" w:rsidRPr="004708DE" w:rsidRDefault="004F7A44" w:rsidP="004708DE">
            <w:pPr>
              <w:jc w:val="center"/>
              <w:rPr>
                <w:rFonts w:cs="Arial"/>
                <w:sz w:val="20"/>
                <w:szCs w:val="16"/>
              </w:rPr>
            </w:pPr>
            <w:r>
              <w:rPr>
                <w:rFonts w:cs="Arial"/>
                <w:sz w:val="20"/>
                <w:szCs w:val="16"/>
              </w:rPr>
              <w:t xml:space="preserve">PM, </w:t>
            </w:r>
            <w:r w:rsidR="004708DE" w:rsidRPr="004708DE">
              <w:rPr>
                <w:rFonts w:cs="Arial"/>
                <w:sz w:val="20"/>
                <w:szCs w:val="16"/>
              </w:rPr>
              <w:t xml:space="preserve">Scrum Master, </w:t>
            </w:r>
            <w:r>
              <w:rPr>
                <w:rFonts w:cs="Arial"/>
                <w:sz w:val="20"/>
                <w:szCs w:val="16"/>
              </w:rPr>
              <w:t>BA</w:t>
            </w:r>
          </w:p>
        </w:tc>
        <w:tc>
          <w:tcPr>
            <w:tcW w:w="1694" w:type="dxa"/>
          </w:tcPr>
          <w:p w14:paraId="7354CA79" w14:textId="23732548" w:rsidR="004708DE" w:rsidRPr="004708DE" w:rsidRDefault="004708DE" w:rsidP="004708DE">
            <w:pPr>
              <w:jc w:val="center"/>
              <w:rPr>
                <w:rFonts w:cs="Arial"/>
                <w:sz w:val="20"/>
                <w:szCs w:val="16"/>
              </w:rPr>
            </w:pPr>
            <w:r w:rsidRPr="004708DE">
              <w:rPr>
                <w:rFonts w:cs="Arial"/>
                <w:sz w:val="20"/>
                <w:szCs w:val="16"/>
              </w:rPr>
              <w:t>PO</w:t>
            </w:r>
          </w:p>
        </w:tc>
        <w:tc>
          <w:tcPr>
            <w:tcW w:w="1484" w:type="dxa"/>
          </w:tcPr>
          <w:p w14:paraId="16E87D45" w14:textId="7DB7DCD9" w:rsidR="004708DE" w:rsidRPr="004708DE" w:rsidRDefault="004708DE" w:rsidP="004708DE">
            <w:pPr>
              <w:jc w:val="center"/>
              <w:rPr>
                <w:rFonts w:cs="Arial"/>
                <w:sz w:val="20"/>
                <w:szCs w:val="16"/>
              </w:rPr>
            </w:pPr>
            <w:r w:rsidRPr="004708DE">
              <w:rPr>
                <w:rFonts w:cs="Arial"/>
                <w:sz w:val="20"/>
                <w:szCs w:val="16"/>
              </w:rPr>
              <w:t>Dev, QA</w:t>
            </w:r>
          </w:p>
        </w:tc>
      </w:tr>
      <w:tr w:rsidR="004708DE" w14:paraId="3768C1FB" w14:textId="77777777" w:rsidTr="0034718F">
        <w:tc>
          <w:tcPr>
            <w:tcW w:w="2985" w:type="dxa"/>
            <w:vAlign w:val="bottom"/>
          </w:tcPr>
          <w:p w14:paraId="3002D5AF" w14:textId="07E3AAD9" w:rsidR="004708DE" w:rsidRPr="004708DE" w:rsidRDefault="004708DE" w:rsidP="004708DE">
            <w:pPr>
              <w:rPr>
                <w:rFonts w:cs="Arial"/>
                <w:sz w:val="20"/>
                <w:szCs w:val="16"/>
                <w:lang w:val="en-US"/>
              </w:rPr>
            </w:pPr>
            <w:r w:rsidRPr="004708DE">
              <w:rPr>
                <w:rFonts w:cs="Arial"/>
                <w:sz w:val="20"/>
                <w:szCs w:val="16"/>
                <w:lang w:val="en-US"/>
              </w:rPr>
              <w:t>Production Hypercare</w:t>
            </w:r>
          </w:p>
        </w:tc>
        <w:tc>
          <w:tcPr>
            <w:tcW w:w="1556" w:type="dxa"/>
          </w:tcPr>
          <w:p w14:paraId="77CC614E" w14:textId="441DFCB5" w:rsidR="004708DE" w:rsidRPr="004708DE" w:rsidRDefault="004708DE" w:rsidP="004708DE">
            <w:pPr>
              <w:jc w:val="center"/>
              <w:rPr>
                <w:rFonts w:cs="Arial"/>
                <w:sz w:val="20"/>
                <w:szCs w:val="16"/>
              </w:rPr>
            </w:pPr>
            <w:r w:rsidRPr="004708DE">
              <w:rPr>
                <w:rFonts w:cs="Arial"/>
                <w:sz w:val="20"/>
                <w:szCs w:val="16"/>
              </w:rPr>
              <w:t>SOM team</w:t>
            </w:r>
          </w:p>
        </w:tc>
        <w:tc>
          <w:tcPr>
            <w:tcW w:w="2051" w:type="dxa"/>
          </w:tcPr>
          <w:p w14:paraId="76BDD928" w14:textId="4D74763B" w:rsidR="004708DE" w:rsidRPr="004708DE" w:rsidRDefault="004708DE" w:rsidP="004708DE">
            <w:pPr>
              <w:jc w:val="center"/>
              <w:rPr>
                <w:rFonts w:cs="Arial"/>
                <w:sz w:val="20"/>
                <w:szCs w:val="16"/>
              </w:rPr>
            </w:pPr>
            <w:r w:rsidRPr="004708DE">
              <w:rPr>
                <w:rFonts w:cs="Arial"/>
                <w:sz w:val="20"/>
                <w:szCs w:val="16"/>
              </w:rPr>
              <w:t xml:space="preserve">SOM </w:t>
            </w:r>
            <w:proofErr w:type="gramStart"/>
            <w:r w:rsidRPr="004708DE">
              <w:rPr>
                <w:rFonts w:cs="Arial"/>
                <w:sz w:val="20"/>
                <w:szCs w:val="16"/>
              </w:rPr>
              <w:t>Lead</w:t>
            </w:r>
            <w:proofErr w:type="gramEnd"/>
            <w:r w:rsidRPr="004708DE">
              <w:rPr>
                <w:rFonts w:cs="Arial"/>
                <w:sz w:val="20"/>
                <w:szCs w:val="16"/>
              </w:rPr>
              <w:t>, PM, Tech. Lead</w:t>
            </w:r>
          </w:p>
        </w:tc>
        <w:tc>
          <w:tcPr>
            <w:tcW w:w="1694" w:type="dxa"/>
          </w:tcPr>
          <w:p w14:paraId="6C40BC0E" w14:textId="27A56EC6" w:rsidR="004708DE" w:rsidRPr="004708DE" w:rsidRDefault="004708DE" w:rsidP="004708DE">
            <w:pPr>
              <w:jc w:val="center"/>
              <w:rPr>
                <w:rFonts w:cs="Arial"/>
                <w:sz w:val="20"/>
                <w:szCs w:val="16"/>
              </w:rPr>
            </w:pPr>
            <w:r w:rsidRPr="004708DE">
              <w:rPr>
                <w:rFonts w:cs="Arial"/>
                <w:sz w:val="20"/>
                <w:szCs w:val="16"/>
              </w:rPr>
              <w:t>PO</w:t>
            </w:r>
            <w:r w:rsidR="00937710">
              <w:rPr>
                <w:rFonts w:cs="Arial"/>
                <w:sz w:val="20"/>
                <w:szCs w:val="16"/>
              </w:rPr>
              <w:t>, Scrum Master</w:t>
            </w:r>
          </w:p>
        </w:tc>
        <w:tc>
          <w:tcPr>
            <w:tcW w:w="1484" w:type="dxa"/>
          </w:tcPr>
          <w:p w14:paraId="0A7B4DEA" w14:textId="4D6F1ACF" w:rsidR="004708DE" w:rsidRPr="004708DE" w:rsidRDefault="004708DE" w:rsidP="004708DE">
            <w:pPr>
              <w:jc w:val="center"/>
              <w:rPr>
                <w:rFonts w:cs="Arial"/>
                <w:sz w:val="20"/>
                <w:szCs w:val="16"/>
              </w:rPr>
            </w:pPr>
            <w:r w:rsidRPr="004708DE">
              <w:rPr>
                <w:rFonts w:cs="Arial"/>
                <w:sz w:val="20"/>
                <w:szCs w:val="16"/>
              </w:rPr>
              <w:t>Dev, QA</w:t>
            </w:r>
          </w:p>
        </w:tc>
      </w:tr>
    </w:tbl>
    <w:p w14:paraId="49401C8C" w14:textId="77777777" w:rsidR="00FC0547" w:rsidRPr="00FC0547" w:rsidRDefault="00FC0547" w:rsidP="00FC0547">
      <w:pPr>
        <w:jc w:val="both"/>
        <w:rPr>
          <w:sz w:val="22"/>
          <w:szCs w:val="20"/>
        </w:rPr>
      </w:pPr>
    </w:p>
    <w:p w14:paraId="3B93F53C" w14:textId="2F568A46" w:rsidR="00FC0547" w:rsidRPr="001209BC" w:rsidRDefault="001209BC" w:rsidP="001209BC">
      <w:pPr>
        <w:ind w:left="360" w:hanging="360"/>
        <w:jc w:val="both"/>
        <w:rPr>
          <w:sz w:val="16"/>
          <w:szCs w:val="14"/>
        </w:rPr>
      </w:pPr>
      <w:r w:rsidRPr="00372708">
        <w:rPr>
          <w:b/>
          <w:bCs/>
          <w:color w:val="FF0000"/>
          <w:sz w:val="16"/>
          <w:szCs w:val="14"/>
        </w:rPr>
        <w:t>*</w:t>
      </w:r>
      <w:r w:rsidR="00FC0547" w:rsidRPr="001209BC">
        <w:rPr>
          <w:sz w:val="16"/>
          <w:szCs w:val="14"/>
        </w:rPr>
        <w:t xml:space="preserve">R = RESPONSIBLE - The “doer” is the individual(s) who </w:t>
      </w:r>
      <w:r w:rsidR="00A63124" w:rsidRPr="001209BC">
        <w:rPr>
          <w:sz w:val="16"/>
          <w:szCs w:val="14"/>
        </w:rPr>
        <w:t>completes</w:t>
      </w:r>
      <w:r w:rsidR="00FC0547" w:rsidRPr="001209BC">
        <w:rPr>
          <w:sz w:val="16"/>
          <w:szCs w:val="14"/>
        </w:rPr>
        <w:t xml:space="preserve"> the task. The “doer” Is responsible for action/implementation. Responsibility can be shared. The degree of responsibility is determined by the individual with the “A”.</w:t>
      </w:r>
    </w:p>
    <w:p w14:paraId="7E04F724" w14:textId="26037EE4" w:rsidR="00FC0547" w:rsidRPr="00F66739" w:rsidRDefault="001209BC" w:rsidP="00FC0547">
      <w:pPr>
        <w:jc w:val="both"/>
        <w:rPr>
          <w:sz w:val="16"/>
          <w:szCs w:val="14"/>
        </w:rPr>
      </w:pPr>
      <w:r w:rsidRPr="00372708">
        <w:rPr>
          <w:b/>
          <w:bCs/>
          <w:color w:val="FF0000"/>
          <w:sz w:val="16"/>
          <w:szCs w:val="14"/>
        </w:rPr>
        <w:t>^</w:t>
      </w:r>
      <w:r w:rsidR="00FC0547" w:rsidRPr="00F66739">
        <w:rPr>
          <w:sz w:val="16"/>
          <w:szCs w:val="14"/>
        </w:rPr>
        <w:t>A = ACCOUNTABLE - The accountable person is the individual who is ultimately answerable for the activity or decision. This includes “yes” or “no” authority and veto Power</w:t>
      </w:r>
    </w:p>
    <w:p w14:paraId="12302E75" w14:textId="72370127" w:rsidR="00FC0547" w:rsidRPr="00F66739" w:rsidRDefault="001209BC" w:rsidP="00FC0547">
      <w:pPr>
        <w:jc w:val="both"/>
        <w:rPr>
          <w:sz w:val="16"/>
          <w:szCs w:val="14"/>
        </w:rPr>
      </w:pPr>
      <w:r w:rsidRPr="00372708">
        <w:rPr>
          <w:b/>
          <w:bCs/>
          <w:color w:val="FF0000"/>
          <w:sz w:val="16"/>
          <w:szCs w:val="14"/>
        </w:rPr>
        <w:t>“</w:t>
      </w:r>
      <w:r w:rsidR="00FC0547" w:rsidRPr="00F66739">
        <w:rPr>
          <w:sz w:val="16"/>
          <w:szCs w:val="14"/>
        </w:rPr>
        <w:t>C = CONSULT - The consult role is individual(s) (typically subject matter experts) to be consulted prior to a final decision or action. This is a predetermined need for two-way communication. Input from the designated position is required</w:t>
      </w:r>
    </w:p>
    <w:p w14:paraId="4EDF9E50" w14:textId="07D37407" w:rsidR="00FC0547" w:rsidRPr="00FB2473" w:rsidRDefault="00B306E1" w:rsidP="00FC0547">
      <w:pPr>
        <w:jc w:val="both"/>
        <w:rPr>
          <w:sz w:val="22"/>
          <w:szCs w:val="20"/>
        </w:rPr>
      </w:pPr>
      <w:r w:rsidRPr="00372708">
        <w:rPr>
          <w:b/>
          <w:bCs/>
          <w:color w:val="FF0000"/>
          <w:sz w:val="16"/>
          <w:szCs w:val="14"/>
        </w:rPr>
        <w:t>~</w:t>
      </w:r>
      <w:r w:rsidR="00FC0547" w:rsidRPr="00F66739">
        <w:rPr>
          <w:sz w:val="16"/>
          <w:szCs w:val="14"/>
        </w:rPr>
        <w:t xml:space="preserve">I = INFORM - This is individual (s) who needs to be informed after a decision or action is taken. They may be required to </w:t>
      </w:r>
      <w:proofErr w:type="gramStart"/>
      <w:r w:rsidR="00FC0547" w:rsidRPr="00F66739">
        <w:rPr>
          <w:sz w:val="16"/>
          <w:szCs w:val="14"/>
        </w:rPr>
        <w:t>take action</w:t>
      </w:r>
      <w:proofErr w:type="gramEnd"/>
      <w:r w:rsidR="00FC0547" w:rsidRPr="00F66739">
        <w:rPr>
          <w:sz w:val="16"/>
          <w:szCs w:val="14"/>
        </w:rPr>
        <w:t xml:space="preserve"> as a result of the outcome. It is a one-way communication.</w:t>
      </w:r>
    </w:p>
    <w:p w14:paraId="251D16B9" w14:textId="77777777" w:rsidR="00FB2473" w:rsidRDefault="00FB2473" w:rsidP="00FB2473">
      <w:pPr>
        <w:jc w:val="both"/>
        <w:rPr>
          <w:sz w:val="22"/>
          <w:szCs w:val="20"/>
        </w:rPr>
      </w:pPr>
    </w:p>
    <w:p w14:paraId="08B1F128" w14:textId="77777777" w:rsidR="00914622" w:rsidRDefault="00914622" w:rsidP="00FB2473">
      <w:pPr>
        <w:jc w:val="both"/>
        <w:rPr>
          <w:color w:val="00B0F0"/>
          <w:sz w:val="22"/>
          <w:szCs w:val="20"/>
        </w:rPr>
      </w:pPr>
    </w:p>
    <w:p w14:paraId="56AA2586" w14:textId="586E6909" w:rsidR="00D15E63" w:rsidRDefault="00D15E63">
      <w:pPr>
        <w:spacing w:after="200" w:line="276" w:lineRule="auto"/>
        <w:rPr>
          <w:rFonts w:cs="Arial"/>
          <w:color w:val="0070C0"/>
          <w:sz w:val="22"/>
          <w:szCs w:val="20"/>
        </w:rPr>
      </w:pPr>
      <w:r>
        <w:rPr>
          <w:rFonts w:cs="Arial"/>
          <w:color w:val="0070C0"/>
          <w:sz w:val="22"/>
          <w:szCs w:val="20"/>
        </w:rPr>
        <w:br w:type="page"/>
      </w:r>
    </w:p>
    <w:p w14:paraId="42B55A79" w14:textId="4BAC6B73" w:rsidR="00FB2473" w:rsidRDefault="00FB2473" w:rsidP="00FB2473">
      <w:pPr>
        <w:pStyle w:val="Heading1"/>
      </w:pPr>
      <w:bookmarkStart w:id="35" w:name="_Toc140573282"/>
      <w:r>
        <w:t>ASSUMPTIONS, CONSTRAINTS, AND DEPENDENCIES</w:t>
      </w:r>
      <w:bookmarkEnd w:id="35"/>
    </w:p>
    <w:p w14:paraId="30A2E9FA" w14:textId="70FD7F15" w:rsidR="00334F1D" w:rsidRDefault="003756EB" w:rsidP="00334F1D">
      <w:r>
        <w:t>A</w:t>
      </w:r>
      <w:r w:rsidRPr="003756EB">
        <w:t xml:space="preserve">ssumptions can be of any aspect of the project like resourcing, test environment, requirements, etc. </w:t>
      </w:r>
    </w:p>
    <w:p w14:paraId="6577DE00" w14:textId="428C83F6" w:rsidR="006A6492" w:rsidRDefault="006A6492" w:rsidP="00334F1D"/>
    <w:p w14:paraId="23AF45AB" w14:textId="213E4CEA" w:rsidR="006A6492" w:rsidRDefault="006A6492" w:rsidP="00334F1D">
      <w:r w:rsidRPr="006A6492">
        <w:t>Constraints are factors that inhibits the software testing process from achieving the requirements</w:t>
      </w:r>
      <w:r>
        <w:t>.</w:t>
      </w:r>
    </w:p>
    <w:p w14:paraId="6E197AB5" w14:textId="62855974" w:rsidR="006A6492" w:rsidRDefault="006A6492" w:rsidP="00334F1D"/>
    <w:p w14:paraId="30C59FF7" w14:textId="36903A32" w:rsidR="006A6492" w:rsidRDefault="00EA3B96" w:rsidP="00334F1D">
      <w:r w:rsidRPr="00EA3B96">
        <w:t>Dependencies represent a list of human and physical resources required, and predecessor activities, that must complete for your planned activities to succeed and deliver.</w:t>
      </w:r>
    </w:p>
    <w:p w14:paraId="56155300" w14:textId="0B1E01BE" w:rsidR="00B57689" w:rsidRDefault="00B57689" w:rsidP="00334F1D"/>
    <w:tbl>
      <w:tblPr>
        <w:tblW w:w="9742" w:type="dxa"/>
        <w:tblInd w:w="-108" w:type="dxa"/>
        <w:tblLook w:val="04A0" w:firstRow="1" w:lastRow="0" w:firstColumn="1" w:lastColumn="0" w:noHBand="0" w:noVBand="1"/>
      </w:tblPr>
      <w:tblGrid>
        <w:gridCol w:w="521"/>
        <w:gridCol w:w="2592"/>
        <w:gridCol w:w="222"/>
        <w:gridCol w:w="521"/>
        <w:gridCol w:w="2592"/>
        <w:gridCol w:w="222"/>
        <w:gridCol w:w="521"/>
        <w:gridCol w:w="2592"/>
      </w:tblGrid>
      <w:tr w:rsidR="00F010C8" w:rsidRPr="00F010C8" w14:paraId="639E49B1" w14:textId="77777777" w:rsidTr="50D09D7C">
        <w:trPr>
          <w:trHeight w:val="747"/>
        </w:trPr>
        <w:tc>
          <w:tcPr>
            <w:tcW w:w="9742" w:type="dxa"/>
            <w:gridSpan w:val="8"/>
            <w:shd w:val="clear" w:color="auto" w:fill="FBCE07" w:themeFill="accent1"/>
            <w:noWrap/>
            <w:vAlign w:val="center"/>
            <w:hideMark/>
          </w:tcPr>
          <w:p w14:paraId="08028468" w14:textId="77777777" w:rsidR="00F010C8" w:rsidRPr="00F010C8" w:rsidRDefault="00F010C8" w:rsidP="00F010C8">
            <w:pPr>
              <w:spacing w:line="240" w:lineRule="auto"/>
              <w:jc w:val="center"/>
              <w:rPr>
                <w:rFonts w:ascii="ShellMedium" w:eastAsia="Times New Roman" w:hAnsi="ShellMedium" w:cs="Times New Roman"/>
                <w:b/>
                <w:bCs/>
                <w:color w:val="000000"/>
                <w:sz w:val="22"/>
                <w:lang w:val="en-US"/>
              </w:rPr>
            </w:pPr>
            <w:r w:rsidRPr="00F010C8">
              <w:rPr>
                <w:rFonts w:ascii="ShellMedium" w:eastAsia="Times New Roman" w:hAnsi="ShellMedium" w:cs="Times New Roman"/>
                <w:b/>
                <w:bCs/>
                <w:color w:val="000000"/>
                <w:sz w:val="22"/>
                <w:lang w:val="en-US"/>
              </w:rPr>
              <w:t>ASSUMPTIONS, CONSTRAINTS, DEPENDENCIES SUMMARY</w:t>
            </w:r>
          </w:p>
        </w:tc>
      </w:tr>
      <w:tr w:rsidR="00CA04FA" w:rsidRPr="00F010C8" w14:paraId="4C9E04D2" w14:textId="77777777" w:rsidTr="50D09D7C">
        <w:trPr>
          <w:trHeight w:val="391"/>
        </w:trPr>
        <w:tc>
          <w:tcPr>
            <w:tcW w:w="521" w:type="dxa"/>
            <w:shd w:val="clear" w:color="auto" w:fill="auto"/>
            <w:noWrap/>
            <w:vAlign w:val="center"/>
            <w:hideMark/>
          </w:tcPr>
          <w:p w14:paraId="4A7E092E" w14:textId="77777777" w:rsidR="00F010C8" w:rsidRPr="00F010C8" w:rsidRDefault="00F010C8" w:rsidP="00F010C8">
            <w:pPr>
              <w:spacing w:line="240" w:lineRule="auto"/>
              <w:jc w:val="center"/>
              <w:rPr>
                <w:rFonts w:ascii="ShellMedium" w:eastAsia="Times New Roman" w:hAnsi="ShellMedium" w:cs="Times New Roman"/>
                <w:b/>
                <w:bCs/>
                <w:color w:val="000000"/>
                <w:sz w:val="22"/>
                <w:lang w:val="en-US"/>
              </w:rPr>
            </w:pPr>
          </w:p>
        </w:tc>
        <w:tc>
          <w:tcPr>
            <w:tcW w:w="2591" w:type="dxa"/>
            <w:shd w:val="clear" w:color="auto" w:fill="auto"/>
            <w:noWrap/>
            <w:vAlign w:val="center"/>
            <w:hideMark/>
          </w:tcPr>
          <w:p w14:paraId="6033098B"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201" w:type="dxa"/>
            <w:shd w:val="clear" w:color="auto" w:fill="auto"/>
            <w:noWrap/>
            <w:vAlign w:val="center"/>
            <w:hideMark/>
          </w:tcPr>
          <w:p w14:paraId="2101FF8D"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521" w:type="dxa"/>
            <w:shd w:val="clear" w:color="auto" w:fill="auto"/>
            <w:noWrap/>
            <w:vAlign w:val="center"/>
            <w:hideMark/>
          </w:tcPr>
          <w:p w14:paraId="64B586D5"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2591" w:type="dxa"/>
            <w:shd w:val="clear" w:color="auto" w:fill="auto"/>
            <w:noWrap/>
            <w:vAlign w:val="center"/>
            <w:hideMark/>
          </w:tcPr>
          <w:p w14:paraId="23028594"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201" w:type="dxa"/>
            <w:shd w:val="clear" w:color="auto" w:fill="auto"/>
            <w:noWrap/>
            <w:vAlign w:val="center"/>
            <w:hideMark/>
          </w:tcPr>
          <w:p w14:paraId="32CB3D55"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521" w:type="dxa"/>
            <w:shd w:val="clear" w:color="auto" w:fill="auto"/>
            <w:noWrap/>
            <w:vAlign w:val="center"/>
            <w:hideMark/>
          </w:tcPr>
          <w:p w14:paraId="39FCB30E"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2591" w:type="dxa"/>
            <w:shd w:val="clear" w:color="auto" w:fill="auto"/>
            <w:noWrap/>
            <w:vAlign w:val="center"/>
            <w:hideMark/>
          </w:tcPr>
          <w:p w14:paraId="2E6DFD60"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r>
      <w:tr w:rsidR="00CA04FA" w:rsidRPr="00F010C8" w14:paraId="0166E350" w14:textId="77777777" w:rsidTr="50D09D7C">
        <w:trPr>
          <w:trHeight w:val="391"/>
        </w:trPr>
        <w:tc>
          <w:tcPr>
            <w:tcW w:w="3113" w:type="dxa"/>
            <w:gridSpan w:val="2"/>
            <w:shd w:val="clear" w:color="auto" w:fill="FBCE07" w:themeFill="accent1"/>
            <w:noWrap/>
            <w:vAlign w:val="center"/>
            <w:hideMark/>
          </w:tcPr>
          <w:p w14:paraId="652BC7ED" w14:textId="77777777" w:rsidR="00F010C8" w:rsidRPr="00F010C8" w:rsidRDefault="00F010C8" w:rsidP="00F010C8">
            <w:pPr>
              <w:spacing w:line="240" w:lineRule="auto"/>
              <w:jc w:val="center"/>
              <w:rPr>
                <w:rFonts w:ascii="ShellMedium" w:eastAsia="Times New Roman" w:hAnsi="ShellMedium" w:cs="Times New Roman"/>
                <w:b/>
                <w:bCs/>
                <w:color w:val="000000"/>
                <w:sz w:val="22"/>
                <w:lang w:val="en-US"/>
              </w:rPr>
            </w:pPr>
            <w:r w:rsidRPr="00F010C8">
              <w:rPr>
                <w:rFonts w:ascii="ShellMedium" w:eastAsia="Times New Roman" w:hAnsi="ShellMedium" w:cs="Times New Roman"/>
                <w:b/>
                <w:bCs/>
                <w:color w:val="000000"/>
                <w:sz w:val="22"/>
                <w:lang w:val="en-US"/>
              </w:rPr>
              <w:t>Assumptions</w:t>
            </w:r>
          </w:p>
        </w:tc>
        <w:tc>
          <w:tcPr>
            <w:tcW w:w="201" w:type="dxa"/>
            <w:shd w:val="clear" w:color="auto" w:fill="auto"/>
            <w:noWrap/>
            <w:vAlign w:val="center"/>
            <w:hideMark/>
          </w:tcPr>
          <w:p w14:paraId="5BA1AE8E" w14:textId="77777777" w:rsidR="00F010C8" w:rsidRPr="00F010C8" w:rsidRDefault="00F010C8" w:rsidP="00F010C8">
            <w:pPr>
              <w:spacing w:line="240" w:lineRule="auto"/>
              <w:jc w:val="center"/>
              <w:rPr>
                <w:rFonts w:ascii="ShellMedium" w:eastAsia="Times New Roman" w:hAnsi="ShellMedium" w:cs="Times New Roman"/>
                <w:b/>
                <w:bCs/>
                <w:color w:val="000000"/>
                <w:sz w:val="22"/>
                <w:lang w:val="en-US"/>
              </w:rPr>
            </w:pPr>
          </w:p>
        </w:tc>
        <w:tc>
          <w:tcPr>
            <w:tcW w:w="3113" w:type="dxa"/>
            <w:gridSpan w:val="2"/>
            <w:shd w:val="clear" w:color="auto" w:fill="FBCE07" w:themeFill="accent1"/>
            <w:noWrap/>
            <w:vAlign w:val="center"/>
            <w:hideMark/>
          </w:tcPr>
          <w:p w14:paraId="64B26728" w14:textId="77777777" w:rsidR="00F010C8" w:rsidRPr="00F010C8" w:rsidRDefault="00F010C8" w:rsidP="00F010C8">
            <w:pPr>
              <w:spacing w:line="240" w:lineRule="auto"/>
              <w:jc w:val="center"/>
              <w:rPr>
                <w:rFonts w:ascii="ShellMedium" w:eastAsia="Times New Roman" w:hAnsi="ShellMedium" w:cs="Times New Roman"/>
                <w:b/>
                <w:bCs/>
                <w:color w:val="000000"/>
                <w:sz w:val="22"/>
                <w:lang w:val="en-US"/>
              </w:rPr>
            </w:pPr>
            <w:r w:rsidRPr="00F010C8">
              <w:rPr>
                <w:rFonts w:ascii="ShellMedium" w:eastAsia="Times New Roman" w:hAnsi="ShellMedium" w:cs="Times New Roman"/>
                <w:b/>
                <w:bCs/>
                <w:color w:val="000000"/>
                <w:sz w:val="22"/>
                <w:lang w:val="en-US"/>
              </w:rPr>
              <w:t>Constraints</w:t>
            </w:r>
          </w:p>
        </w:tc>
        <w:tc>
          <w:tcPr>
            <w:tcW w:w="201" w:type="dxa"/>
            <w:shd w:val="clear" w:color="auto" w:fill="auto"/>
            <w:noWrap/>
            <w:vAlign w:val="center"/>
            <w:hideMark/>
          </w:tcPr>
          <w:p w14:paraId="2B2C671D" w14:textId="77777777" w:rsidR="00F010C8" w:rsidRPr="00F010C8" w:rsidRDefault="00F010C8" w:rsidP="00F010C8">
            <w:pPr>
              <w:spacing w:line="240" w:lineRule="auto"/>
              <w:jc w:val="center"/>
              <w:rPr>
                <w:rFonts w:ascii="ShellMedium" w:eastAsia="Times New Roman" w:hAnsi="ShellMedium" w:cs="Times New Roman"/>
                <w:b/>
                <w:bCs/>
                <w:color w:val="000000"/>
                <w:sz w:val="22"/>
                <w:lang w:val="en-US"/>
              </w:rPr>
            </w:pPr>
          </w:p>
        </w:tc>
        <w:tc>
          <w:tcPr>
            <w:tcW w:w="3113" w:type="dxa"/>
            <w:gridSpan w:val="2"/>
            <w:shd w:val="clear" w:color="auto" w:fill="FBCE07" w:themeFill="accent1"/>
            <w:noWrap/>
            <w:vAlign w:val="center"/>
            <w:hideMark/>
          </w:tcPr>
          <w:p w14:paraId="617C877E" w14:textId="77777777" w:rsidR="00F010C8" w:rsidRPr="00F010C8" w:rsidRDefault="00F010C8" w:rsidP="00F010C8">
            <w:pPr>
              <w:spacing w:line="240" w:lineRule="auto"/>
              <w:jc w:val="center"/>
              <w:rPr>
                <w:rFonts w:ascii="ShellMedium" w:eastAsia="Times New Roman" w:hAnsi="ShellMedium" w:cs="Times New Roman"/>
                <w:b/>
                <w:bCs/>
                <w:color w:val="000000"/>
                <w:sz w:val="22"/>
                <w:lang w:val="en-US"/>
              </w:rPr>
            </w:pPr>
            <w:r w:rsidRPr="00F010C8">
              <w:rPr>
                <w:rFonts w:ascii="ShellMedium" w:eastAsia="Times New Roman" w:hAnsi="ShellMedium" w:cs="Times New Roman"/>
                <w:b/>
                <w:bCs/>
                <w:color w:val="000000"/>
                <w:sz w:val="22"/>
                <w:lang w:val="en-US"/>
              </w:rPr>
              <w:t>Dependencies</w:t>
            </w:r>
          </w:p>
        </w:tc>
      </w:tr>
      <w:tr w:rsidR="00CA04FA" w:rsidRPr="00F010C8" w14:paraId="0BF7490E" w14:textId="77777777" w:rsidTr="50D09D7C">
        <w:trPr>
          <w:trHeight w:val="391"/>
        </w:trPr>
        <w:tc>
          <w:tcPr>
            <w:tcW w:w="521" w:type="dxa"/>
            <w:shd w:val="clear" w:color="auto" w:fill="auto"/>
            <w:noWrap/>
            <w:vAlign w:val="center"/>
            <w:hideMark/>
          </w:tcPr>
          <w:p w14:paraId="632B352C" w14:textId="77777777" w:rsidR="00F010C8" w:rsidRPr="00F010C8" w:rsidRDefault="00F010C8" w:rsidP="00F010C8">
            <w:pPr>
              <w:spacing w:line="240" w:lineRule="auto"/>
              <w:jc w:val="center"/>
              <w:rPr>
                <w:rFonts w:ascii="ShellMedium" w:eastAsia="Times New Roman" w:hAnsi="ShellMedium" w:cs="Times New Roman"/>
                <w:b/>
                <w:bCs/>
                <w:color w:val="000000"/>
                <w:sz w:val="22"/>
                <w:lang w:val="en-US"/>
              </w:rPr>
            </w:pPr>
          </w:p>
        </w:tc>
        <w:tc>
          <w:tcPr>
            <w:tcW w:w="2591" w:type="dxa"/>
            <w:shd w:val="clear" w:color="auto" w:fill="auto"/>
            <w:noWrap/>
            <w:vAlign w:val="center"/>
            <w:hideMark/>
          </w:tcPr>
          <w:p w14:paraId="0BA3D346"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201" w:type="dxa"/>
            <w:shd w:val="clear" w:color="auto" w:fill="auto"/>
            <w:noWrap/>
            <w:vAlign w:val="center"/>
            <w:hideMark/>
          </w:tcPr>
          <w:p w14:paraId="26ECCDCB"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521" w:type="dxa"/>
            <w:shd w:val="clear" w:color="auto" w:fill="auto"/>
            <w:noWrap/>
            <w:vAlign w:val="center"/>
            <w:hideMark/>
          </w:tcPr>
          <w:p w14:paraId="659FA269"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2591" w:type="dxa"/>
            <w:shd w:val="clear" w:color="auto" w:fill="auto"/>
            <w:noWrap/>
            <w:vAlign w:val="center"/>
            <w:hideMark/>
          </w:tcPr>
          <w:p w14:paraId="382682CB"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201" w:type="dxa"/>
            <w:shd w:val="clear" w:color="auto" w:fill="auto"/>
            <w:noWrap/>
            <w:vAlign w:val="center"/>
            <w:hideMark/>
          </w:tcPr>
          <w:p w14:paraId="387467C2"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521" w:type="dxa"/>
            <w:shd w:val="clear" w:color="auto" w:fill="auto"/>
            <w:noWrap/>
            <w:vAlign w:val="center"/>
            <w:hideMark/>
          </w:tcPr>
          <w:p w14:paraId="64BD584A"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2591" w:type="dxa"/>
            <w:shd w:val="clear" w:color="auto" w:fill="auto"/>
            <w:noWrap/>
            <w:vAlign w:val="center"/>
            <w:hideMark/>
          </w:tcPr>
          <w:p w14:paraId="4EF0EE6A"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r>
      <w:tr w:rsidR="00CA04FA" w:rsidRPr="00F010C8" w14:paraId="71ABB1BD" w14:textId="77777777" w:rsidTr="50D09D7C">
        <w:trPr>
          <w:trHeight w:val="391"/>
        </w:trPr>
        <w:tc>
          <w:tcPr>
            <w:tcW w:w="3113" w:type="dxa"/>
            <w:gridSpan w:val="2"/>
            <w:shd w:val="clear" w:color="auto" w:fill="D9D9D9" w:themeFill="background1" w:themeFillShade="D9"/>
            <w:noWrap/>
            <w:vAlign w:val="center"/>
            <w:hideMark/>
          </w:tcPr>
          <w:p w14:paraId="28BA4AD2" w14:textId="77777777" w:rsidR="00F010C8" w:rsidRPr="00F010C8" w:rsidRDefault="00F010C8" w:rsidP="00F010C8">
            <w:pPr>
              <w:spacing w:line="240" w:lineRule="auto"/>
              <w:jc w:val="center"/>
              <w:rPr>
                <w:rFonts w:ascii="ShellMedium" w:eastAsia="Times New Roman" w:hAnsi="ShellMedium" w:cs="Times New Roman"/>
                <w:b/>
                <w:bCs/>
                <w:color w:val="000000"/>
                <w:sz w:val="22"/>
                <w:lang w:val="en-US"/>
              </w:rPr>
            </w:pPr>
            <w:r w:rsidRPr="00F010C8">
              <w:rPr>
                <w:rFonts w:ascii="ShellMedium" w:eastAsia="Times New Roman" w:hAnsi="ShellMedium" w:cs="Times New Roman"/>
                <w:b/>
                <w:bCs/>
                <w:color w:val="000000"/>
                <w:sz w:val="22"/>
                <w:lang w:val="en-US"/>
              </w:rPr>
              <w:t>Total Assumptions</w:t>
            </w:r>
          </w:p>
        </w:tc>
        <w:tc>
          <w:tcPr>
            <w:tcW w:w="201" w:type="dxa"/>
            <w:shd w:val="clear" w:color="auto" w:fill="auto"/>
            <w:noWrap/>
            <w:vAlign w:val="center"/>
            <w:hideMark/>
          </w:tcPr>
          <w:p w14:paraId="0DD51EA1" w14:textId="77777777" w:rsidR="00F010C8" w:rsidRPr="00F010C8" w:rsidRDefault="00F010C8" w:rsidP="00F010C8">
            <w:pPr>
              <w:spacing w:line="240" w:lineRule="auto"/>
              <w:jc w:val="center"/>
              <w:rPr>
                <w:rFonts w:ascii="ShellMedium" w:eastAsia="Times New Roman" w:hAnsi="ShellMedium" w:cs="Times New Roman"/>
                <w:b/>
                <w:bCs/>
                <w:color w:val="000000"/>
                <w:sz w:val="22"/>
                <w:lang w:val="en-US"/>
              </w:rPr>
            </w:pPr>
          </w:p>
        </w:tc>
        <w:tc>
          <w:tcPr>
            <w:tcW w:w="3113" w:type="dxa"/>
            <w:gridSpan w:val="2"/>
            <w:shd w:val="clear" w:color="auto" w:fill="D9D9D9" w:themeFill="background1" w:themeFillShade="D9"/>
            <w:noWrap/>
            <w:vAlign w:val="center"/>
            <w:hideMark/>
          </w:tcPr>
          <w:p w14:paraId="4404ACC7" w14:textId="77777777" w:rsidR="00F010C8" w:rsidRPr="00F010C8" w:rsidRDefault="00F010C8" w:rsidP="00F010C8">
            <w:pPr>
              <w:spacing w:line="240" w:lineRule="auto"/>
              <w:jc w:val="center"/>
              <w:rPr>
                <w:rFonts w:ascii="ShellMedium" w:eastAsia="Times New Roman" w:hAnsi="ShellMedium" w:cs="Times New Roman"/>
                <w:b/>
                <w:bCs/>
                <w:color w:val="000000"/>
                <w:sz w:val="22"/>
                <w:lang w:val="en-US"/>
              </w:rPr>
            </w:pPr>
            <w:r w:rsidRPr="00F010C8">
              <w:rPr>
                <w:rFonts w:ascii="ShellMedium" w:eastAsia="Times New Roman" w:hAnsi="ShellMedium" w:cs="Times New Roman"/>
                <w:b/>
                <w:bCs/>
                <w:color w:val="000000"/>
                <w:sz w:val="22"/>
                <w:lang w:val="en-US"/>
              </w:rPr>
              <w:t>Total Constraints</w:t>
            </w:r>
          </w:p>
        </w:tc>
        <w:tc>
          <w:tcPr>
            <w:tcW w:w="201" w:type="dxa"/>
            <w:shd w:val="clear" w:color="auto" w:fill="auto"/>
            <w:noWrap/>
            <w:vAlign w:val="center"/>
            <w:hideMark/>
          </w:tcPr>
          <w:p w14:paraId="0265212B" w14:textId="77777777" w:rsidR="00F010C8" w:rsidRPr="00F010C8" w:rsidRDefault="00F010C8" w:rsidP="00F010C8">
            <w:pPr>
              <w:spacing w:line="240" w:lineRule="auto"/>
              <w:jc w:val="center"/>
              <w:rPr>
                <w:rFonts w:ascii="ShellMedium" w:eastAsia="Times New Roman" w:hAnsi="ShellMedium" w:cs="Times New Roman"/>
                <w:b/>
                <w:bCs/>
                <w:color w:val="000000"/>
                <w:sz w:val="22"/>
                <w:lang w:val="en-US"/>
              </w:rPr>
            </w:pPr>
          </w:p>
        </w:tc>
        <w:tc>
          <w:tcPr>
            <w:tcW w:w="3113" w:type="dxa"/>
            <w:gridSpan w:val="2"/>
            <w:shd w:val="clear" w:color="auto" w:fill="D9D9D9" w:themeFill="background1" w:themeFillShade="D9"/>
            <w:noWrap/>
            <w:vAlign w:val="center"/>
            <w:hideMark/>
          </w:tcPr>
          <w:p w14:paraId="7CB61E0C" w14:textId="77777777" w:rsidR="00F010C8" w:rsidRPr="00F010C8" w:rsidRDefault="00F010C8" w:rsidP="00F010C8">
            <w:pPr>
              <w:spacing w:line="240" w:lineRule="auto"/>
              <w:jc w:val="center"/>
              <w:rPr>
                <w:rFonts w:ascii="ShellMedium" w:eastAsia="Times New Roman" w:hAnsi="ShellMedium" w:cs="Times New Roman"/>
                <w:b/>
                <w:bCs/>
                <w:color w:val="000000"/>
                <w:sz w:val="22"/>
                <w:lang w:val="en-US"/>
              </w:rPr>
            </w:pPr>
            <w:r w:rsidRPr="00F010C8">
              <w:rPr>
                <w:rFonts w:ascii="ShellMedium" w:eastAsia="Times New Roman" w:hAnsi="ShellMedium" w:cs="Times New Roman"/>
                <w:b/>
                <w:bCs/>
                <w:color w:val="000000"/>
                <w:sz w:val="22"/>
                <w:lang w:val="en-US"/>
              </w:rPr>
              <w:t>Total Dependencies</w:t>
            </w:r>
          </w:p>
        </w:tc>
      </w:tr>
      <w:tr w:rsidR="00F010C8" w:rsidRPr="00F010C8" w14:paraId="23418D2A" w14:textId="77777777" w:rsidTr="50D09D7C">
        <w:trPr>
          <w:trHeight w:val="391"/>
        </w:trPr>
        <w:tc>
          <w:tcPr>
            <w:tcW w:w="3113" w:type="dxa"/>
            <w:gridSpan w:val="2"/>
            <w:shd w:val="clear" w:color="auto" w:fill="auto"/>
            <w:noWrap/>
            <w:vAlign w:val="center"/>
            <w:hideMark/>
          </w:tcPr>
          <w:p w14:paraId="62CE887C" w14:textId="01CAA18E" w:rsidR="00F010C8" w:rsidRPr="00F010C8" w:rsidRDefault="00933B55" w:rsidP="00F010C8">
            <w:pPr>
              <w:spacing w:line="240" w:lineRule="auto"/>
              <w:jc w:val="center"/>
              <w:rPr>
                <w:rFonts w:ascii="ShellMedium" w:eastAsia="Times New Roman" w:hAnsi="ShellMedium" w:cs="Times New Roman"/>
                <w:color w:val="000000"/>
                <w:sz w:val="22"/>
                <w:lang w:val="en-US"/>
              </w:rPr>
            </w:pPr>
            <w:r>
              <w:rPr>
                <w:rFonts w:ascii="ShellMedium" w:eastAsia="Times New Roman" w:hAnsi="ShellMedium" w:cs="Times New Roman"/>
                <w:color w:val="000000"/>
                <w:sz w:val="22"/>
                <w:lang w:val="en-US"/>
              </w:rPr>
              <w:t>07</w:t>
            </w:r>
          </w:p>
        </w:tc>
        <w:tc>
          <w:tcPr>
            <w:tcW w:w="201" w:type="dxa"/>
            <w:shd w:val="clear" w:color="auto" w:fill="auto"/>
            <w:noWrap/>
            <w:vAlign w:val="center"/>
            <w:hideMark/>
          </w:tcPr>
          <w:p w14:paraId="2856DB62"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p>
        </w:tc>
        <w:tc>
          <w:tcPr>
            <w:tcW w:w="3113" w:type="dxa"/>
            <w:gridSpan w:val="2"/>
            <w:shd w:val="clear" w:color="auto" w:fill="auto"/>
            <w:noWrap/>
            <w:vAlign w:val="center"/>
            <w:hideMark/>
          </w:tcPr>
          <w:p w14:paraId="272B0C61" w14:textId="26A97A78" w:rsidR="00F010C8" w:rsidRPr="00F010C8" w:rsidRDefault="00610D80" w:rsidP="00F010C8">
            <w:pPr>
              <w:spacing w:line="240" w:lineRule="auto"/>
              <w:jc w:val="center"/>
              <w:rPr>
                <w:rFonts w:ascii="ShellMedium" w:eastAsia="Times New Roman" w:hAnsi="ShellMedium" w:cs="Times New Roman"/>
                <w:color w:val="000000"/>
                <w:sz w:val="22"/>
                <w:lang w:val="en-US"/>
              </w:rPr>
            </w:pPr>
            <w:r>
              <w:rPr>
                <w:rFonts w:ascii="ShellMedium" w:eastAsia="Times New Roman" w:hAnsi="ShellMedium" w:cs="Times New Roman"/>
                <w:color w:val="000000"/>
                <w:sz w:val="22"/>
                <w:lang w:val="en-US"/>
              </w:rPr>
              <w:t>0</w:t>
            </w:r>
            <w:r w:rsidR="009C5F00">
              <w:rPr>
                <w:rFonts w:ascii="ShellMedium" w:eastAsia="Times New Roman" w:hAnsi="ShellMedium" w:cs="Times New Roman"/>
                <w:color w:val="000000"/>
                <w:sz w:val="22"/>
                <w:lang w:val="en-US"/>
              </w:rPr>
              <w:t>2</w:t>
            </w:r>
          </w:p>
        </w:tc>
        <w:tc>
          <w:tcPr>
            <w:tcW w:w="201" w:type="dxa"/>
            <w:shd w:val="clear" w:color="auto" w:fill="auto"/>
            <w:noWrap/>
            <w:vAlign w:val="center"/>
            <w:hideMark/>
          </w:tcPr>
          <w:p w14:paraId="3986AD8B"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p>
        </w:tc>
        <w:tc>
          <w:tcPr>
            <w:tcW w:w="3113" w:type="dxa"/>
            <w:gridSpan w:val="2"/>
            <w:shd w:val="clear" w:color="auto" w:fill="auto"/>
            <w:noWrap/>
            <w:vAlign w:val="center"/>
            <w:hideMark/>
          </w:tcPr>
          <w:p w14:paraId="7EBC9232" w14:textId="280760A8" w:rsidR="00F010C8" w:rsidRPr="00F010C8" w:rsidRDefault="001C357D" w:rsidP="00F010C8">
            <w:pPr>
              <w:spacing w:line="240" w:lineRule="auto"/>
              <w:jc w:val="center"/>
              <w:rPr>
                <w:rFonts w:ascii="ShellMedium" w:eastAsia="Times New Roman" w:hAnsi="ShellMedium" w:cs="Times New Roman"/>
                <w:color w:val="000000"/>
                <w:sz w:val="22"/>
                <w:lang w:val="en-US"/>
              </w:rPr>
            </w:pPr>
            <w:r>
              <w:rPr>
                <w:rFonts w:ascii="ShellMedium" w:eastAsia="Times New Roman" w:hAnsi="ShellMedium" w:cs="Times New Roman"/>
                <w:color w:val="000000"/>
                <w:sz w:val="22"/>
                <w:lang w:val="en-US"/>
              </w:rPr>
              <w:t>0</w:t>
            </w:r>
            <w:r w:rsidR="00A930D6">
              <w:rPr>
                <w:rFonts w:ascii="ShellMedium" w:eastAsia="Times New Roman" w:hAnsi="ShellMedium" w:cs="Times New Roman"/>
                <w:color w:val="000000"/>
                <w:sz w:val="22"/>
                <w:lang w:val="en-US"/>
              </w:rPr>
              <w:t>4</w:t>
            </w:r>
          </w:p>
        </w:tc>
      </w:tr>
      <w:tr w:rsidR="00CA04FA" w:rsidRPr="00F010C8" w14:paraId="713C0F13" w14:textId="77777777" w:rsidTr="50D09D7C">
        <w:trPr>
          <w:trHeight w:val="391"/>
        </w:trPr>
        <w:tc>
          <w:tcPr>
            <w:tcW w:w="521" w:type="dxa"/>
            <w:shd w:val="clear" w:color="auto" w:fill="auto"/>
            <w:noWrap/>
            <w:vAlign w:val="center"/>
            <w:hideMark/>
          </w:tcPr>
          <w:p w14:paraId="24D1479F"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p>
        </w:tc>
        <w:tc>
          <w:tcPr>
            <w:tcW w:w="2591" w:type="dxa"/>
            <w:shd w:val="clear" w:color="auto" w:fill="auto"/>
            <w:noWrap/>
            <w:vAlign w:val="center"/>
            <w:hideMark/>
          </w:tcPr>
          <w:p w14:paraId="0BB55D8E"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201" w:type="dxa"/>
            <w:shd w:val="clear" w:color="auto" w:fill="auto"/>
            <w:noWrap/>
            <w:vAlign w:val="center"/>
            <w:hideMark/>
          </w:tcPr>
          <w:p w14:paraId="47D2CC4E"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521" w:type="dxa"/>
            <w:shd w:val="clear" w:color="auto" w:fill="auto"/>
            <w:noWrap/>
            <w:vAlign w:val="center"/>
            <w:hideMark/>
          </w:tcPr>
          <w:p w14:paraId="7CF49D41"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2591" w:type="dxa"/>
            <w:shd w:val="clear" w:color="auto" w:fill="auto"/>
            <w:noWrap/>
            <w:vAlign w:val="center"/>
            <w:hideMark/>
          </w:tcPr>
          <w:p w14:paraId="4F41CD69"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201" w:type="dxa"/>
            <w:shd w:val="clear" w:color="auto" w:fill="auto"/>
            <w:noWrap/>
            <w:vAlign w:val="center"/>
            <w:hideMark/>
          </w:tcPr>
          <w:p w14:paraId="2A72064B"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521" w:type="dxa"/>
            <w:shd w:val="clear" w:color="auto" w:fill="auto"/>
            <w:noWrap/>
            <w:vAlign w:val="center"/>
            <w:hideMark/>
          </w:tcPr>
          <w:p w14:paraId="73683A38"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c>
          <w:tcPr>
            <w:tcW w:w="2591" w:type="dxa"/>
            <w:shd w:val="clear" w:color="auto" w:fill="auto"/>
            <w:noWrap/>
            <w:vAlign w:val="center"/>
            <w:hideMark/>
          </w:tcPr>
          <w:p w14:paraId="008E616C" w14:textId="77777777" w:rsidR="00F010C8" w:rsidRPr="00F010C8" w:rsidRDefault="00F010C8" w:rsidP="00F010C8">
            <w:pPr>
              <w:spacing w:line="240" w:lineRule="auto"/>
              <w:rPr>
                <w:rFonts w:ascii="Times New Roman" w:eastAsia="Times New Roman" w:hAnsi="Times New Roman" w:cs="Times New Roman"/>
                <w:color w:val="auto"/>
                <w:sz w:val="20"/>
                <w:szCs w:val="20"/>
                <w:lang w:val="en-US"/>
              </w:rPr>
            </w:pPr>
          </w:p>
        </w:tc>
      </w:tr>
      <w:tr w:rsidR="00CA04FA" w:rsidRPr="00F010C8" w14:paraId="56C6ED8E" w14:textId="77777777" w:rsidTr="50D09D7C">
        <w:trPr>
          <w:trHeight w:val="391"/>
        </w:trPr>
        <w:tc>
          <w:tcPr>
            <w:tcW w:w="3113" w:type="dxa"/>
            <w:gridSpan w:val="2"/>
            <w:shd w:val="clear" w:color="auto" w:fill="D9D9D9" w:themeFill="background1" w:themeFillShade="D9"/>
            <w:noWrap/>
            <w:vAlign w:val="center"/>
            <w:hideMark/>
          </w:tcPr>
          <w:p w14:paraId="281B3781" w14:textId="4F9ED7B3" w:rsidR="00F010C8" w:rsidRPr="00F010C8" w:rsidRDefault="2DFDDA0D" w:rsidP="50D09D7C">
            <w:pPr>
              <w:spacing w:line="240" w:lineRule="auto"/>
              <w:jc w:val="center"/>
              <w:rPr>
                <w:rFonts w:ascii="ShellMedium" w:eastAsia="Times New Roman" w:hAnsi="ShellMedium" w:cs="Times New Roman"/>
                <w:b/>
                <w:bCs/>
                <w:color w:val="000000"/>
                <w:sz w:val="22"/>
                <w:lang w:val="en-US"/>
              </w:rPr>
            </w:pPr>
            <w:r w:rsidRPr="50D09D7C">
              <w:rPr>
                <w:rFonts w:ascii="ShellMedium" w:eastAsia="Times New Roman" w:hAnsi="ShellMedium" w:cs="Times New Roman"/>
                <w:b/>
                <w:bCs/>
                <w:color w:val="000000" w:themeColor="text1"/>
                <w:sz w:val="22"/>
                <w:lang w:val="en-US"/>
              </w:rPr>
              <w:t>Impact</w:t>
            </w:r>
          </w:p>
        </w:tc>
        <w:tc>
          <w:tcPr>
            <w:tcW w:w="201" w:type="dxa"/>
            <w:shd w:val="clear" w:color="auto" w:fill="auto"/>
            <w:noWrap/>
            <w:vAlign w:val="center"/>
            <w:hideMark/>
          </w:tcPr>
          <w:p w14:paraId="372D0896" w14:textId="77777777" w:rsidR="00F010C8" w:rsidRPr="00F010C8" w:rsidRDefault="00F010C8" w:rsidP="00F010C8">
            <w:pPr>
              <w:spacing w:line="240" w:lineRule="auto"/>
              <w:jc w:val="center"/>
              <w:rPr>
                <w:rFonts w:ascii="ShellMedium" w:eastAsia="Times New Roman" w:hAnsi="ShellMedium" w:cs="Times New Roman"/>
                <w:b/>
                <w:bCs/>
                <w:color w:val="000000"/>
                <w:sz w:val="22"/>
                <w:lang w:val="en-US"/>
              </w:rPr>
            </w:pPr>
          </w:p>
        </w:tc>
        <w:tc>
          <w:tcPr>
            <w:tcW w:w="3113" w:type="dxa"/>
            <w:gridSpan w:val="2"/>
            <w:shd w:val="clear" w:color="auto" w:fill="D9D9D9" w:themeFill="background1" w:themeFillShade="D9"/>
            <w:noWrap/>
            <w:vAlign w:val="center"/>
            <w:hideMark/>
          </w:tcPr>
          <w:p w14:paraId="55AF2939" w14:textId="6CB72B60" w:rsidR="00F010C8" w:rsidRPr="00F010C8" w:rsidRDefault="2DFDDA0D" w:rsidP="50D09D7C">
            <w:pPr>
              <w:spacing w:line="240" w:lineRule="auto"/>
              <w:jc w:val="center"/>
            </w:pPr>
            <w:r w:rsidRPr="50D09D7C">
              <w:rPr>
                <w:rFonts w:ascii="ShellMedium" w:eastAsia="Times New Roman" w:hAnsi="ShellMedium" w:cs="Times New Roman"/>
                <w:b/>
                <w:bCs/>
                <w:color w:val="000000" w:themeColor="text1"/>
                <w:sz w:val="22"/>
                <w:lang w:val="en-US"/>
              </w:rPr>
              <w:t>Impact</w:t>
            </w:r>
          </w:p>
        </w:tc>
        <w:tc>
          <w:tcPr>
            <w:tcW w:w="201" w:type="dxa"/>
            <w:shd w:val="clear" w:color="auto" w:fill="auto"/>
            <w:noWrap/>
            <w:vAlign w:val="center"/>
            <w:hideMark/>
          </w:tcPr>
          <w:p w14:paraId="3BCD5B88" w14:textId="77777777" w:rsidR="00F010C8" w:rsidRPr="00F010C8" w:rsidRDefault="00F010C8" w:rsidP="00F010C8">
            <w:pPr>
              <w:spacing w:line="240" w:lineRule="auto"/>
              <w:jc w:val="center"/>
              <w:rPr>
                <w:rFonts w:ascii="ShellMedium" w:eastAsia="Times New Roman" w:hAnsi="ShellMedium" w:cs="Times New Roman"/>
                <w:b/>
                <w:bCs/>
                <w:color w:val="000000"/>
                <w:sz w:val="22"/>
                <w:lang w:val="en-US"/>
              </w:rPr>
            </w:pPr>
          </w:p>
        </w:tc>
        <w:tc>
          <w:tcPr>
            <w:tcW w:w="3113" w:type="dxa"/>
            <w:gridSpan w:val="2"/>
            <w:shd w:val="clear" w:color="auto" w:fill="D9D9D9" w:themeFill="background1" w:themeFillShade="D9"/>
            <w:noWrap/>
            <w:vAlign w:val="center"/>
            <w:hideMark/>
          </w:tcPr>
          <w:p w14:paraId="503D327E" w14:textId="7F79B654" w:rsidR="00F010C8" w:rsidRPr="00F010C8" w:rsidRDefault="2DFDDA0D" w:rsidP="50D09D7C">
            <w:pPr>
              <w:spacing w:line="240" w:lineRule="auto"/>
              <w:jc w:val="center"/>
            </w:pPr>
            <w:r w:rsidRPr="50D09D7C">
              <w:rPr>
                <w:rFonts w:ascii="ShellMedium" w:eastAsia="Times New Roman" w:hAnsi="ShellMedium" w:cs="Times New Roman"/>
                <w:b/>
                <w:bCs/>
                <w:color w:val="000000" w:themeColor="text1"/>
                <w:sz w:val="22"/>
                <w:lang w:val="en-US"/>
              </w:rPr>
              <w:t>Impact</w:t>
            </w:r>
          </w:p>
        </w:tc>
      </w:tr>
      <w:tr w:rsidR="00CA04FA" w:rsidRPr="00F010C8" w14:paraId="071354BC" w14:textId="77777777" w:rsidTr="50D09D7C">
        <w:trPr>
          <w:trHeight w:val="391"/>
        </w:trPr>
        <w:tc>
          <w:tcPr>
            <w:tcW w:w="521" w:type="dxa"/>
            <w:shd w:val="clear" w:color="auto" w:fill="auto"/>
            <w:noWrap/>
            <w:vAlign w:val="center"/>
            <w:hideMark/>
          </w:tcPr>
          <w:p w14:paraId="28943C00" w14:textId="5B8CBA8A" w:rsidR="00F010C8" w:rsidRPr="00F010C8" w:rsidRDefault="00AA084C" w:rsidP="00F010C8">
            <w:pPr>
              <w:spacing w:line="240" w:lineRule="auto"/>
              <w:jc w:val="center"/>
              <w:rPr>
                <w:rFonts w:ascii="ShellMedium" w:eastAsia="Times New Roman" w:hAnsi="ShellMedium" w:cs="Times New Roman"/>
                <w:color w:val="000000"/>
                <w:sz w:val="22"/>
                <w:lang w:val="en-US"/>
              </w:rPr>
            </w:pPr>
            <w:r>
              <w:rPr>
                <w:rFonts w:ascii="ShellMedium" w:eastAsia="Times New Roman" w:hAnsi="ShellMedium" w:cs="Times New Roman"/>
                <w:color w:val="000000"/>
                <w:sz w:val="22"/>
                <w:lang w:val="en-US"/>
              </w:rPr>
              <w:t>0</w:t>
            </w:r>
          </w:p>
        </w:tc>
        <w:tc>
          <w:tcPr>
            <w:tcW w:w="2591" w:type="dxa"/>
            <w:shd w:val="clear" w:color="auto" w:fill="92D050"/>
            <w:noWrap/>
            <w:vAlign w:val="center"/>
            <w:hideMark/>
          </w:tcPr>
          <w:p w14:paraId="59CE968D" w14:textId="15CD9DE5" w:rsidR="00F010C8" w:rsidRPr="00F010C8" w:rsidRDefault="00F010C8" w:rsidP="00F010C8">
            <w:pPr>
              <w:spacing w:line="240" w:lineRule="auto"/>
              <w:jc w:val="center"/>
              <w:rPr>
                <w:rFonts w:ascii="ShellMedium" w:eastAsia="Times New Roman" w:hAnsi="ShellMedium" w:cs="Times New Roman"/>
                <w:color w:val="000000"/>
                <w:sz w:val="22"/>
                <w:lang w:val="en-US"/>
              </w:rPr>
            </w:pPr>
            <w:r w:rsidRPr="00F010C8">
              <w:rPr>
                <w:rFonts w:ascii="ShellMedium" w:eastAsia="Times New Roman" w:hAnsi="ShellMedium" w:cs="Times New Roman"/>
                <w:color w:val="000000"/>
                <w:sz w:val="22"/>
                <w:lang w:val="en-US"/>
              </w:rPr>
              <w:t>Low</w:t>
            </w:r>
          </w:p>
        </w:tc>
        <w:tc>
          <w:tcPr>
            <w:tcW w:w="201" w:type="dxa"/>
            <w:shd w:val="clear" w:color="auto" w:fill="auto"/>
            <w:noWrap/>
            <w:vAlign w:val="center"/>
            <w:hideMark/>
          </w:tcPr>
          <w:p w14:paraId="65729528"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p>
        </w:tc>
        <w:tc>
          <w:tcPr>
            <w:tcW w:w="521" w:type="dxa"/>
            <w:shd w:val="clear" w:color="auto" w:fill="auto"/>
            <w:noWrap/>
            <w:vAlign w:val="center"/>
            <w:hideMark/>
          </w:tcPr>
          <w:p w14:paraId="77D11BFC" w14:textId="625674AA" w:rsidR="00F010C8" w:rsidRPr="00F010C8" w:rsidRDefault="002158C8" w:rsidP="00F010C8">
            <w:pPr>
              <w:spacing w:line="240" w:lineRule="auto"/>
              <w:jc w:val="center"/>
              <w:rPr>
                <w:rFonts w:ascii="ShellMedium" w:eastAsia="Times New Roman" w:hAnsi="ShellMedium" w:cs="Times New Roman"/>
                <w:color w:val="000000"/>
                <w:sz w:val="22"/>
                <w:lang w:val="en-US"/>
              </w:rPr>
            </w:pPr>
            <w:r>
              <w:rPr>
                <w:rFonts w:ascii="ShellMedium" w:eastAsia="Times New Roman" w:hAnsi="ShellMedium" w:cs="Times New Roman"/>
                <w:color w:val="000000"/>
                <w:sz w:val="22"/>
                <w:lang w:val="en-US"/>
              </w:rPr>
              <w:t>0</w:t>
            </w:r>
          </w:p>
        </w:tc>
        <w:tc>
          <w:tcPr>
            <w:tcW w:w="2591" w:type="dxa"/>
            <w:shd w:val="clear" w:color="auto" w:fill="92D050"/>
            <w:noWrap/>
            <w:vAlign w:val="center"/>
            <w:hideMark/>
          </w:tcPr>
          <w:p w14:paraId="2C2B8770"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r w:rsidRPr="00F010C8">
              <w:rPr>
                <w:rFonts w:ascii="ShellMedium" w:eastAsia="Times New Roman" w:hAnsi="ShellMedium" w:cs="Times New Roman"/>
                <w:color w:val="000000"/>
                <w:sz w:val="22"/>
                <w:lang w:val="en-US"/>
              </w:rPr>
              <w:t>Low</w:t>
            </w:r>
          </w:p>
        </w:tc>
        <w:tc>
          <w:tcPr>
            <w:tcW w:w="201" w:type="dxa"/>
            <w:shd w:val="clear" w:color="auto" w:fill="auto"/>
            <w:noWrap/>
            <w:vAlign w:val="center"/>
            <w:hideMark/>
          </w:tcPr>
          <w:p w14:paraId="1CF794F4"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p>
        </w:tc>
        <w:tc>
          <w:tcPr>
            <w:tcW w:w="521" w:type="dxa"/>
            <w:shd w:val="clear" w:color="auto" w:fill="auto"/>
            <w:noWrap/>
            <w:vAlign w:val="center"/>
            <w:hideMark/>
          </w:tcPr>
          <w:p w14:paraId="611A1022" w14:textId="3BB57B0F" w:rsidR="00F010C8" w:rsidRPr="00F010C8" w:rsidRDefault="002158C8" w:rsidP="00F010C8">
            <w:pPr>
              <w:spacing w:line="240" w:lineRule="auto"/>
              <w:jc w:val="center"/>
              <w:rPr>
                <w:rFonts w:ascii="ShellMedium" w:eastAsia="Times New Roman" w:hAnsi="ShellMedium" w:cs="Times New Roman"/>
                <w:color w:val="000000"/>
                <w:sz w:val="22"/>
                <w:lang w:val="en-US"/>
              </w:rPr>
            </w:pPr>
            <w:r>
              <w:rPr>
                <w:rFonts w:ascii="ShellMedium" w:eastAsia="Times New Roman" w:hAnsi="ShellMedium" w:cs="Times New Roman"/>
                <w:color w:val="000000"/>
                <w:sz w:val="22"/>
                <w:lang w:val="en-US"/>
              </w:rPr>
              <w:t>0</w:t>
            </w:r>
          </w:p>
        </w:tc>
        <w:tc>
          <w:tcPr>
            <w:tcW w:w="2591" w:type="dxa"/>
            <w:shd w:val="clear" w:color="auto" w:fill="92D050"/>
            <w:noWrap/>
            <w:vAlign w:val="center"/>
            <w:hideMark/>
          </w:tcPr>
          <w:p w14:paraId="3FE9CABC"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r w:rsidRPr="00F010C8">
              <w:rPr>
                <w:rFonts w:ascii="ShellMedium" w:eastAsia="Times New Roman" w:hAnsi="ShellMedium" w:cs="Times New Roman"/>
                <w:color w:val="000000"/>
                <w:sz w:val="22"/>
                <w:lang w:val="en-US"/>
              </w:rPr>
              <w:t>Low</w:t>
            </w:r>
          </w:p>
        </w:tc>
      </w:tr>
      <w:tr w:rsidR="00CA04FA" w:rsidRPr="00F010C8" w14:paraId="3FCE16A2" w14:textId="77777777" w:rsidTr="50D09D7C">
        <w:trPr>
          <w:trHeight w:val="391"/>
        </w:trPr>
        <w:tc>
          <w:tcPr>
            <w:tcW w:w="521" w:type="dxa"/>
            <w:shd w:val="clear" w:color="auto" w:fill="auto"/>
            <w:noWrap/>
            <w:vAlign w:val="center"/>
            <w:hideMark/>
          </w:tcPr>
          <w:p w14:paraId="0BA659E3" w14:textId="2AA06655" w:rsidR="00F010C8" w:rsidRPr="00F010C8" w:rsidRDefault="000D263A" w:rsidP="00F010C8">
            <w:pPr>
              <w:spacing w:line="240" w:lineRule="auto"/>
              <w:jc w:val="center"/>
              <w:rPr>
                <w:rFonts w:ascii="ShellMedium" w:eastAsia="Times New Roman" w:hAnsi="ShellMedium" w:cs="Times New Roman"/>
                <w:color w:val="000000"/>
                <w:sz w:val="22"/>
                <w:lang w:val="en-US"/>
              </w:rPr>
            </w:pPr>
            <w:r>
              <w:rPr>
                <w:rFonts w:ascii="ShellMedium" w:eastAsia="Times New Roman" w:hAnsi="ShellMedium" w:cs="Times New Roman"/>
                <w:color w:val="000000"/>
                <w:sz w:val="22"/>
                <w:lang w:val="en-US"/>
              </w:rPr>
              <w:t>0</w:t>
            </w:r>
            <w:r w:rsidR="00BD52DD">
              <w:rPr>
                <w:rFonts w:ascii="ShellMedium" w:eastAsia="Times New Roman" w:hAnsi="ShellMedium" w:cs="Times New Roman"/>
                <w:color w:val="000000"/>
                <w:sz w:val="22"/>
                <w:lang w:val="en-US"/>
              </w:rPr>
              <w:t>3</w:t>
            </w:r>
          </w:p>
        </w:tc>
        <w:tc>
          <w:tcPr>
            <w:tcW w:w="2591" w:type="dxa"/>
            <w:shd w:val="clear" w:color="auto" w:fill="FFFF00"/>
            <w:noWrap/>
            <w:vAlign w:val="center"/>
            <w:hideMark/>
          </w:tcPr>
          <w:p w14:paraId="07D305AD" w14:textId="0BA7FBD9" w:rsidR="00F010C8" w:rsidRPr="00F010C8" w:rsidRDefault="00F010C8" w:rsidP="00F010C8">
            <w:pPr>
              <w:spacing w:line="240" w:lineRule="auto"/>
              <w:jc w:val="center"/>
              <w:rPr>
                <w:rFonts w:ascii="ShellMedium" w:eastAsia="Times New Roman" w:hAnsi="ShellMedium" w:cs="Times New Roman"/>
                <w:color w:val="000000"/>
                <w:sz w:val="22"/>
                <w:lang w:val="en-US"/>
              </w:rPr>
            </w:pPr>
            <w:r w:rsidRPr="00F010C8">
              <w:rPr>
                <w:rFonts w:ascii="ShellMedium" w:eastAsia="Times New Roman" w:hAnsi="ShellMedium" w:cs="Times New Roman"/>
                <w:color w:val="000000"/>
                <w:sz w:val="22"/>
                <w:lang w:val="en-US"/>
              </w:rPr>
              <w:t>Medium</w:t>
            </w:r>
          </w:p>
        </w:tc>
        <w:tc>
          <w:tcPr>
            <w:tcW w:w="201" w:type="dxa"/>
            <w:shd w:val="clear" w:color="auto" w:fill="auto"/>
            <w:noWrap/>
            <w:vAlign w:val="center"/>
            <w:hideMark/>
          </w:tcPr>
          <w:p w14:paraId="458D77C4"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p>
        </w:tc>
        <w:tc>
          <w:tcPr>
            <w:tcW w:w="521" w:type="dxa"/>
            <w:shd w:val="clear" w:color="auto" w:fill="auto"/>
            <w:noWrap/>
            <w:vAlign w:val="center"/>
            <w:hideMark/>
          </w:tcPr>
          <w:p w14:paraId="5F3883B3" w14:textId="3E17D80E" w:rsidR="00F010C8" w:rsidRPr="00F010C8" w:rsidRDefault="002158C8" w:rsidP="00F010C8">
            <w:pPr>
              <w:spacing w:line="240" w:lineRule="auto"/>
              <w:jc w:val="center"/>
              <w:rPr>
                <w:rFonts w:ascii="ShellMedium" w:eastAsia="Times New Roman" w:hAnsi="ShellMedium" w:cs="Times New Roman"/>
                <w:color w:val="000000"/>
                <w:sz w:val="22"/>
                <w:lang w:val="en-US"/>
              </w:rPr>
            </w:pPr>
            <w:r>
              <w:rPr>
                <w:rFonts w:ascii="ShellMedium" w:eastAsia="Times New Roman" w:hAnsi="ShellMedium" w:cs="Times New Roman"/>
                <w:color w:val="000000"/>
                <w:sz w:val="22"/>
                <w:lang w:val="en-US"/>
              </w:rPr>
              <w:t>0</w:t>
            </w:r>
          </w:p>
        </w:tc>
        <w:tc>
          <w:tcPr>
            <w:tcW w:w="2591" w:type="dxa"/>
            <w:shd w:val="clear" w:color="auto" w:fill="FFFF00"/>
            <w:noWrap/>
            <w:vAlign w:val="center"/>
            <w:hideMark/>
          </w:tcPr>
          <w:p w14:paraId="162160A4"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r w:rsidRPr="00F010C8">
              <w:rPr>
                <w:rFonts w:ascii="ShellMedium" w:eastAsia="Times New Roman" w:hAnsi="ShellMedium" w:cs="Times New Roman"/>
                <w:color w:val="000000"/>
                <w:sz w:val="22"/>
                <w:lang w:val="en-US"/>
              </w:rPr>
              <w:t>Medium</w:t>
            </w:r>
          </w:p>
        </w:tc>
        <w:tc>
          <w:tcPr>
            <w:tcW w:w="201" w:type="dxa"/>
            <w:shd w:val="clear" w:color="auto" w:fill="auto"/>
            <w:noWrap/>
            <w:vAlign w:val="center"/>
            <w:hideMark/>
          </w:tcPr>
          <w:p w14:paraId="19853BA9"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p>
        </w:tc>
        <w:tc>
          <w:tcPr>
            <w:tcW w:w="521" w:type="dxa"/>
            <w:shd w:val="clear" w:color="auto" w:fill="auto"/>
            <w:noWrap/>
            <w:vAlign w:val="center"/>
            <w:hideMark/>
          </w:tcPr>
          <w:p w14:paraId="274E9232" w14:textId="1824844E" w:rsidR="00F010C8" w:rsidRPr="00F010C8" w:rsidRDefault="001C357D" w:rsidP="00F010C8">
            <w:pPr>
              <w:spacing w:line="240" w:lineRule="auto"/>
              <w:jc w:val="center"/>
              <w:rPr>
                <w:rFonts w:ascii="ShellMedium" w:eastAsia="Times New Roman" w:hAnsi="ShellMedium" w:cs="Times New Roman"/>
                <w:color w:val="000000"/>
                <w:sz w:val="22"/>
                <w:lang w:val="en-US"/>
              </w:rPr>
            </w:pPr>
            <w:r>
              <w:rPr>
                <w:rFonts w:ascii="ShellMedium" w:eastAsia="Times New Roman" w:hAnsi="ShellMedium" w:cs="Times New Roman"/>
                <w:color w:val="000000"/>
                <w:sz w:val="22"/>
                <w:lang w:val="en-US"/>
              </w:rPr>
              <w:t>02</w:t>
            </w:r>
          </w:p>
        </w:tc>
        <w:tc>
          <w:tcPr>
            <w:tcW w:w="2591" w:type="dxa"/>
            <w:shd w:val="clear" w:color="auto" w:fill="FFFF00"/>
            <w:noWrap/>
            <w:vAlign w:val="center"/>
            <w:hideMark/>
          </w:tcPr>
          <w:p w14:paraId="0C4B4CCD"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r w:rsidRPr="00F010C8">
              <w:rPr>
                <w:rFonts w:ascii="ShellMedium" w:eastAsia="Times New Roman" w:hAnsi="ShellMedium" w:cs="Times New Roman"/>
                <w:color w:val="000000"/>
                <w:sz w:val="22"/>
                <w:lang w:val="en-US"/>
              </w:rPr>
              <w:t>Medium</w:t>
            </w:r>
          </w:p>
        </w:tc>
      </w:tr>
      <w:tr w:rsidR="00CA04FA" w:rsidRPr="00F010C8" w14:paraId="7F3A89F5" w14:textId="77777777" w:rsidTr="50D09D7C">
        <w:trPr>
          <w:trHeight w:val="391"/>
        </w:trPr>
        <w:tc>
          <w:tcPr>
            <w:tcW w:w="521" w:type="dxa"/>
            <w:shd w:val="clear" w:color="auto" w:fill="auto"/>
            <w:noWrap/>
            <w:vAlign w:val="center"/>
            <w:hideMark/>
          </w:tcPr>
          <w:p w14:paraId="60472D9A" w14:textId="3B410C2C" w:rsidR="00F010C8" w:rsidRPr="00F010C8" w:rsidRDefault="002D0145" w:rsidP="00F010C8">
            <w:pPr>
              <w:spacing w:line="240" w:lineRule="auto"/>
              <w:jc w:val="center"/>
              <w:rPr>
                <w:rFonts w:ascii="ShellMedium" w:eastAsia="Times New Roman" w:hAnsi="ShellMedium" w:cs="Times New Roman"/>
                <w:color w:val="000000"/>
                <w:sz w:val="22"/>
                <w:lang w:val="en-US"/>
              </w:rPr>
            </w:pPr>
            <w:r>
              <w:rPr>
                <w:rFonts w:ascii="ShellMedium" w:eastAsia="Times New Roman" w:hAnsi="ShellMedium" w:cs="Times New Roman"/>
                <w:color w:val="000000"/>
                <w:sz w:val="22"/>
                <w:lang w:val="en-US"/>
              </w:rPr>
              <w:t>0</w:t>
            </w:r>
            <w:r w:rsidR="00BD52DD">
              <w:rPr>
                <w:rFonts w:ascii="ShellMedium" w:eastAsia="Times New Roman" w:hAnsi="ShellMedium" w:cs="Times New Roman"/>
                <w:color w:val="000000"/>
                <w:sz w:val="22"/>
                <w:lang w:val="en-US"/>
              </w:rPr>
              <w:t>4</w:t>
            </w:r>
          </w:p>
        </w:tc>
        <w:tc>
          <w:tcPr>
            <w:tcW w:w="2591" w:type="dxa"/>
            <w:shd w:val="clear" w:color="auto" w:fill="FFC000"/>
            <w:noWrap/>
            <w:vAlign w:val="center"/>
            <w:hideMark/>
          </w:tcPr>
          <w:p w14:paraId="25AD443D"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r w:rsidRPr="00F010C8">
              <w:rPr>
                <w:rFonts w:ascii="ShellMedium" w:eastAsia="Times New Roman" w:hAnsi="ShellMedium" w:cs="Times New Roman"/>
                <w:color w:val="000000"/>
                <w:sz w:val="22"/>
                <w:lang w:val="en-US"/>
              </w:rPr>
              <w:t>High</w:t>
            </w:r>
          </w:p>
        </w:tc>
        <w:tc>
          <w:tcPr>
            <w:tcW w:w="201" w:type="dxa"/>
            <w:shd w:val="clear" w:color="auto" w:fill="auto"/>
            <w:noWrap/>
            <w:vAlign w:val="center"/>
            <w:hideMark/>
          </w:tcPr>
          <w:p w14:paraId="031FA318"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p>
        </w:tc>
        <w:tc>
          <w:tcPr>
            <w:tcW w:w="521" w:type="dxa"/>
            <w:shd w:val="clear" w:color="auto" w:fill="auto"/>
            <w:noWrap/>
            <w:vAlign w:val="center"/>
            <w:hideMark/>
          </w:tcPr>
          <w:p w14:paraId="6FC07568" w14:textId="03CD7BA7" w:rsidR="00F010C8" w:rsidRPr="00F010C8" w:rsidRDefault="00610D80" w:rsidP="00F010C8">
            <w:pPr>
              <w:spacing w:line="240" w:lineRule="auto"/>
              <w:jc w:val="center"/>
              <w:rPr>
                <w:rFonts w:ascii="ShellMedium" w:eastAsia="Times New Roman" w:hAnsi="ShellMedium" w:cs="Times New Roman"/>
                <w:color w:val="000000"/>
                <w:sz w:val="22"/>
                <w:lang w:val="en-US"/>
              </w:rPr>
            </w:pPr>
            <w:r>
              <w:rPr>
                <w:rFonts w:ascii="ShellMedium" w:eastAsia="Times New Roman" w:hAnsi="ShellMedium" w:cs="Times New Roman"/>
                <w:color w:val="000000"/>
                <w:sz w:val="22"/>
                <w:lang w:val="en-US"/>
              </w:rPr>
              <w:t>0</w:t>
            </w:r>
            <w:r w:rsidR="009C5F00">
              <w:rPr>
                <w:rFonts w:ascii="ShellMedium" w:eastAsia="Times New Roman" w:hAnsi="ShellMedium" w:cs="Times New Roman"/>
                <w:color w:val="000000"/>
                <w:sz w:val="22"/>
                <w:lang w:val="en-US"/>
              </w:rPr>
              <w:t>2</w:t>
            </w:r>
          </w:p>
        </w:tc>
        <w:tc>
          <w:tcPr>
            <w:tcW w:w="2591" w:type="dxa"/>
            <w:shd w:val="clear" w:color="auto" w:fill="FFC000"/>
            <w:noWrap/>
            <w:vAlign w:val="center"/>
            <w:hideMark/>
          </w:tcPr>
          <w:p w14:paraId="4564FEA2"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r w:rsidRPr="00F010C8">
              <w:rPr>
                <w:rFonts w:ascii="ShellMedium" w:eastAsia="Times New Roman" w:hAnsi="ShellMedium" w:cs="Times New Roman"/>
                <w:color w:val="000000"/>
                <w:sz w:val="22"/>
                <w:lang w:val="en-US"/>
              </w:rPr>
              <w:t>High</w:t>
            </w:r>
          </w:p>
        </w:tc>
        <w:tc>
          <w:tcPr>
            <w:tcW w:w="201" w:type="dxa"/>
            <w:shd w:val="clear" w:color="auto" w:fill="auto"/>
            <w:noWrap/>
            <w:vAlign w:val="center"/>
            <w:hideMark/>
          </w:tcPr>
          <w:p w14:paraId="4E897454"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p>
        </w:tc>
        <w:tc>
          <w:tcPr>
            <w:tcW w:w="521" w:type="dxa"/>
            <w:shd w:val="clear" w:color="auto" w:fill="auto"/>
            <w:noWrap/>
            <w:vAlign w:val="center"/>
            <w:hideMark/>
          </w:tcPr>
          <w:p w14:paraId="0A408E70" w14:textId="74B0A63F" w:rsidR="00F010C8" w:rsidRPr="00F010C8" w:rsidRDefault="001C357D" w:rsidP="00F010C8">
            <w:pPr>
              <w:spacing w:line="240" w:lineRule="auto"/>
              <w:jc w:val="center"/>
              <w:rPr>
                <w:rFonts w:ascii="ShellMedium" w:eastAsia="Times New Roman" w:hAnsi="ShellMedium" w:cs="Times New Roman"/>
                <w:color w:val="000000"/>
                <w:sz w:val="22"/>
                <w:lang w:val="en-US"/>
              </w:rPr>
            </w:pPr>
            <w:r>
              <w:rPr>
                <w:rFonts w:ascii="ShellMedium" w:eastAsia="Times New Roman" w:hAnsi="ShellMedium" w:cs="Times New Roman"/>
                <w:color w:val="000000"/>
                <w:sz w:val="22"/>
                <w:lang w:val="en-US"/>
              </w:rPr>
              <w:t>0</w:t>
            </w:r>
            <w:r w:rsidR="00A930D6">
              <w:rPr>
                <w:rFonts w:ascii="ShellMedium" w:eastAsia="Times New Roman" w:hAnsi="ShellMedium" w:cs="Times New Roman"/>
                <w:color w:val="000000"/>
                <w:sz w:val="22"/>
                <w:lang w:val="en-US"/>
              </w:rPr>
              <w:t>2</w:t>
            </w:r>
          </w:p>
        </w:tc>
        <w:tc>
          <w:tcPr>
            <w:tcW w:w="2591" w:type="dxa"/>
            <w:shd w:val="clear" w:color="auto" w:fill="FFC000"/>
            <w:noWrap/>
            <w:vAlign w:val="center"/>
            <w:hideMark/>
          </w:tcPr>
          <w:p w14:paraId="69A522F2"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r w:rsidRPr="00F010C8">
              <w:rPr>
                <w:rFonts w:ascii="ShellMedium" w:eastAsia="Times New Roman" w:hAnsi="ShellMedium" w:cs="Times New Roman"/>
                <w:color w:val="000000"/>
                <w:sz w:val="22"/>
                <w:lang w:val="en-US"/>
              </w:rPr>
              <w:t>High</w:t>
            </w:r>
          </w:p>
        </w:tc>
      </w:tr>
      <w:tr w:rsidR="00CA04FA" w:rsidRPr="00F010C8" w14:paraId="48832A5D" w14:textId="77777777" w:rsidTr="50D09D7C">
        <w:trPr>
          <w:trHeight w:val="391"/>
        </w:trPr>
        <w:tc>
          <w:tcPr>
            <w:tcW w:w="521" w:type="dxa"/>
            <w:shd w:val="clear" w:color="auto" w:fill="auto"/>
            <w:noWrap/>
            <w:vAlign w:val="center"/>
            <w:hideMark/>
          </w:tcPr>
          <w:p w14:paraId="03CB795D" w14:textId="01114AE7" w:rsidR="00F010C8" w:rsidRPr="00F010C8" w:rsidRDefault="00AA084C" w:rsidP="00F010C8">
            <w:pPr>
              <w:spacing w:line="240" w:lineRule="auto"/>
              <w:jc w:val="center"/>
              <w:rPr>
                <w:rFonts w:ascii="ShellMedium" w:eastAsia="Times New Roman" w:hAnsi="ShellMedium" w:cs="Times New Roman"/>
                <w:color w:val="000000"/>
                <w:sz w:val="22"/>
                <w:lang w:val="en-US"/>
              </w:rPr>
            </w:pPr>
            <w:r>
              <w:rPr>
                <w:rFonts w:ascii="ShellMedium" w:eastAsia="Times New Roman" w:hAnsi="ShellMedium" w:cs="Times New Roman"/>
                <w:color w:val="000000"/>
                <w:sz w:val="22"/>
                <w:lang w:val="en-US"/>
              </w:rPr>
              <w:t>0</w:t>
            </w:r>
          </w:p>
        </w:tc>
        <w:tc>
          <w:tcPr>
            <w:tcW w:w="2591" w:type="dxa"/>
            <w:shd w:val="clear" w:color="auto" w:fill="FF0000"/>
            <w:noWrap/>
            <w:vAlign w:val="center"/>
            <w:hideMark/>
          </w:tcPr>
          <w:p w14:paraId="2FFB93EB"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r w:rsidRPr="00F010C8">
              <w:rPr>
                <w:rFonts w:ascii="ShellMedium" w:eastAsia="Times New Roman" w:hAnsi="ShellMedium" w:cs="Times New Roman"/>
                <w:color w:val="000000"/>
                <w:sz w:val="22"/>
                <w:lang w:val="en-US"/>
              </w:rPr>
              <w:t>Critical</w:t>
            </w:r>
          </w:p>
        </w:tc>
        <w:tc>
          <w:tcPr>
            <w:tcW w:w="201" w:type="dxa"/>
            <w:shd w:val="clear" w:color="auto" w:fill="auto"/>
            <w:noWrap/>
            <w:vAlign w:val="center"/>
            <w:hideMark/>
          </w:tcPr>
          <w:p w14:paraId="61665B83"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p>
        </w:tc>
        <w:tc>
          <w:tcPr>
            <w:tcW w:w="521" w:type="dxa"/>
            <w:shd w:val="clear" w:color="auto" w:fill="auto"/>
            <w:noWrap/>
            <w:vAlign w:val="center"/>
            <w:hideMark/>
          </w:tcPr>
          <w:p w14:paraId="2ED192D2" w14:textId="2BA96D09" w:rsidR="00F010C8" w:rsidRPr="00F010C8" w:rsidRDefault="002158C8" w:rsidP="00F010C8">
            <w:pPr>
              <w:spacing w:line="240" w:lineRule="auto"/>
              <w:jc w:val="center"/>
              <w:rPr>
                <w:rFonts w:ascii="ShellMedium" w:eastAsia="Times New Roman" w:hAnsi="ShellMedium" w:cs="Times New Roman"/>
                <w:color w:val="000000"/>
                <w:sz w:val="22"/>
                <w:lang w:val="en-US"/>
              </w:rPr>
            </w:pPr>
            <w:r>
              <w:rPr>
                <w:rFonts w:ascii="ShellMedium" w:eastAsia="Times New Roman" w:hAnsi="ShellMedium" w:cs="Times New Roman"/>
                <w:color w:val="000000"/>
                <w:sz w:val="22"/>
                <w:lang w:val="en-US"/>
              </w:rPr>
              <w:t>0</w:t>
            </w:r>
          </w:p>
        </w:tc>
        <w:tc>
          <w:tcPr>
            <w:tcW w:w="2591" w:type="dxa"/>
            <w:shd w:val="clear" w:color="auto" w:fill="FF0000"/>
            <w:noWrap/>
            <w:vAlign w:val="center"/>
            <w:hideMark/>
          </w:tcPr>
          <w:p w14:paraId="38FA6126"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r w:rsidRPr="00F010C8">
              <w:rPr>
                <w:rFonts w:ascii="ShellMedium" w:eastAsia="Times New Roman" w:hAnsi="ShellMedium" w:cs="Times New Roman"/>
                <w:color w:val="000000"/>
                <w:sz w:val="22"/>
                <w:lang w:val="en-US"/>
              </w:rPr>
              <w:t>Critical</w:t>
            </w:r>
          </w:p>
        </w:tc>
        <w:tc>
          <w:tcPr>
            <w:tcW w:w="201" w:type="dxa"/>
            <w:shd w:val="clear" w:color="auto" w:fill="auto"/>
            <w:noWrap/>
            <w:vAlign w:val="center"/>
            <w:hideMark/>
          </w:tcPr>
          <w:p w14:paraId="786DC6FE"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p>
        </w:tc>
        <w:tc>
          <w:tcPr>
            <w:tcW w:w="521" w:type="dxa"/>
            <w:shd w:val="clear" w:color="auto" w:fill="auto"/>
            <w:noWrap/>
            <w:vAlign w:val="center"/>
            <w:hideMark/>
          </w:tcPr>
          <w:p w14:paraId="2677F676" w14:textId="4FAAAFA6" w:rsidR="00F010C8" w:rsidRPr="00F010C8" w:rsidRDefault="002158C8" w:rsidP="00F010C8">
            <w:pPr>
              <w:spacing w:line="240" w:lineRule="auto"/>
              <w:jc w:val="center"/>
              <w:rPr>
                <w:rFonts w:ascii="ShellMedium" w:eastAsia="Times New Roman" w:hAnsi="ShellMedium" w:cs="Times New Roman"/>
                <w:color w:val="000000"/>
                <w:sz w:val="22"/>
                <w:lang w:val="en-US"/>
              </w:rPr>
            </w:pPr>
            <w:r>
              <w:rPr>
                <w:rFonts w:ascii="ShellMedium" w:eastAsia="Times New Roman" w:hAnsi="ShellMedium" w:cs="Times New Roman"/>
                <w:color w:val="000000"/>
                <w:sz w:val="22"/>
                <w:lang w:val="en-US"/>
              </w:rPr>
              <w:t>0</w:t>
            </w:r>
          </w:p>
        </w:tc>
        <w:tc>
          <w:tcPr>
            <w:tcW w:w="2591" w:type="dxa"/>
            <w:shd w:val="clear" w:color="auto" w:fill="FF0000"/>
            <w:noWrap/>
            <w:vAlign w:val="center"/>
            <w:hideMark/>
          </w:tcPr>
          <w:p w14:paraId="6336CDD4" w14:textId="77777777" w:rsidR="00F010C8" w:rsidRPr="00F010C8" w:rsidRDefault="00F010C8" w:rsidP="00F010C8">
            <w:pPr>
              <w:spacing w:line="240" w:lineRule="auto"/>
              <w:jc w:val="center"/>
              <w:rPr>
                <w:rFonts w:ascii="ShellMedium" w:eastAsia="Times New Roman" w:hAnsi="ShellMedium" w:cs="Times New Roman"/>
                <w:color w:val="000000"/>
                <w:sz w:val="22"/>
                <w:lang w:val="en-US"/>
              </w:rPr>
            </w:pPr>
            <w:r w:rsidRPr="00F010C8">
              <w:rPr>
                <w:rFonts w:ascii="ShellMedium" w:eastAsia="Times New Roman" w:hAnsi="ShellMedium" w:cs="Times New Roman"/>
                <w:color w:val="000000"/>
                <w:sz w:val="22"/>
                <w:lang w:val="en-US"/>
              </w:rPr>
              <w:t>Critical</w:t>
            </w:r>
          </w:p>
        </w:tc>
      </w:tr>
    </w:tbl>
    <w:p w14:paraId="1935883A" w14:textId="0D3617C8" w:rsidR="00B57689" w:rsidRDefault="00B57689" w:rsidP="0096696E">
      <w:pPr>
        <w:jc w:val="center"/>
      </w:pPr>
    </w:p>
    <w:p w14:paraId="41328674" w14:textId="77777777" w:rsidR="00334F1D" w:rsidRPr="00334F1D" w:rsidRDefault="00334F1D" w:rsidP="00334F1D"/>
    <w:p w14:paraId="052B43B9" w14:textId="6E41CE92" w:rsidR="00FB2473" w:rsidRDefault="00FB2473" w:rsidP="00FB2473">
      <w:pPr>
        <w:jc w:val="both"/>
        <w:rPr>
          <w:sz w:val="22"/>
          <w:szCs w:val="20"/>
        </w:rPr>
      </w:pPr>
    </w:p>
    <w:tbl>
      <w:tblPr>
        <w:tblStyle w:val="TableGrid"/>
        <w:tblW w:w="0" w:type="auto"/>
        <w:jc w:val="center"/>
        <w:tblLook w:val="04A0" w:firstRow="1" w:lastRow="0" w:firstColumn="1" w:lastColumn="0" w:noHBand="0" w:noVBand="1"/>
      </w:tblPr>
      <w:tblGrid>
        <w:gridCol w:w="4675"/>
        <w:gridCol w:w="4923"/>
      </w:tblGrid>
      <w:tr w:rsidR="00FB2473" w:rsidRPr="00FB2473" w14:paraId="60E46F91" w14:textId="77777777" w:rsidTr="0068740C">
        <w:trPr>
          <w:jc w:val="center"/>
        </w:trPr>
        <w:tc>
          <w:tcPr>
            <w:tcW w:w="4675" w:type="dxa"/>
            <w:shd w:val="clear" w:color="auto" w:fill="FBCE07" w:themeFill="accent1"/>
            <w:vAlign w:val="center"/>
          </w:tcPr>
          <w:p w14:paraId="5393191E" w14:textId="56867656" w:rsidR="00FB2473" w:rsidRPr="00FB2473" w:rsidRDefault="00FB2473" w:rsidP="007B3193">
            <w:pPr>
              <w:jc w:val="center"/>
              <w:rPr>
                <w:color w:val="auto"/>
                <w:sz w:val="20"/>
                <w:szCs w:val="18"/>
              </w:rPr>
            </w:pPr>
            <w:r>
              <w:rPr>
                <w:color w:val="auto"/>
                <w:sz w:val="20"/>
                <w:szCs w:val="18"/>
              </w:rPr>
              <w:t>Assumption</w:t>
            </w:r>
          </w:p>
        </w:tc>
        <w:tc>
          <w:tcPr>
            <w:tcW w:w="4923" w:type="dxa"/>
            <w:shd w:val="clear" w:color="auto" w:fill="FBCE07" w:themeFill="accent1"/>
            <w:vAlign w:val="center"/>
          </w:tcPr>
          <w:p w14:paraId="4D37632C" w14:textId="5794A7A5" w:rsidR="00FB2473" w:rsidRPr="00FB2473" w:rsidRDefault="00FB2473" w:rsidP="007B3193">
            <w:pPr>
              <w:jc w:val="center"/>
              <w:rPr>
                <w:color w:val="auto"/>
                <w:sz w:val="20"/>
                <w:szCs w:val="18"/>
              </w:rPr>
            </w:pPr>
            <w:r>
              <w:rPr>
                <w:color w:val="auto"/>
                <w:sz w:val="20"/>
                <w:szCs w:val="18"/>
              </w:rPr>
              <w:t>Impact</w:t>
            </w:r>
          </w:p>
        </w:tc>
      </w:tr>
      <w:tr w:rsidR="00FB2473" w:rsidRPr="00FB2473" w14:paraId="163742C1" w14:textId="77777777" w:rsidTr="0068740C">
        <w:trPr>
          <w:jc w:val="center"/>
        </w:trPr>
        <w:tc>
          <w:tcPr>
            <w:tcW w:w="4675" w:type="dxa"/>
            <w:vAlign w:val="center"/>
          </w:tcPr>
          <w:p w14:paraId="41667F2B" w14:textId="00FDDA17" w:rsidR="00FB2473" w:rsidRPr="00FB2473" w:rsidRDefault="002C684E" w:rsidP="00BA639A">
            <w:pPr>
              <w:jc w:val="both"/>
              <w:rPr>
                <w:color w:val="auto"/>
                <w:sz w:val="20"/>
                <w:szCs w:val="18"/>
              </w:rPr>
            </w:pPr>
            <w:r w:rsidRPr="002C684E">
              <w:rPr>
                <w:color w:val="000000" w:themeColor="text1"/>
                <w:sz w:val="20"/>
                <w:szCs w:val="18"/>
              </w:rPr>
              <w:t>Test Strategy is defined based on the project documentation in SharePoint, ADO and inputs obtained from relevant Project Stakeholders</w:t>
            </w:r>
          </w:p>
        </w:tc>
        <w:tc>
          <w:tcPr>
            <w:tcW w:w="4923" w:type="dxa"/>
            <w:vAlign w:val="center"/>
          </w:tcPr>
          <w:p w14:paraId="142979ED" w14:textId="792BC879" w:rsidR="00FB2473" w:rsidRPr="00FB2473" w:rsidRDefault="000F3601" w:rsidP="000F3601">
            <w:pPr>
              <w:jc w:val="both"/>
              <w:rPr>
                <w:color w:val="auto"/>
                <w:sz w:val="20"/>
                <w:szCs w:val="18"/>
              </w:rPr>
            </w:pPr>
            <w:r w:rsidRPr="000F3601">
              <w:rPr>
                <w:color w:val="000000" w:themeColor="text1"/>
                <w:sz w:val="20"/>
                <w:szCs w:val="18"/>
              </w:rPr>
              <w:t>Any project related discussions, changes not documented or available to QA team would lead to gaps in defining the Test Strategy</w:t>
            </w:r>
          </w:p>
        </w:tc>
      </w:tr>
      <w:tr w:rsidR="007C0FFD" w:rsidRPr="00FB2473" w14:paraId="47CB0052" w14:textId="77777777" w:rsidTr="00E51030">
        <w:trPr>
          <w:jc w:val="center"/>
        </w:trPr>
        <w:tc>
          <w:tcPr>
            <w:tcW w:w="4675" w:type="dxa"/>
            <w:vAlign w:val="center"/>
          </w:tcPr>
          <w:p w14:paraId="4427DCEF" w14:textId="2B809516" w:rsidR="007C0FFD" w:rsidRPr="00FB2473" w:rsidRDefault="007C0FFD" w:rsidP="007C0FFD">
            <w:pPr>
              <w:jc w:val="both"/>
              <w:rPr>
                <w:color w:val="auto"/>
                <w:sz w:val="20"/>
                <w:szCs w:val="18"/>
              </w:rPr>
            </w:pPr>
            <w:r w:rsidRPr="009D66DB">
              <w:rPr>
                <w:color w:val="000000" w:themeColor="text1"/>
                <w:sz w:val="20"/>
                <w:szCs w:val="18"/>
              </w:rPr>
              <w:t>QA Test Coverage will be based on the Backlog items created in ADO and delivered with Sprints. Any features defined in FS and not captured as a PBI for delivery will be considered not in QA test scope.</w:t>
            </w:r>
          </w:p>
        </w:tc>
        <w:tc>
          <w:tcPr>
            <w:tcW w:w="4923" w:type="dxa"/>
          </w:tcPr>
          <w:p w14:paraId="48538967" w14:textId="4AAAB770" w:rsidR="007C0FFD" w:rsidRPr="00FB2473" w:rsidRDefault="007C0FFD" w:rsidP="007C0FFD">
            <w:pPr>
              <w:jc w:val="both"/>
              <w:rPr>
                <w:color w:val="auto"/>
                <w:sz w:val="20"/>
                <w:szCs w:val="18"/>
              </w:rPr>
            </w:pPr>
            <w:r w:rsidRPr="007C0FFD">
              <w:rPr>
                <w:color w:val="000000" w:themeColor="text1"/>
                <w:sz w:val="20"/>
                <w:szCs w:val="18"/>
              </w:rPr>
              <w:t>Product features delivered without a Backlog item will be missed in QA test coverage and passed on to UAT and Production</w:t>
            </w:r>
            <w:r w:rsidR="00A3750D">
              <w:rPr>
                <w:color w:val="000000" w:themeColor="text1"/>
                <w:sz w:val="20"/>
                <w:szCs w:val="18"/>
              </w:rPr>
              <w:t>,</w:t>
            </w:r>
            <w:r w:rsidRPr="007C0FFD">
              <w:rPr>
                <w:color w:val="000000" w:themeColor="text1"/>
                <w:sz w:val="20"/>
                <w:szCs w:val="18"/>
              </w:rPr>
              <w:t xml:space="preserve"> untested.</w:t>
            </w:r>
            <w:r>
              <w:rPr>
                <w:color w:val="000000" w:themeColor="text1"/>
              </w:rPr>
              <w:t xml:space="preserve"> </w:t>
            </w:r>
          </w:p>
        </w:tc>
      </w:tr>
      <w:tr w:rsidR="00F6623A" w:rsidRPr="00FB2473" w14:paraId="7C5E671A" w14:textId="77777777" w:rsidTr="00AD4AC3">
        <w:trPr>
          <w:jc w:val="center"/>
        </w:trPr>
        <w:tc>
          <w:tcPr>
            <w:tcW w:w="4675" w:type="dxa"/>
          </w:tcPr>
          <w:p w14:paraId="5F466891" w14:textId="6A63B22D" w:rsidR="00F6623A" w:rsidRPr="00F6623A" w:rsidRDefault="00F6623A" w:rsidP="00F6623A">
            <w:pPr>
              <w:jc w:val="both"/>
              <w:rPr>
                <w:color w:val="000000" w:themeColor="text1"/>
                <w:sz w:val="20"/>
                <w:szCs w:val="18"/>
              </w:rPr>
            </w:pPr>
            <w:r w:rsidRPr="00F6623A">
              <w:rPr>
                <w:color w:val="000000" w:themeColor="text1"/>
                <w:sz w:val="20"/>
                <w:szCs w:val="18"/>
              </w:rPr>
              <w:t xml:space="preserve">All relevant documents (Architecture documents, Functional requirements, </w:t>
            </w:r>
            <w:r w:rsidR="00811CBC" w:rsidRPr="00F6623A">
              <w:rPr>
                <w:color w:val="000000" w:themeColor="text1"/>
                <w:sz w:val="20"/>
                <w:szCs w:val="18"/>
              </w:rPr>
              <w:t>technical</w:t>
            </w:r>
            <w:r w:rsidRPr="00F6623A">
              <w:rPr>
                <w:color w:val="000000" w:themeColor="text1"/>
                <w:sz w:val="20"/>
                <w:szCs w:val="18"/>
              </w:rPr>
              <w:t xml:space="preserve"> requirements, Data flow documents) are signed off by relevant stakeholders before the Development phase begins. Any additional change will go through project change request process.</w:t>
            </w:r>
          </w:p>
        </w:tc>
        <w:tc>
          <w:tcPr>
            <w:tcW w:w="4923" w:type="dxa"/>
          </w:tcPr>
          <w:p w14:paraId="2B266E33" w14:textId="3C29914F" w:rsidR="00F6623A" w:rsidRPr="00FB2473" w:rsidRDefault="00F6623A" w:rsidP="00811CBC">
            <w:pPr>
              <w:jc w:val="both"/>
              <w:rPr>
                <w:color w:val="auto"/>
                <w:sz w:val="20"/>
                <w:szCs w:val="18"/>
              </w:rPr>
            </w:pPr>
            <w:r w:rsidRPr="00811CBC">
              <w:rPr>
                <w:color w:val="000000" w:themeColor="text1"/>
                <w:sz w:val="20"/>
                <w:szCs w:val="18"/>
              </w:rPr>
              <w:t>Rework on test cases and additional testing effort would be required.</w:t>
            </w:r>
          </w:p>
        </w:tc>
      </w:tr>
      <w:tr w:rsidR="00F6623A" w:rsidRPr="00FB2473" w14:paraId="48BEC5CA" w14:textId="77777777" w:rsidTr="00AD4AC3">
        <w:trPr>
          <w:jc w:val="center"/>
        </w:trPr>
        <w:tc>
          <w:tcPr>
            <w:tcW w:w="4675" w:type="dxa"/>
          </w:tcPr>
          <w:p w14:paraId="18A85D6B" w14:textId="21B85B38" w:rsidR="00F6623A" w:rsidRPr="00F6623A" w:rsidRDefault="00F6623A" w:rsidP="00F6623A">
            <w:pPr>
              <w:jc w:val="both"/>
              <w:rPr>
                <w:color w:val="000000" w:themeColor="text1"/>
                <w:sz w:val="20"/>
                <w:szCs w:val="18"/>
              </w:rPr>
            </w:pPr>
            <w:r w:rsidRPr="00F6623A">
              <w:rPr>
                <w:color w:val="000000" w:themeColor="text1"/>
                <w:sz w:val="20"/>
                <w:szCs w:val="18"/>
              </w:rPr>
              <w:t>All signed off documents are available in Project SharePoint folders. Any review comments or changes in document will be informed/reviewed with QA team.</w:t>
            </w:r>
          </w:p>
        </w:tc>
        <w:tc>
          <w:tcPr>
            <w:tcW w:w="4923" w:type="dxa"/>
          </w:tcPr>
          <w:p w14:paraId="0E14A306" w14:textId="38902CD1" w:rsidR="00F6623A" w:rsidRPr="00F6623A" w:rsidRDefault="00F6623A" w:rsidP="00F6623A">
            <w:pPr>
              <w:jc w:val="both"/>
              <w:rPr>
                <w:color w:val="000000" w:themeColor="text1"/>
                <w:sz w:val="20"/>
                <w:szCs w:val="18"/>
              </w:rPr>
            </w:pPr>
            <w:r w:rsidRPr="00F6623A">
              <w:rPr>
                <w:color w:val="000000" w:themeColor="text1"/>
                <w:sz w:val="20"/>
                <w:szCs w:val="18"/>
              </w:rPr>
              <w:t xml:space="preserve">Gap in test scope to the extent of the changes leading to incorrect test case design and validation of the functionality. </w:t>
            </w:r>
          </w:p>
        </w:tc>
      </w:tr>
      <w:tr w:rsidR="00F6623A" w:rsidRPr="00FB2473" w14:paraId="4F829B1A" w14:textId="77777777" w:rsidTr="00AD4AC3">
        <w:trPr>
          <w:jc w:val="center"/>
        </w:trPr>
        <w:tc>
          <w:tcPr>
            <w:tcW w:w="4675" w:type="dxa"/>
          </w:tcPr>
          <w:p w14:paraId="5129217B" w14:textId="0E140D9E" w:rsidR="00F6623A" w:rsidRPr="00F6623A" w:rsidRDefault="00F6623A" w:rsidP="00F6623A">
            <w:pPr>
              <w:jc w:val="both"/>
              <w:rPr>
                <w:color w:val="000000" w:themeColor="text1"/>
                <w:sz w:val="20"/>
                <w:szCs w:val="18"/>
              </w:rPr>
            </w:pPr>
            <w:r w:rsidRPr="00F6623A">
              <w:rPr>
                <w:color w:val="000000" w:themeColor="text1"/>
                <w:sz w:val="20"/>
                <w:szCs w:val="18"/>
              </w:rPr>
              <w:t>Technical Design is complete and available to the testing team.</w:t>
            </w:r>
          </w:p>
        </w:tc>
        <w:tc>
          <w:tcPr>
            <w:tcW w:w="4923" w:type="dxa"/>
          </w:tcPr>
          <w:p w14:paraId="31F6435A" w14:textId="325B2903" w:rsidR="00F6623A" w:rsidRPr="00F6623A" w:rsidRDefault="00F6623A" w:rsidP="00F6623A">
            <w:pPr>
              <w:jc w:val="both"/>
              <w:rPr>
                <w:color w:val="000000" w:themeColor="text1"/>
                <w:sz w:val="20"/>
                <w:szCs w:val="18"/>
              </w:rPr>
            </w:pPr>
            <w:r w:rsidRPr="00F6623A">
              <w:rPr>
                <w:color w:val="000000" w:themeColor="text1"/>
                <w:sz w:val="20"/>
                <w:szCs w:val="18"/>
              </w:rPr>
              <w:t xml:space="preserve">Design changes will impact the test design causing rework and additional effort. </w:t>
            </w:r>
          </w:p>
        </w:tc>
      </w:tr>
      <w:tr w:rsidR="00933B55" w:rsidRPr="00FB2473" w14:paraId="25DE3EB8" w14:textId="77777777" w:rsidTr="00AD4AC3">
        <w:trPr>
          <w:jc w:val="center"/>
        </w:trPr>
        <w:tc>
          <w:tcPr>
            <w:tcW w:w="4675" w:type="dxa"/>
          </w:tcPr>
          <w:p w14:paraId="6B4009A0" w14:textId="66A80BC5" w:rsidR="00933B55" w:rsidRPr="00F6623A" w:rsidRDefault="00933B55" w:rsidP="00933B55">
            <w:pPr>
              <w:jc w:val="both"/>
              <w:rPr>
                <w:color w:val="000000" w:themeColor="text1"/>
                <w:sz w:val="20"/>
                <w:szCs w:val="18"/>
              </w:rPr>
            </w:pPr>
            <w:r w:rsidRPr="00933B55">
              <w:rPr>
                <w:color w:val="000000" w:themeColor="text1"/>
                <w:sz w:val="20"/>
                <w:szCs w:val="18"/>
              </w:rPr>
              <w:t>Necessary access is given to Application and Test environments and full access to required Database for test user ids. All user ids and passwords related to roles, privileges and authentication are created and available to Testers.</w:t>
            </w:r>
          </w:p>
        </w:tc>
        <w:tc>
          <w:tcPr>
            <w:tcW w:w="4923" w:type="dxa"/>
          </w:tcPr>
          <w:p w14:paraId="12BE3404" w14:textId="57D86227" w:rsidR="00933B55" w:rsidRPr="00F6623A" w:rsidRDefault="00933B55" w:rsidP="00933B55">
            <w:pPr>
              <w:jc w:val="both"/>
              <w:rPr>
                <w:color w:val="000000" w:themeColor="text1"/>
                <w:sz w:val="20"/>
                <w:szCs w:val="18"/>
              </w:rPr>
            </w:pPr>
            <w:r w:rsidRPr="00933B55">
              <w:rPr>
                <w:color w:val="000000" w:themeColor="text1"/>
                <w:sz w:val="20"/>
                <w:szCs w:val="18"/>
              </w:rPr>
              <w:t xml:space="preserve">Delay in start of Test execution and test completion against the Sprint timelines. </w:t>
            </w:r>
          </w:p>
        </w:tc>
      </w:tr>
      <w:tr w:rsidR="00933B55" w:rsidRPr="00FB2473" w14:paraId="51422020" w14:textId="77777777" w:rsidTr="00AD4AC3">
        <w:trPr>
          <w:jc w:val="center"/>
        </w:trPr>
        <w:tc>
          <w:tcPr>
            <w:tcW w:w="4675" w:type="dxa"/>
          </w:tcPr>
          <w:p w14:paraId="04C1C590" w14:textId="233A46FD" w:rsidR="00933B55" w:rsidRPr="00F6623A" w:rsidRDefault="00933B55" w:rsidP="00933B55">
            <w:pPr>
              <w:jc w:val="both"/>
              <w:rPr>
                <w:color w:val="000000" w:themeColor="text1"/>
                <w:sz w:val="20"/>
                <w:szCs w:val="18"/>
              </w:rPr>
            </w:pPr>
            <w:r w:rsidRPr="00933B55">
              <w:rPr>
                <w:color w:val="000000" w:themeColor="text1"/>
                <w:sz w:val="20"/>
                <w:szCs w:val="18"/>
              </w:rPr>
              <w:t>Code is installed in the test environment in a timely manner and the environment setup is as expected without issues</w:t>
            </w:r>
          </w:p>
        </w:tc>
        <w:tc>
          <w:tcPr>
            <w:tcW w:w="4923" w:type="dxa"/>
          </w:tcPr>
          <w:p w14:paraId="18C4CEE7" w14:textId="0DC22311" w:rsidR="00933B55" w:rsidRPr="00F6623A" w:rsidRDefault="00933B55" w:rsidP="00933B55">
            <w:pPr>
              <w:jc w:val="both"/>
              <w:rPr>
                <w:color w:val="000000" w:themeColor="text1"/>
                <w:sz w:val="20"/>
                <w:szCs w:val="18"/>
              </w:rPr>
            </w:pPr>
            <w:r w:rsidRPr="00933B55">
              <w:rPr>
                <w:color w:val="000000" w:themeColor="text1"/>
                <w:sz w:val="20"/>
                <w:szCs w:val="18"/>
              </w:rPr>
              <w:t>Application may not work as expected resulting in an unstable test environment to begin QA testing.</w:t>
            </w:r>
          </w:p>
        </w:tc>
      </w:tr>
    </w:tbl>
    <w:p w14:paraId="6D9EA93A" w14:textId="14495325" w:rsidR="00FB2473" w:rsidRDefault="00FB2473" w:rsidP="00FB2473">
      <w:pPr>
        <w:jc w:val="center"/>
        <w:rPr>
          <w:sz w:val="22"/>
          <w:szCs w:val="20"/>
        </w:rPr>
      </w:pPr>
    </w:p>
    <w:tbl>
      <w:tblPr>
        <w:tblStyle w:val="TableGrid"/>
        <w:tblW w:w="0" w:type="auto"/>
        <w:jc w:val="center"/>
        <w:tblLook w:val="04A0" w:firstRow="1" w:lastRow="0" w:firstColumn="1" w:lastColumn="0" w:noHBand="0" w:noVBand="1"/>
      </w:tblPr>
      <w:tblGrid>
        <w:gridCol w:w="4585"/>
        <w:gridCol w:w="4923"/>
      </w:tblGrid>
      <w:tr w:rsidR="00FB2473" w:rsidRPr="00FB2473" w14:paraId="128438A3" w14:textId="77777777" w:rsidTr="00BD52DD">
        <w:trPr>
          <w:jc w:val="center"/>
        </w:trPr>
        <w:tc>
          <w:tcPr>
            <w:tcW w:w="4585" w:type="dxa"/>
            <w:shd w:val="clear" w:color="auto" w:fill="FBCE07" w:themeFill="accent1"/>
            <w:vAlign w:val="center"/>
          </w:tcPr>
          <w:p w14:paraId="2B3D4F47" w14:textId="16D3A9CA" w:rsidR="00FB2473" w:rsidRPr="00FB2473" w:rsidRDefault="00FB2473" w:rsidP="007B3193">
            <w:pPr>
              <w:jc w:val="center"/>
              <w:rPr>
                <w:color w:val="auto"/>
                <w:sz w:val="20"/>
                <w:szCs w:val="18"/>
              </w:rPr>
            </w:pPr>
            <w:r>
              <w:rPr>
                <w:color w:val="auto"/>
                <w:sz w:val="20"/>
                <w:szCs w:val="18"/>
              </w:rPr>
              <w:t>Constraint</w:t>
            </w:r>
          </w:p>
        </w:tc>
        <w:tc>
          <w:tcPr>
            <w:tcW w:w="4923" w:type="dxa"/>
            <w:shd w:val="clear" w:color="auto" w:fill="FBCE07" w:themeFill="accent1"/>
            <w:vAlign w:val="center"/>
          </w:tcPr>
          <w:p w14:paraId="6A1714C2" w14:textId="77777777" w:rsidR="00FB2473" w:rsidRPr="00FB2473" w:rsidRDefault="00FB2473" w:rsidP="007B3193">
            <w:pPr>
              <w:jc w:val="center"/>
              <w:rPr>
                <w:color w:val="auto"/>
                <w:sz w:val="20"/>
                <w:szCs w:val="18"/>
              </w:rPr>
            </w:pPr>
            <w:r>
              <w:rPr>
                <w:color w:val="auto"/>
                <w:sz w:val="20"/>
                <w:szCs w:val="18"/>
              </w:rPr>
              <w:t>Impact</w:t>
            </w:r>
          </w:p>
        </w:tc>
      </w:tr>
      <w:tr w:rsidR="00FB2473" w:rsidRPr="00FB2473" w14:paraId="055B3BB1" w14:textId="77777777" w:rsidTr="00BD52DD">
        <w:trPr>
          <w:jc w:val="center"/>
        </w:trPr>
        <w:tc>
          <w:tcPr>
            <w:tcW w:w="4585" w:type="dxa"/>
            <w:vAlign w:val="center"/>
          </w:tcPr>
          <w:p w14:paraId="757D76BD" w14:textId="6280715A" w:rsidR="00FB2473" w:rsidRPr="00FB2473" w:rsidRDefault="00E53E9D" w:rsidP="00C73A64">
            <w:pPr>
              <w:rPr>
                <w:color w:val="auto"/>
                <w:sz w:val="20"/>
                <w:szCs w:val="18"/>
              </w:rPr>
            </w:pPr>
            <w:r>
              <w:rPr>
                <w:color w:val="auto"/>
                <w:sz w:val="20"/>
                <w:szCs w:val="18"/>
              </w:rPr>
              <w:t>Absence of Unit testing in Dev</w:t>
            </w:r>
            <w:r w:rsidR="00947995">
              <w:rPr>
                <w:color w:val="auto"/>
                <w:sz w:val="20"/>
                <w:szCs w:val="18"/>
              </w:rPr>
              <w:t xml:space="preserve">, </w:t>
            </w:r>
            <w:r w:rsidR="00C73A64">
              <w:rPr>
                <w:color w:val="auto"/>
                <w:sz w:val="20"/>
                <w:szCs w:val="18"/>
              </w:rPr>
              <w:t xml:space="preserve">Test results and </w:t>
            </w:r>
            <w:r>
              <w:rPr>
                <w:color w:val="auto"/>
                <w:sz w:val="20"/>
                <w:szCs w:val="18"/>
              </w:rPr>
              <w:t xml:space="preserve">summary of </w:t>
            </w:r>
            <w:r w:rsidR="00C73A64">
              <w:rPr>
                <w:color w:val="auto"/>
                <w:sz w:val="20"/>
                <w:szCs w:val="18"/>
              </w:rPr>
              <w:t xml:space="preserve">open </w:t>
            </w:r>
            <w:r>
              <w:rPr>
                <w:color w:val="auto"/>
                <w:sz w:val="20"/>
                <w:szCs w:val="18"/>
              </w:rPr>
              <w:t>issues</w:t>
            </w:r>
          </w:p>
        </w:tc>
        <w:tc>
          <w:tcPr>
            <w:tcW w:w="4923" w:type="dxa"/>
            <w:vAlign w:val="center"/>
          </w:tcPr>
          <w:p w14:paraId="69413355" w14:textId="6354D703" w:rsidR="00FB2473" w:rsidRPr="00FB2473" w:rsidRDefault="00E53E9D" w:rsidP="00E0483F">
            <w:pPr>
              <w:rPr>
                <w:color w:val="auto"/>
                <w:sz w:val="20"/>
                <w:szCs w:val="18"/>
              </w:rPr>
            </w:pPr>
            <w:r>
              <w:rPr>
                <w:color w:val="auto"/>
                <w:sz w:val="20"/>
                <w:szCs w:val="18"/>
              </w:rPr>
              <w:t xml:space="preserve">QA </w:t>
            </w:r>
            <w:r w:rsidR="00EF4508">
              <w:rPr>
                <w:color w:val="auto"/>
                <w:sz w:val="20"/>
                <w:szCs w:val="18"/>
              </w:rPr>
              <w:t xml:space="preserve">testing bandwidth </w:t>
            </w:r>
            <w:r w:rsidR="00D63677">
              <w:rPr>
                <w:color w:val="auto"/>
                <w:sz w:val="20"/>
                <w:szCs w:val="18"/>
              </w:rPr>
              <w:t xml:space="preserve">consumed in finding </w:t>
            </w:r>
            <w:r w:rsidR="00781526">
              <w:rPr>
                <w:color w:val="auto"/>
                <w:sz w:val="20"/>
                <w:szCs w:val="18"/>
              </w:rPr>
              <w:t>Unit test bugs thereby reducing</w:t>
            </w:r>
            <w:r w:rsidR="00E0483F">
              <w:rPr>
                <w:color w:val="auto"/>
                <w:sz w:val="20"/>
                <w:szCs w:val="18"/>
              </w:rPr>
              <w:t xml:space="preserve"> </w:t>
            </w:r>
            <w:r w:rsidR="00A23150">
              <w:rPr>
                <w:color w:val="auto"/>
                <w:sz w:val="20"/>
                <w:szCs w:val="18"/>
              </w:rPr>
              <w:t xml:space="preserve">time &amp; </w:t>
            </w:r>
            <w:r w:rsidR="00E0483F">
              <w:rPr>
                <w:color w:val="auto"/>
                <w:sz w:val="20"/>
                <w:szCs w:val="18"/>
              </w:rPr>
              <w:t>focus on functional testing</w:t>
            </w:r>
            <w:r w:rsidR="00947995">
              <w:rPr>
                <w:color w:val="auto"/>
                <w:sz w:val="20"/>
                <w:szCs w:val="18"/>
              </w:rPr>
              <w:t xml:space="preserve"> </w:t>
            </w:r>
          </w:p>
        </w:tc>
      </w:tr>
      <w:tr w:rsidR="00D2003C" w:rsidRPr="00FB2473" w14:paraId="0D3F1C61" w14:textId="77777777" w:rsidTr="00BD52DD">
        <w:trPr>
          <w:jc w:val="center"/>
        </w:trPr>
        <w:tc>
          <w:tcPr>
            <w:tcW w:w="4585" w:type="dxa"/>
            <w:vAlign w:val="center"/>
          </w:tcPr>
          <w:p w14:paraId="1C0A418C" w14:textId="4266302B" w:rsidR="00D2003C" w:rsidRDefault="00D2003C" w:rsidP="00C73A64">
            <w:pPr>
              <w:rPr>
                <w:color w:val="auto"/>
                <w:sz w:val="20"/>
                <w:szCs w:val="18"/>
              </w:rPr>
            </w:pPr>
            <w:r>
              <w:rPr>
                <w:color w:val="auto"/>
                <w:sz w:val="20"/>
                <w:szCs w:val="18"/>
              </w:rPr>
              <w:t xml:space="preserve">QA exclusion from </w:t>
            </w:r>
            <w:r w:rsidR="002A5A1B">
              <w:rPr>
                <w:color w:val="auto"/>
                <w:sz w:val="20"/>
                <w:szCs w:val="18"/>
              </w:rPr>
              <w:t xml:space="preserve">project </w:t>
            </w:r>
            <w:r>
              <w:rPr>
                <w:color w:val="auto"/>
                <w:sz w:val="20"/>
                <w:szCs w:val="18"/>
              </w:rPr>
              <w:t xml:space="preserve">workshops </w:t>
            </w:r>
          </w:p>
        </w:tc>
        <w:tc>
          <w:tcPr>
            <w:tcW w:w="4923" w:type="dxa"/>
            <w:vAlign w:val="center"/>
          </w:tcPr>
          <w:p w14:paraId="508158F9" w14:textId="0F8B66CD" w:rsidR="00D2003C" w:rsidRDefault="00692EA8" w:rsidP="00E0483F">
            <w:pPr>
              <w:rPr>
                <w:color w:val="auto"/>
                <w:sz w:val="20"/>
                <w:szCs w:val="18"/>
              </w:rPr>
            </w:pPr>
            <w:r>
              <w:rPr>
                <w:color w:val="auto"/>
                <w:sz w:val="20"/>
                <w:szCs w:val="18"/>
              </w:rPr>
              <w:t xml:space="preserve">No access to important project related </w:t>
            </w:r>
            <w:r w:rsidR="00321BBD">
              <w:rPr>
                <w:color w:val="auto"/>
                <w:sz w:val="20"/>
                <w:szCs w:val="18"/>
              </w:rPr>
              <w:t>developments that can impact test planning</w:t>
            </w:r>
          </w:p>
        </w:tc>
      </w:tr>
    </w:tbl>
    <w:p w14:paraId="5C0778A6" w14:textId="102E9F93" w:rsidR="00FB2473" w:rsidRDefault="00FB2473" w:rsidP="00FB2473">
      <w:pPr>
        <w:jc w:val="center"/>
        <w:rPr>
          <w:sz w:val="22"/>
          <w:szCs w:val="20"/>
        </w:rPr>
      </w:pPr>
    </w:p>
    <w:tbl>
      <w:tblPr>
        <w:tblStyle w:val="TableGrid"/>
        <w:tblW w:w="0" w:type="auto"/>
        <w:jc w:val="center"/>
        <w:tblLook w:val="04A0" w:firstRow="1" w:lastRow="0" w:firstColumn="1" w:lastColumn="0" w:noHBand="0" w:noVBand="1"/>
      </w:tblPr>
      <w:tblGrid>
        <w:gridCol w:w="4585"/>
        <w:gridCol w:w="4928"/>
      </w:tblGrid>
      <w:tr w:rsidR="00FB2473" w:rsidRPr="00FB2473" w14:paraId="6CA26811" w14:textId="77777777" w:rsidTr="002F72D5">
        <w:trPr>
          <w:jc w:val="center"/>
        </w:trPr>
        <w:tc>
          <w:tcPr>
            <w:tcW w:w="4585" w:type="dxa"/>
            <w:shd w:val="clear" w:color="auto" w:fill="FBCE07" w:themeFill="accent1"/>
            <w:vAlign w:val="center"/>
          </w:tcPr>
          <w:p w14:paraId="6AABDC23" w14:textId="50376885" w:rsidR="00FB2473" w:rsidRPr="00FB2473" w:rsidRDefault="00FB2473" w:rsidP="007B3193">
            <w:pPr>
              <w:jc w:val="center"/>
              <w:rPr>
                <w:color w:val="auto"/>
                <w:sz w:val="20"/>
                <w:szCs w:val="18"/>
              </w:rPr>
            </w:pPr>
            <w:r>
              <w:rPr>
                <w:color w:val="auto"/>
                <w:sz w:val="20"/>
                <w:szCs w:val="18"/>
              </w:rPr>
              <w:t>Dependency</w:t>
            </w:r>
          </w:p>
        </w:tc>
        <w:tc>
          <w:tcPr>
            <w:tcW w:w="4928" w:type="dxa"/>
            <w:shd w:val="clear" w:color="auto" w:fill="FBCE07" w:themeFill="accent1"/>
            <w:vAlign w:val="center"/>
          </w:tcPr>
          <w:p w14:paraId="5E292CA4" w14:textId="77777777" w:rsidR="00FB2473" w:rsidRPr="00FB2473" w:rsidRDefault="00FB2473" w:rsidP="007B3193">
            <w:pPr>
              <w:jc w:val="center"/>
              <w:rPr>
                <w:color w:val="auto"/>
                <w:sz w:val="20"/>
                <w:szCs w:val="18"/>
              </w:rPr>
            </w:pPr>
            <w:r>
              <w:rPr>
                <w:color w:val="auto"/>
                <w:sz w:val="20"/>
                <w:szCs w:val="18"/>
              </w:rPr>
              <w:t>Impact</w:t>
            </w:r>
          </w:p>
        </w:tc>
      </w:tr>
      <w:tr w:rsidR="00613B0E" w:rsidRPr="00FB2473" w14:paraId="03883F0B" w14:textId="77777777" w:rsidTr="00F338E9">
        <w:trPr>
          <w:jc w:val="center"/>
        </w:trPr>
        <w:tc>
          <w:tcPr>
            <w:tcW w:w="4585" w:type="dxa"/>
          </w:tcPr>
          <w:p w14:paraId="2D7F41DF" w14:textId="3D796292" w:rsidR="00613B0E" w:rsidRPr="00613B0E" w:rsidRDefault="00613B0E" w:rsidP="00613B0E">
            <w:pPr>
              <w:jc w:val="both"/>
              <w:rPr>
                <w:color w:val="000000" w:themeColor="text1"/>
                <w:sz w:val="20"/>
                <w:szCs w:val="18"/>
              </w:rPr>
            </w:pPr>
            <w:r w:rsidRPr="00613B0E">
              <w:rPr>
                <w:color w:val="000000" w:themeColor="text1"/>
                <w:sz w:val="20"/>
                <w:szCs w:val="18"/>
              </w:rPr>
              <w:t xml:space="preserve">On time delivery of unit tested and stable code </w:t>
            </w:r>
            <w:r w:rsidR="00D5083C">
              <w:rPr>
                <w:color w:val="000000" w:themeColor="text1"/>
                <w:sz w:val="20"/>
                <w:szCs w:val="18"/>
              </w:rPr>
              <w:t>in test environment</w:t>
            </w:r>
            <w:r w:rsidRPr="00613B0E">
              <w:rPr>
                <w:color w:val="000000" w:themeColor="text1"/>
                <w:sz w:val="20"/>
                <w:szCs w:val="18"/>
              </w:rPr>
              <w:t>.</w:t>
            </w:r>
          </w:p>
        </w:tc>
        <w:tc>
          <w:tcPr>
            <w:tcW w:w="4928" w:type="dxa"/>
          </w:tcPr>
          <w:p w14:paraId="060EDEDC" w14:textId="29DC9990" w:rsidR="00613B0E" w:rsidRPr="00613B0E" w:rsidRDefault="00E33C7C" w:rsidP="00613B0E">
            <w:pPr>
              <w:jc w:val="both"/>
              <w:rPr>
                <w:color w:val="000000" w:themeColor="text1"/>
                <w:sz w:val="20"/>
                <w:szCs w:val="18"/>
              </w:rPr>
            </w:pPr>
            <w:r w:rsidRPr="00613B0E">
              <w:rPr>
                <w:color w:val="000000" w:themeColor="text1"/>
                <w:sz w:val="20"/>
                <w:szCs w:val="18"/>
              </w:rPr>
              <w:t>Delay in test execution start having a knock-on effect on test closure against planned Test Schedule</w:t>
            </w:r>
          </w:p>
        </w:tc>
      </w:tr>
      <w:tr w:rsidR="00613B0E" w:rsidRPr="00FB2473" w14:paraId="03FE01A3" w14:textId="77777777" w:rsidTr="00F338E9">
        <w:trPr>
          <w:jc w:val="center"/>
        </w:trPr>
        <w:tc>
          <w:tcPr>
            <w:tcW w:w="4585" w:type="dxa"/>
          </w:tcPr>
          <w:p w14:paraId="3A5219FA" w14:textId="01472504" w:rsidR="00613B0E" w:rsidRPr="00613B0E" w:rsidRDefault="00613B0E" w:rsidP="00613B0E">
            <w:pPr>
              <w:jc w:val="both"/>
              <w:rPr>
                <w:color w:val="000000" w:themeColor="text1"/>
                <w:sz w:val="20"/>
                <w:szCs w:val="18"/>
              </w:rPr>
            </w:pPr>
            <w:r w:rsidRPr="00613B0E">
              <w:rPr>
                <w:color w:val="000000" w:themeColor="text1"/>
                <w:sz w:val="20"/>
                <w:szCs w:val="18"/>
              </w:rPr>
              <w:t xml:space="preserve">Defect resolution as per </w:t>
            </w:r>
            <w:r w:rsidR="00750C8E">
              <w:rPr>
                <w:color w:val="000000" w:themeColor="text1"/>
                <w:sz w:val="20"/>
                <w:szCs w:val="18"/>
              </w:rPr>
              <w:t xml:space="preserve">Resolution SLA defined in </w:t>
            </w:r>
            <w:hyperlink w:anchor="_Defect_Severity_Matrix" w:history="1">
              <w:r w:rsidRPr="00613B0E">
                <w:rPr>
                  <w:color w:val="000000" w:themeColor="text1"/>
                  <w:sz w:val="20"/>
                  <w:szCs w:val="18"/>
                </w:rPr>
                <w:t>Defect Matrix</w:t>
              </w:r>
            </w:hyperlink>
          </w:p>
        </w:tc>
        <w:tc>
          <w:tcPr>
            <w:tcW w:w="4928" w:type="dxa"/>
          </w:tcPr>
          <w:p w14:paraId="7ABB717F" w14:textId="01F2A314" w:rsidR="00613B0E" w:rsidRPr="00613B0E" w:rsidRDefault="00613B0E" w:rsidP="00613B0E">
            <w:pPr>
              <w:jc w:val="both"/>
              <w:rPr>
                <w:color w:val="000000" w:themeColor="text1"/>
                <w:sz w:val="20"/>
                <w:szCs w:val="18"/>
              </w:rPr>
            </w:pPr>
            <w:r w:rsidRPr="00613B0E">
              <w:rPr>
                <w:color w:val="000000" w:themeColor="text1"/>
                <w:sz w:val="20"/>
                <w:szCs w:val="18"/>
              </w:rPr>
              <w:t>Delay in retest and closure of defects having a knock-on effect on test closure against planned Test Schedule</w:t>
            </w:r>
          </w:p>
        </w:tc>
      </w:tr>
      <w:tr w:rsidR="00613B0E" w:rsidRPr="00FB2473" w14:paraId="5E54DE27" w14:textId="77777777" w:rsidTr="00F338E9">
        <w:trPr>
          <w:jc w:val="center"/>
        </w:trPr>
        <w:tc>
          <w:tcPr>
            <w:tcW w:w="4585" w:type="dxa"/>
          </w:tcPr>
          <w:p w14:paraId="321E38F9" w14:textId="5E41611F" w:rsidR="00613B0E" w:rsidRPr="00613B0E" w:rsidRDefault="00613B0E" w:rsidP="00613B0E">
            <w:pPr>
              <w:jc w:val="both"/>
              <w:rPr>
                <w:color w:val="000000" w:themeColor="text1"/>
                <w:sz w:val="20"/>
                <w:szCs w:val="18"/>
              </w:rPr>
            </w:pPr>
            <w:r w:rsidRPr="00613B0E">
              <w:rPr>
                <w:color w:val="000000" w:themeColor="text1"/>
                <w:sz w:val="20"/>
                <w:szCs w:val="18"/>
              </w:rPr>
              <w:t>Data</w:t>
            </w:r>
            <w:r w:rsidR="00BD6ABC">
              <w:rPr>
                <w:color w:val="000000" w:themeColor="text1"/>
                <w:sz w:val="20"/>
                <w:szCs w:val="18"/>
              </w:rPr>
              <w:t xml:space="preserve"> quality in test environment </w:t>
            </w:r>
          </w:p>
        </w:tc>
        <w:tc>
          <w:tcPr>
            <w:tcW w:w="4928" w:type="dxa"/>
          </w:tcPr>
          <w:p w14:paraId="4C7C79AE" w14:textId="471EFD7B" w:rsidR="00613B0E" w:rsidRPr="00613B0E" w:rsidRDefault="00294EAA" w:rsidP="00613B0E">
            <w:pPr>
              <w:jc w:val="both"/>
              <w:rPr>
                <w:color w:val="000000" w:themeColor="text1"/>
                <w:sz w:val="20"/>
                <w:szCs w:val="18"/>
              </w:rPr>
            </w:pPr>
            <w:r>
              <w:rPr>
                <w:color w:val="000000" w:themeColor="text1"/>
                <w:sz w:val="20"/>
                <w:szCs w:val="18"/>
              </w:rPr>
              <w:t xml:space="preserve">Bad quality of data can impact the visualizations which can lead to incorrect testing or </w:t>
            </w:r>
            <w:r w:rsidR="00E05A1D">
              <w:rPr>
                <w:color w:val="000000" w:themeColor="text1"/>
                <w:sz w:val="20"/>
                <w:szCs w:val="18"/>
              </w:rPr>
              <w:t>a greater</w:t>
            </w:r>
            <w:r w:rsidR="009C6AA2">
              <w:rPr>
                <w:color w:val="000000" w:themeColor="text1"/>
                <w:sz w:val="20"/>
                <w:szCs w:val="18"/>
              </w:rPr>
              <w:t xml:space="preserve"> number of defects</w:t>
            </w:r>
          </w:p>
        </w:tc>
      </w:tr>
      <w:tr w:rsidR="00182412" w:rsidRPr="00FB2473" w14:paraId="3BFAFF3A" w14:textId="77777777" w:rsidTr="00F338E9">
        <w:trPr>
          <w:jc w:val="center"/>
        </w:trPr>
        <w:tc>
          <w:tcPr>
            <w:tcW w:w="4585" w:type="dxa"/>
          </w:tcPr>
          <w:p w14:paraId="551DB704" w14:textId="3F3F2851" w:rsidR="00182412" w:rsidRPr="00613B0E" w:rsidRDefault="00C0678D" w:rsidP="00613B0E">
            <w:pPr>
              <w:jc w:val="both"/>
              <w:rPr>
                <w:color w:val="000000" w:themeColor="text1"/>
                <w:sz w:val="20"/>
                <w:szCs w:val="18"/>
              </w:rPr>
            </w:pPr>
            <w:r>
              <w:rPr>
                <w:color w:val="000000" w:themeColor="text1"/>
                <w:sz w:val="20"/>
                <w:szCs w:val="18"/>
              </w:rPr>
              <w:t>Having testing resources onboard in time to support test execution</w:t>
            </w:r>
          </w:p>
        </w:tc>
        <w:tc>
          <w:tcPr>
            <w:tcW w:w="4928" w:type="dxa"/>
          </w:tcPr>
          <w:p w14:paraId="7002F196" w14:textId="30FA46D5" w:rsidR="00182412" w:rsidRDefault="00C0678D" w:rsidP="00613B0E">
            <w:pPr>
              <w:jc w:val="both"/>
              <w:rPr>
                <w:color w:val="000000" w:themeColor="text1"/>
                <w:sz w:val="20"/>
                <w:szCs w:val="18"/>
              </w:rPr>
            </w:pPr>
            <w:r>
              <w:rPr>
                <w:color w:val="000000" w:themeColor="text1"/>
                <w:sz w:val="20"/>
                <w:szCs w:val="18"/>
              </w:rPr>
              <w:t xml:space="preserve">Delays in onboarding </w:t>
            </w:r>
            <w:r w:rsidR="00847ABF">
              <w:rPr>
                <w:color w:val="000000" w:themeColor="text1"/>
                <w:sz w:val="20"/>
                <w:szCs w:val="18"/>
              </w:rPr>
              <w:t xml:space="preserve">resources impacts test completion timelines and additional load on existing team members </w:t>
            </w:r>
          </w:p>
        </w:tc>
      </w:tr>
    </w:tbl>
    <w:p w14:paraId="67AC78EE" w14:textId="4F9E1D84" w:rsidR="00FB2473" w:rsidRDefault="00FB2473" w:rsidP="00FB2473">
      <w:pPr>
        <w:rPr>
          <w:sz w:val="22"/>
          <w:szCs w:val="20"/>
        </w:rPr>
      </w:pPr>
    </w:p>
    <w:p w14:paraId="7FDF2E16" w14:textId="5CDAF7E9" w:rsidR="00FB2473" w:rsidRDefault="008853F3" w:rsidP="6ABF5BA6">
      <w:pPr>
        <w:spacing w:after="200" w:line="276" w:lineRule="auto"/>
        <w:rPr>
          <w:sz w:val="22"/>
        </w:rPr>
      </w:pPr>
      <w:r w:rsidRPr="6ABF5BA6">
        <w:rPr>
          <w:sz w:val="22"/>
        </w:rPr>
        <w:br w:type="page"/>
      </w:r>
    </w:p>
    <w:p w14:paraId="100A872F" w14:textId="574248A8" w:rsidR="00FB2473" w:rsidRPr="00352288" w:rsidRDefault="00352288" w:rsidP="00352288">
      <w:pPr>
        <w:pStyle w:val="Heading1"/>
      </w:pPr>
      <w:bookmarkStart w:id="36" w:name="_Toc140573283"/>
      <w:r>
        <w:t>RISKS</w:t>
      </w:r>
      <w:bookmarkEnd w:id="36"/>
    </w:p>
    <w:p w14:paraId="7BC4A00C" w14:textId="35E388D9" w:rsidR="00352288" w:rsidRDefault="00352288" w:rsidP="00FB2473">
      <w:pPr>
        <w:jc w:val="both"/>
        <w:rPr>
          <w:sz w:val="22"/>
          <w:szCs w:val="20"/>
        </w:rPr>
      </w:pPr>
    </w:p>
    <w:tbl>
      <w:tblPr>
        <w:tblW w:w="9865"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929"/>
        <w:gridCol w:w="990"/>
        <w:gridCol w:w="902"/>
        <w:gridCol w:w="1093"/>
        <w:gridCol w:w="1341"/>
        <w:gridCol w:w="1317"/>
        <w:gridCol w:w="1190"/>
        <w:gridCol w:w="797"/>
      </w:tblGrid>
      <w:tr w:rsidR="00A25C70" w:rsidRPr="00C21204" w14:paraId="15B75AE0" w14:textId="268376A5" w:rsidTr="002B29B5">
        <w:trPr>
          <w:cantSplit/>
          <w:trHeight w:val="882"/>
          <w:tblHeader/>
        </w:trPr>
        <w:tc>
          <w:tcPr>
            <w:tcW w:w="1306" w:type="dxa"/>
            <w:shd w:val="clear" w:color="auto" w:fill="FBCE07" w:themeFill="accent1"/>
            <w:vAlign w:val="center"/>
          </w:tcPr>
          <w:p w14:paraId="77F927B9" w14:textId="680B3D69" w:rsidR="00A638B0" w:rsidRPr="00A638B0" w:rsidRDefault="00A638B0" w:rsidP="00352288">
            <w:pPr>
              <w:pStyle w:val="Editorscomments"/>
              <w:spacing w:after="0" w:line="240" w:lineRule="auto"/>
              <w:jc w:val="center"/>
              <w:rPr>
                <w:rFonts w:asciiTheme="minorHAnsi" w:hAnsiTheme="minorHAnsi"/>
                <w:color w:val="auto"/>
                <w:sz w:val="16"/>
                <w:szCs w:val="16"/>
                <w:lang w:val="en-GB"/>
              </w:rPr>
            </w:pPr>
            <w:r w:rsidRPr="00A638B0">
              <w:rPr>
                <w:rFonts w:asciiTheme="minorHAnsi" w:hAnsiTheme="minorHAnsi"/>
                <w:color w:val="auto"/>
                <w:sz w:val="16"/>
                <w:szCs w:val="16"/>
                <w:lang w:val="en-GB"/>
              </w:rPr>
              <w:t>Risk Description</w:t>
            </w:r>
          </w:p>
        </w:tc>
        <w:tc>
          <w:tcPr>
            <w:tcW w:w="929" w:type="dxa"/>
            <w:shd w:val="clear" w:color="auto" w:fill="FBCE07" w:themeFill="accent1"/>
          </w:tcPr>
          <w:p w14:paraId="25098F61" w14:textId="2CF73C77" w:rsidR="00A638B0" w:rsidRPr="00A638B0" w:rsidRDefault="00A638B0" w:rsidP="00352288">
            <w:pPr>
              <w:pStyle w:val="Editorscomments"/>
              <w:spacing w:after="0" w:line="240" w:lineRule="auto"/>
              <w:jc w:val="center"/>
              <w:rPr>
                <w:rFonts w:asciiTheme="minorHAnsi" w:hAnsiTheme="minorHAnsi"/>
                <w:color w:val="auto"/>
                <w:sz w:val="16"/>
                <w:szCs w:val="16"/>
                <w:lang w:val="en-GB"/>
              </w:rPr>
            </w:pPr>
            <w:r w:rsidRPr="00A638B0">
              <w:rPr>
                <w:rFonts w:asciiTheme="minorHAnsi" w:hAnsiTheme="minorHAnsi"/>
                <w:color w:val="auto"/>
                <w:sz w:val="16"/>
                <w:szCs w:val="16"/>
                <w:lang w:val="en-GB"/>
              </w:rPr>
              <w:t>Risk Identified Date</w:t>
            </w:r>
          </w:p>
        </w:tc>
        <w:tc>
          <w:tcPr>
            <w:tcW w:w="0" w:type="auto"/>
            <w:shd w:val="clear" w:color="auto" w:fill="FBCE07" w:themeFill="accent1"/>
          </w:tcPr>
          <w:p w14:paraId="105AC543" w14:textId="62B76642" w:rsidR="00A638B0" w:rsidRPr="00A638B0" w:rsidRDefault="00A638B0" w:rsidP="00352288">
            <w:pPr>
              <w:pStyle w:val="Editorscomments"/>
              <w:spacing w:after="0" w:line="240" w:lineRule="auto"/>
              <w:jc w:val="center"/>
              <w:rPr>
                <w:rFonts w:asciiTheme="minorHAnsi" w:hAnsiTheme="minorHAnsi"/>
                <w:color w:val="auto"/>
                <w:sz w:val="16"/>
                <w:szCs w:val="16"/>
                <w:lang w:val="en-GB"/>
              </w:rPr>
            </w:pPr>
            <w:r w:rsidRPr="00A638B0">
              <w:rPr>
                <w:rFonts w:asciiTheme="minorHAnsi" w:hAnsiTheme="minorHAnsi"/>
                <w:color w:val="auto"/>
                <w:sz w:val="16"/>
                <w:szCs w:val="16"/>
                <w:lang w:val="en-GB"/>
              </w:rPr>
              <w:t>Risk Age (Identified date – Current date)</w:t>
            </w:r>
          </w:p>
        </w:tc>
        <w:tc>
          <w:tcPr>
            <w:tcW w:w="902" w:type="dxa"/>
            <w:shd w:val="clear" w:color="auto" w:fill="FBCE07" w:themeFill="accent1"/>
            <w:vAlign w:val="center"/>
          </w:tcPr>
          <w:p w14:paraId="2C75D4D3" w14:textId="30B5B32D" w:rsidR="00A638B0" w:rsidRPr="00A638B0" w:rsidRDefault="00A638B0" w:rsidP="00352288">
            <w:pPr>
              <w:pStyle w:val="Editorscomments"/>
              <w:spacing w:after="0" w:line="240" w:lineRule="auto"/>
              <w:jc w:val="center"/>
              <w:rPr>
                <w:rFonts w:asciiTheme="minorHAnsi" w:hAnsiTheme="minorHAnsi"/>
                <w:color w:val="auto"/>
                <w:sz w:val="16"/>
                <w:szCs w:val="16"/>
                <w:lang w:val="en-GB"/>
              </w:rPr>
            </w:pPr>
            <w:r w:rsidRPr="00A638B0">
              <w:rPr>
                <w:rFonts w:asciiTheme="minorHAnsi" w:hAnsiTheme="minorHAnsi"/>
                <w:color w:val="auto"/>
                <w:sz w:val="16"/>
                <w:szCs w:val="16"/>
                <w:lang w:val="en-GB"/>
              </w:rPr>
              <w:t>Risk Impact</w:t>
            </w:r>
            <w:r w:rsidR="00796A88">
              <w:rPr>
                <w:rFonts w:asciiTheme="minorHAnsi" w:hAnsiTheme="minorHAnsi"/>
                <w:color w:val="auto"/>
                <w:sz w:val="16"/>
                <w:szCs w:val="16"/>
                <w:lang w:val="en-GB"/>
              </w:rPr>
              <w:t xml:space="preserve"> </w:t>
            </w:r>
            <w:r w:rsidRPr="00A638B0">
              <w:rPr>
                <w:rFonts w:asciiTheme="minorHAnsi" w:hAnsiTheme="minorHAnsi"/>
                <w:color w:val="auto"/>
                <w:sz w:val="16"/>
                <w:szCs w:val="16"/>
                <w:lang w:val="en-GB"/>
              </w:rPr>
              <w:t>(H/M/L)</w:t>
            </w:r>
          </w:p>
        </w:tc>
        <w:tc>
          <w:tcPr>
            <w:tcW w:w="1093" w:type="dxa"/>
            <w:shd w:val="clear" w:color="auto" w:fill="FBCE07" w:themeFill="accent1"/>
            <w:vAlign w:val="center"/>
          </w:tcPr>
          <w:p w14:paraId="3F727CCB" w14:textId="0980E3F4" w:rsidR="00A638B0" w:rsidRPr="00A638B0" w:rsidRDefault="00A638B0" w:rsidP="00352288">
            <w:pPr>
              <w:pStyle w:val="Editorscomments"/>
              <w:spacing w:after="0" w:line="240" w:lineRule="auto"/>
              <w:jc w:val="center"/>
              <w:rPr>
                <w:rFonts w:asciiTheme="minorHAnsi" w:hAnsiTheme="minorHAnsi"/>
                <w:color w:val="auto"/>
                <w:sz w:val="16"/>
                <w:szCs w:val="16"/>
                <w:lang w:val="en-GB"/>
              </w:rPr>
            </w:pPr>
            <w:r w:rsidRPr="00A638B0">
              <w:rPr>
                <w:rFonts w:asciiTheme="minorHAnsi" w:hAnsiTheme="minorHAnsi"/>
                <w:color w:val="auto"/>
                <w:sz w:val="16"/>
                <w:szCs w:val="16"/>
                <w:lang w:val="en-GB"/>
              </w:rPr>
              <w:t>Risk Probability</w:t>
            </w:r>
            <w:r w:rsidR="00796A88">
              <w:rPr>
                <w:rFonts w:asciiTheme="minorHAnsi" w:hAnsiTheme="minorHAnsi"/>
                <w:color w:val="auto"/>
                <w:sz w:val="16"/>
                <w:szCs w:val="16"/>
                <w:lang w:val="en-GB"/>
              </w:rPr>
              <w:t xml:space="preserve"> </w:t>
            </w:r>
            <w:r w:rsidRPr="00A638B0">
              <w:rPr>
                <w:rFonts w:asciiTheme="minorHAnsi" w:hAnsiTheme="minorHAnsi"/>
                <w:color w:val="auto"/>
                <w:sz w:val="16"/>
                <w:szCs w:val="16"/>
                <w:lang w:val="en-GB"/>
              </w:rPr>
              <w:t>(H/M/L)</w:t>
            </w:r>
          </w:p>
        </w:tc>
        <w:tc>
          <w:tcPr>
            <w:tcW w:w="1341" w:type="dxa"/>
            <w:shd w:val="clear" w:color="auto" w:fill="FBCE07" w:themeFill="accent1"/>
            <w:vAlign w:val="center"/>
          </w:tcPr>
          <w:p w14:paraId="262A3EEE" w14:textId="31FC264A" w:rsidR="00A638B0" w:rsidRPr="00A638B0" w:rsidRDefault="00A638B0" w:rsidP="00352288">
            <w:pPr>
              <w:pStyle w:val="Editorscomments"/>
              <w:spacing w:after="0" w:line="240" w:lineRule="auto"/>
              <w:jc w:val="center"/>
              <w:rPr>
                <w:rFonts w:asciiTheme="minorHAnsi" w:hAnsiTheme="minorHAnsi"/>
                <w:color w:val="auto"/>
                <w:sz w:val="16"/>
                <w:szCs w:val="16"/>
                <w:lang w:val="en-GB"/>
              </w:rPr>
            </w:pPr>
            <w:r w:rsidRPr="00A638B0">
              <w:rPr>
                <w:rFonts w:asciiTheme="minorHAnsi" w:hAnsiTheme="minorHAnsi"/>
                <w:color w:val="auto"/>
                <w:sz w:val="16"/>
                <w:szCs w:val="16"/>
                <w:lang w:val="en-GB"/>
              </w:rPr>
              <w:t>Risk Rating(H/M/L)</w:t>
            </w:r>
          </w:p>
        </w:tc>
        <w:tc>
          <w:tcPr>
            <w:tcW w:w="1317" w:type="dxa"/>
            <w:shd w:val="clear" w:color="auto" w:fill="FBCE07" w:themeFill="accent1"/>
            <w:vAlign w:val="center"/>
          </w:tcPr>
          <w:p w14:paraId="3DBCF95E" w14:textId="77777777" w:rsidR="00A638B0" w:rsidRPr="00A638B0" w:rsidRDefault="00A638B0" w:rsidP="00352288">
            <w:pPr>
              <w:pStyle w:val="Editorscomments"/>
              <w:spacing w:after="0" w:line="240" w:lineRule="auto"/>
              <w:jc w:val="center"/>
              <w:rPr>
                <w:rFonts w:asciiTheme="minorHAnsi" w:hAnsiTheme="minorHAnsi"/>
                <w:color w:val="auto"/>
                <w:sz w:val="16"/>
                <w:szCs w:val="16"/>
                <w:lang w:val="en-GB"/>
              </w:rPr>
            </w:pPr>
            <w:r w:rsidRPr="00A638B0">
              <w:rPr>
                <w:rFonts w:asciiTheme="minorHAnsi" w:hAnsiTheme="minorHAnsi"/>
                <w:color w:val="auto"/>
                <w:sz w:val="16"/>
                <w:szCs w:val="16"/>
                <w:lang w:val="en-GB"/>
              </w:rPr>
              <w:t>Mitigation Strategy</w:t>
            </w:r>
          </w:p>
        </w:tc>
        <w:tc>
          <w:tcPr>
            <w:tcW w:w="0" w:type="auto"/>
            <w:shd w:val="clear" w:color="auto" w:fill="FBCE07" w:themeFill="accent1"/>
          </w:tcPr>
          <w:p w14:paraId="449AD6A8" w14:textId="634CD2DC" w:rsidR="00A638B0" w:rsidRPr="00A638B0" w:rsidRDefault="00844F94" w:rsidP="00352288">
            <w:pPr>
              <w:pStyle w:val="Editorscomments"/>
              <w:spacing w:after="0" w:line="240" w:lineRule="auto"/>
              <w:jc w:val="center"/>
              <w:rPr>
                <w:rFonts w:asciiTheme="minorHAnsi" w:hAnsiTheme="minorHAnsi"/>
                <w:color w:val="auto"/>
                <w:sz w:val="16"/>
                <w:szCs w:val="16"/>
                <w:lang w:val="en-GB"/>
              </w:rPr>
            </w:pPr>
            <w:r>
              <w:rPr>
                <w:rFonts w:asciiTheme="minorHAnsi" w:hAnsiTheme="minorHAnsi"/>
                <w:color w:val="auto"/>
                <w:sz w:val="16"/>
                <w:szCs w:val="16"/>
                <w:lang w:val="en-GB"/>
              </w:rPr>
              <w:t>Contingency Plan</w:t>
            </w:r>
          </w:p>
        </w:tc>
        <w:tc>
          <w:tcPr>
            <w:tcW w:w="797" w:type="dxa"/>
            <w:shd w:val="clear" w:color="auto" w:fill="FBCE07" w:themeFill="accent1"/>
          </w:tcPr>
          <w:p w14:paraId="1C6B6A11" w14:textId="08BF352A" w:rsidR="00A638B0" w:rsidRPr="000E4C9C" w:rsidRDefault="00844F94" w:rsidP="00352288">
            <w:pPr>
              <w:pStyle w:val="Editorscomments"/>
              <w:spacing w:after="0" w:line="240" w:lineRule="auto"/>
              <w:jc w:val="center"/>
              <w:rPr>
                <w:rFonts w:asciiTheme="minorHAnsi" w:hAnsiTheme="minorHAnsi"/>
                <w:color w:val="auto"/>
                <w:sz w:val="18"/>
                <w:szCs w:val="18"/>
                <w:lang w:val="en-GB"/>
              </w:rPr>
            </w:pPr>
            <w:r w:rsidRPr="00A638B0">
              <w:rPr>
                <w:rFonts w:asciiTheme="minorHAnsi" w:hAnsiTheme="minorHAnsi"/>
                <w:color w:val="auto"/>
                <w:sz w:val="16"/>
                <w:szCs w:val="16"/>
                <w:lang w:val="en-GB"/>
              </w:rPr>
              <w:t>Risk Owner (Role in the Project)</w:t>
            </w:r>
          </w:p>
        </w:tc>
      </w:tr>
      <w:tr w:rsidR="00A25C70" w:rsidRPr="00C21204" w14:paraId="668F89FD" w14:textId="294E6FA0" w:rsidTr="002B29B5">
        <w:trPr>
          <w:cantSplit/>
          <w:trHeight w:val="247"/>
        </w:trPr>
        <w:tc>
          <w:tcPr>
            <w:tcW w:w="1306" w:type="dxa"/>
            <w:vAlign w:val="center"/>
          </w:tcPr>
          <w:p w14:paraId="3626010B" w14:textId="531D1939" w:rsidR="00A638B0" w:rsidRPr="006F5E21" w:rsidRDefault="00845441" w:rsidP="00006A7C">
            <w:pPr>
              <w:pStyle w:val="Editorscomments"/>
              <w:spacing w:after="0" w:line="240" w:lineRule="auto"/>
              <w:rPr>
                <w:rFonts w:asciiTheme="minorHAnsi" w:hAnsiTheme="minorHAnsi"/>
                <w:b w:val="0"/>
                <w:color w:val="0070C0"/>
                <w:sz w:val="16"/>
                <w:szCs w:val="16"/>
                <w:lang w:val="en-GB"/>
              </w:rPr>
            </w:pPr>
            <w:r w:rsidRPr="006F5E21">
              <w:rPr>
                <w:rFonts w:asciiTheme="minorHAnsi" w:hAnsiTheme="minorHAnsi"/>
                <w:b w:val="0"/>
                <w:color w:val="auto"/>
                <w:sz w:val="16"/>
                <w:szCs w:val="16"/>
                <w:lang w:val="en-GB"/>
              </w:rPr>
              <w:t>Changing Requirements</w:t>
            </w:r>
          </w:p>
        </w:tc>
        <w:tc>
          <w:tcPr>
            <w:tcW w:w="929" w:type="dxa"/>
          </w:tcPr>
          <w:p w14:paraId="686C433E" w14:textId="4264A5C2" w:rsidR="00A638B0" w:rsidRPr="006F5E21" w:rsidRDefault="00B061EB" w:rsidP="00352288">
            <w:pPr>
              <w:pStyle w:val="Editorscomments"/>
              <w:spacing w:after="0" w:line="240" w:lineRule="auto"/>
              <w:jc w:val="center"/>
              <w:rPr>
                <w:rFonts w:asciiTheme="minorHAnsi" w:hAnsiTheme="minorHAnsi"/>
                <w:b w:val="0"/>
                <w:color w:val="auto"/>
                <w:sz w:val="16"/>
                <w:szCs w:val="16"/>
                <w:lang w:val="en-GB"/>
              </w:rPr>
            </w:pPr>
            <w:r w:rsidRPr="006F5E21">
              <w:rPr>
                <w:rFonts w:asciiTheme="minorHAnsi" w:hAnsiTheme="minorHAnsi"/>
                <w:b w:val="0"/>
                <w:color w:val="auto"/>
                <w:sz w:val="16"/>
                <w:szCs w:val="16"/>
                <w:lang w:val="en-GB"/>
              </w:rPr>
              <w:t>17</w:t>
            </w:r>
            <w:r w:rsidRPr="006F5E21">
              <w:rPr>
                <w:rFonts w:asciiTheme="minorHAnsi" w:hAnsiTheme="minorHAnsi"/>
                <w:b w:val="0"/>
                <w:color w:val="auto"/>
                <w:sz w:val="16"/>
                <w:szCs w:val="16"/>
                <w:vertAlign w:val="superscript"/>
                <w:lang w:val="en-GB"/>
              </w:rPr>
              <w:t>th</w:t>
            </w:r>
            <w:r w:rsidRPr="006F5E21">
              <w:rPr>
                <w:rFonts w:asciiTheme="minorHAnsi" w:hAnsiTheme="minorHAnsi"/>
                <w:b w:val="0"/>
                <w:color w:val="auto"/>
                <w:sz w:val="16"/>
                <w:szCs w:val="16"/>
                <w:lang w:val="en-GB"/>
              </w:rPr>
              <w:t xml:space="preserve"> Jul’23</w:t>
            </w:r>
          </w:p>
        </w:tc>
        <w:tc>
          <w:tcPr>
            <w:tcW w:w="0" w:type="auto"/>
          </w:tcPr>
          <w:p w14:paraId="5A676C85" w14:textId="6CBB4B6A" w:rsidR="00A638B0" w:rsidRPr="006F5E21" w:rsidRDefault="00006A7C" w:rsidP="00352288">
            <w:pPr>
              <w:pStyle w:val="Editorscomments"/>
              <w:spacing w:after="0" w:line="240" w:lineRule="auto"/>
              <w:jc w:val="center"/>
              <w:rPr>
                <w:rFonts w:asciiTheme="minorHAnsi" w:hAnsiTheme="minorHAnsi"/>
                <w:b w:val="0"/>
                <w:color w:val="auto"/>
                <w:sz w:val="16"/>
                <w:szCs w:val="16"/>
                <w:lang w:val="en-GB"/>
              </w:rPr>
            </w:pPr>
            <w:r w:rsidRPr="006F5E21">
              <w:rPr>
                <w:rFonts w:asciiTheme="minorHAnsi" w:hAnsiTheme="minorHAnsi"/>
                <w:b w:val="0"/>
                <w:color w:val="auto"/>
                <w:sz w:val="16"/>
                <w:szCs w:val="16"/>
                <w:lang w:val="en-GB"/>
              </w:rPr>
              <w:t>0</w:t>
            </w:r>
          </w:p>
        </w:tc>
        <w:tc>
          <w:tcPr>
            <w:tcW w:w="902" w:type="dxa"/>
            <w:vAlign w:val="center"/>
          </w:tcPr>
          <w:p w14:paraId="6B02C947" w14:textId="30D109DD" w:rsidR="00A638B0" w:rsidRPr="006F5E21" w:rsidRDefault="006C5C49" w:rsidP="00352288">
            <w:pPr>
              <w:pStyle w:val="Editorscomments"/>
              <w:spacing w:after="0" w:line="240" w:lineRule="auto"/>
              <w:jc w:val="center"/>
              <w:rPr>
                <w:rFonts w:asciiTheme="minorHAnsi" w:hAnsiTheme="minorHAnsi"/>
                <w:b w:val="0"/>
                <w:color w:val="auto"/>
                <w:sz w:val="16"/>
                <w:szCs w:val="16"/>
                <w:lang w:val="en-GB"/>
              </w:rPr>
            </w:pPr>
            <w:r w:rsidRPr="006F5E21">
              <w:rPr>
                <w:rFonts w:asciiTheme="minorHAnsi" w:hAnsiTheme="minorHAnsi"/>
                <w:b w:val="0"/>
                <w:color w:val="auto"/>
                <w:sz w:val="16"/>
                <w:szCs w:val="16"/>
                <w:lang w:val="en-GB"/>
              </w:rPr>
              <w:t>H</w:t>
            </w:r>
          </w:p>
        </w:tc>
        <w:tc>
          <w:tcPr>
            <w:tcW w:w="1093" w:type="dxa"/>
            <w:vAlign w:val="center"/>
          </w:tcPr>
          <w:p w14:paraId="64F0912B" w14:textId="6D341589" w:rsidR="00A638B0" w:rsidRPr="006F5E21" w:rsidRDefault="00CC3ACC" w:rsidP="00352288">
            <w:pPr>
              <w:pStyle w:val="Editorscomments"/>
              <w:spacing w:after="0" w:line="240" w:lineRule="auto"/>
              <w:jc w:val="center"/>
              <w:rPr>
                <w:rFonts w:asciiTheme="minorHAnsi" w:hAnsiTheme="minorHAnsi"/>
                <w:b w:val="0"/>
                <w:color w:val="auto"/>
                <w:sz w:val="16"/>
                <w:szCs w:val="16"/>
                <w:lang w:val="en-GB"/>
              </w:rPr>
            </w:pPr>
            <w:r w:rsidRPr="006F5E21">
              <w:rPr>
                <w:rFonts w:asciiTheme="minorHAnsi" w:hAnsiTheme="minorHAnsi"/>
                <w:b w:val="0"/>
                <w:color w:val="auto"/>
                <w:sz w:val="16"/>
                <w:szCs w:val="16"/>
                <w:lang w:val="en-GB"/>
              </w:rPr>
              <w:t>M</w:t>
            </w:r>
          </w:p>
        </w:tc>
        <w:tc>
          <w:tcPr>
            <w:tcW w:w="1341" w:type="dxa"/>
            <w:vAlign w:val="center"/>
          </w:tcPr>
          <w:p w14:paraId="7BFDF981" w14:textId="022B0935" w:rsidR="00A638B0" w:rsidRPr="006F5E21" w:rsidRDefault="00CC3ACC" w:rsidP="00352288">
            <w:pPr>
              <w:pStyle w:val="Editorscomments"/>
              <w:spacing w:after="0" w:line="240" w:lineRule="auto"/>
              <w:jc w:val="center"/>
              <w:rPr>
                <w:rFonts w:asciiTheme="minorHAnsi" w:hAnsiTheme="minorHAnsi"/>
                <w:b w:val="0"/>
                <w:color w:val="auto"/>
                <w:sz w:val="16"/>
                <w:szCs w:val="16"/>
                <w:lang w:val="en-GB"/>
              </w:rPr>
            </w:pPr>
            <w:r w:rsidRPr="006F5E21">
              <w:rPr>
                <w:rFonts w:asciiTheme="minorHAnsi" w:hAnsiTheme="minorHAnsi"/>
                <w:b w:val="0"/>
                <w:color w:val="auto"/>
                <w:sz w:val="16"/>
                <w:szCs w:val="16"/>
                <w:lang w:val="en-GB"/>
              </w:rPr>
              <w:t>H</w:t>
            </w:r>
          </w:p>
        </w:tc>
        <w:tc>
          <w:tcPr>
            <w:tcW w:w="1317" w:type="dxa"/>
            <w:vAlign w:val="center"/>
          </w:tcPr>
          <w:p w14:paraId="5959D6BA" w14:textId="345D349F" w:rsidR="00A638B0" w:rsidRPr="006F5E21" w:rsidRDefault="00A1415D" w:rsidP="006771C0">
            <w:pPr>
              <w:pStyle w:val="Editorscomments"/>
              <w:spacing w:after="0" w:line="240" w:lineRule="auto"/>
              <w:rPr>
                <w:rFonts w:asciiTheme="minorHAnsi" w:hAnsiTheme="minorHAnsi"/>
                <w:b w:val="0"/>
                <w:color w:val="auto"/>
                <w:sz w:val="16"/>
                <w:szCs w:val="16"/>
                <w:lang w:val="en-GB"/>
              </w:rPr>
            </w:pPr>
            <w:r w:rsidRPr="006F5E21">
              <w:rPr>
                <w:rFonts w:asciiTheme="minorHAnsi" w:hAnsiTheme="minorHAnsi"/>
                <w:b w:val="0"/>
                <w:color w:val="auto"/>
                <w:sz w:val="16"/>
                <w:szCs w:val="16"/>
                <w:lang w:val="en-GB"/>
              </w:rPr>
              <w:t xml:space="preserve">Regular connect </w:t>
            </w:r>
            <w:r w:rsidR="00006A7C" w:rsidRPr="006F5E21">
              <w:rPr>
                <w:rFonts w:asciiTheme="minorHAnsi" w:hAnsiTheme="minorHAnsi"/>
                <w:b w:val="0"/>
                <w:color w:val="auto"/>
                <w:sz w:val="16"/>
                <w:szCs w:val="16"/>
                <w:lang w:val="en-GB"/>
              </w:rPr>
              <w:t>with BAs</w:t>
            </w:r>
            <w:r w:rsidR="00F02542" w:rsidRPr="006F5E21">
              <w:rPr>
                <w:rFonts w:asciiTheme="minorHAnsi" w:hAnsiTheme="minorHAnsi"/>
                <w:b w:val="0"/>
                <w:color w:val="auto"/>
                <w:sz w:val="16"/>
                <w:szCs w:val="16"/>
                <w:lang w:val="en-GB"/>
              </w:rPr>
              <w:t xml:space="preserve"> </w:t>
            </w:r>
            <w:r w:rsidRPr="006F5E21">
              <w:rPr>
                <w:rFonts w:asciiTheme="minorHAnsi" w:hAnsiTheme="minorHAnsi"/>
                <w:b w:val="0"/>
                <w:color w:val="auto"/>
                <w:sz w:val="16"/>
                <w:szCs w:val="16"/>
                <w:lang w:val="en-GB"/>
              </w:rPr>
              <w:t>to understand requirement scope/changes</w:t>
            </w:r>
          </w:p>
        </w:tc>
        <w:tc>
          <w:tcPr>
            <w:tcW w:w="0" w:type="auto"/>
          </w:tcPr>
          <w:p w14:paraId="6CB08EA4" w14:textId="4D331266" w:rsidR="00A638B0" w:rsidRPr="006F5E21" w:rsidRDefault="00193C0F" w:rsidP="006771C0">
            <w:pPr>
              <w:pStyle w:val="Editorscomments"/>
              <w:spacing w:after="0" w:line="240" w:lineRule="auto"/>
              <w:rPr>
                <w:rFonts w:asciiTheme="minorHAnsi" w:hAnsiTheme="minorHAnsi"/>
                <w:b w:val="0"/>
                <w:color w:val="auto"/>
                <w:sz w:val="16"/>
                <w:szCs w:val="16"/>
                <w:lang w:val="en-GB"/>
              </w:rPr>
            </w:pPr>
            <w:r w:rsidRPr="006F5E21">
              <w:rPr>
                <w:rFonts w:asciiTheme="minorHAnsi" w:hAnsiTheme="minorHAnsi"/>
                <w:b w:val="0"/>
                <w:color w:val="auto"/>
                <w:sz w:val="16"/>
                <w:szCs w:val="16"/>
                <w:lang w:val="en-GB"/>
              </w:rPr>
              <w:t>Walkthr</w:t>
            </w:r>
            <w:r w:rsidR="009A5899" w:rsidRPr="006F5E21">
              <w:rPr>
                <w:rFonts w:asciiTheme="minorHAnsi" w:hAnsiTheme="minorHAnsi"/>
                <w:b w:val="0"/>
                <w:color w:val="auto"/>
                <w:sz w:val="16"/>
                <w:szCs w:val="16"/>
                <w:lang w:val="en-GB"/>
              </w:rPr>
              <w:t>ough</w:t>
            </w:r>
            <w:r w:rsidRPr="006F5E21">
              <w:rPr>
                <w:rFonts w:asciiTheme="minorHAnsi" w:hAnsiTheme="minorHAnsi"/>
                <w:b w:val="0"/>
                <w:color w:val="auto"/>
                <w:sz w:val="16"/>
                <w:szCs w:val="16"/>
                <w:lang w:val="en-GB"/>
              </w:rPr>
              <w:t xml:space="preserve"> test coverage with BAs to identify </w:t>
            </w:r>
            <w:r w:rsidR="00346EE4" w:rsidRPr="006F5E21">
              <w:rPr>
                <w:rFonts w:asciiTheme="minorHAnsi" w:hAnsiTheme="minorHAnsi"/>
                <w:b w:val="0"/>
                <w:color w:val="auto"/>
                <w:sz w:val="16"/>
                <w:szCs w:val="16"/>
                <w:lang w:val="en-GB"/>
              </w:rPr>
              <w:t>impact area and rework</w:t>
            </w:r>
            <w:r w:rsidRPr="006F5E21">
              <w:rPr>
                <w:rFonts w:asciiTheme="minorHAnsi" w:hAnsiTheme="minorHAnsi"/>
                <w:b w:val="0"/>
                <w:color w:val="auto"/>
                <w:sz w:val="16"/>
                <w:szCs w:val="16"/>
                <w:lang w:val="en-GB"/>
              </w:rPr>
              <w:t xml:space="preserve"> </w:t>
            </w:r>
          </w:p>
        </w:tc>
        <w:tc>
          <w:tcPr>
            <w:tcW w:w="797" w:type="dxa"/>
          </w:tcPr>
          <w:p w14:paraId="411D03F9" w14:textId="1693C0D5" w:rsidR="00A638B0" w:rsidRPr="00C62397" w:rsidRDefault="00A25C70" w:rsidP="00352288">
            <w:pPr>
              <w:pStyle w:val="Editorscomments"/>
              <w:spacing w:after="0" w:line="240" w:lineRule="auto"/>
              <w:jc w:val="center"/>
              <w:rPr>
                <w:rFonts w:asciiTheme="minorHAnsi" w:hAnsiTheme="minorHAnsi"/>
                <w:b w:val="0"/>
                <w:color w:val="auto"/>
                <w:sz w:val="16"/>
                <w:szCs w:val="16"/>
                <w:lang w:val="en-GB"/>
              </w:rPr>
            </w:pPr>
            <w:r w:rsidRPr="00C62397">
              <w:rPr>
                <w:rFonts w:asciiTheme="minorHAnsi" w:hAnsiTheme="minorHAnsi"/>
                <w:b w:val="0"/>
                <w:color w:val="auto"/>
                <w:sz w:val="16"/>
                <w:szCs w:val="16"/>
                <w:lang w:val="en-GB"/>
              </w:rPr>
              <w:t>BA</w:t>
            </w:r>
          </w:p>
        </w:tc>
      </w:tr>
      <w:tr w:rsidR="00A25C70" w:rsidRPr="00C21204" w14:paraId="328507C0" w14:textId="0F8EA7BC" w:rsidTr="002B29B5">
        <w:trPr>
          <w:cantSplit/>
          <w:trHeight w:val="239"/>
        </w:trPr>
        <w:tc>
          <w:tcPr>
            <w:tcW w:w="1306" w:type="dxa"/>
            <w:vAlign w:val="center"/>
          </w:tcPr>
          <w:p w14:paraId="2BADA8BF" w14:textId="209CD873" w:rsidR="00A638B0" w:rsidRPr="006F5E21" w:rsidRDefault="00243A13" w:rsidP="006F5E21">
            <w:pPr>
              <w:pStyle w:val="Editorscomments"/>
              <w:spacing w:after="0" w:line="240" w:lineRule="auto"/>
              <w:rPr>
                <w:rFonts w:asciiTheme="minorHAnsi" w:hAnsiTheme="minorHAnsi"/>
                <w:b w:val="0"/>
                <w:color w:val="auto"/>
                <w:sz w:val="16"/>
                <w:szCs w:val="16"/>
                <w:lang w:val="en-GB"/>
              </w:rPr>
            </w:pPr>
            <w:r w:rsidRPr="006F5E21">
              <w:rPr>
                <w:rFonts w:asciiTheme="minorHAnsi" w:hAnsiTheme="minorHAnsi"/>
                <w:b w:val="0"/>
                <w:color w:val="auto"/>
                <w:sz w:val="16"/>
                <w:szCs w:val="16"/>
                <w:lang w:val="en-GB"/>
              </w:rPr>
              <w:t>Lack of communication</w:t>
            </w:r>
          </w:p>
        </w:tc>
        <w:tc>
          <w:tcPr>
            <w:tcW w:w="929" w:type="dxa"/>
          </w:tcPr>
          <w:p w14:paraId="0CDCF1BB" w14:textId="0B192432" w:rsidR="00A638B0" w:rsidRPr="006F5E21" w:rsidRDefault="006F5E21" w:rsidP="00352288">
            <w:pPr>
              <w:pStyle w:val="Editorscomments"/>
              <w:spacing w:after="0" w:line="240" w:lineRule="auto"/>
              <w:jc w:val="center"/>
              <w:rPr>
                <w:rFonts w:asciiTheme="minorHAnsi" w:hAnsiTheme="minorHAnsi"/>
                <w:b w:val="0"/>
                <w:color w:val="auto"/>
                <w:sz w:val="16"/>
                <w:szCs w:val="16"/>
                <w:u w:val="single"/>
                <w:lang w:val="en-GB"/>
              </w:rPr>
            </w:pPr>
            <w:r w:rsidRPr="006F5E21">
              <w:rPr>
                <w:rFonts w:asciiTheme="minorHAnsi" w:hAnsiTheme="minorHAnsi"/>
                <w:b w:val="0"/>
                <w:color w:val="auto"/>
                <w:sz w:val="16"/>
                <w:szCs w:val="16"/>
                <w:u w:val="single"/>
                <w:lang w:val="en-GB"/>
              </w:rPr>
              <w:t>17</w:t>
            </w:r>
            <w:r w:rsidRPr="006F5E21">
              <w:rPr>
                <w:rFonts w:asciiTheme="minorHAnsi" w:hAnsiTheme="minorHAnsi"/>
                <w:b w:val="0"/>
                <w:color w:val="auto"/>
                <w:sz w:val="16"/>
                <w:szCs w:val="16"/>
                <w:u w:val="single"/>
                <w:vertAlign w:val="superscript"/>
                <w:lang w:val="en-GB"/>
              </w:rPr>
              <w:t>th</w:t>
            </w:r>
            <w:r>
              <w:rPr>
                <w:rFonts w:asciiTheme="minorHAnsi" w:hAnsiTheme="minorHAnsi"/>
                <w:b w:val="0"/>
                <w:color w:val="auto"/>
                <w:sz w:val="16"/>
                <w:szCs w:val="16"/>
                <w:u w:val="single"/>
                <w:vertAlign w:val="superscript"/>
                <w:lang w:val="en-GB"/>
              </w:rPr>
              <w:t xml:space="preserve"> </w:t>
            </w:r>
            <w:r w:rsidRPr="006F5E21">
              <w:rPr>
                <w:rFonts w:asciiTheme="minorHAnsi" w:hAnsiTheme="minorHAnsi"/>
                <w:b w:val="0"/>
                <w:color w:val="auto"/>
                <w:sz w:val="16"/>
                <w:szCs w:val="16"/>
                <w:u w:val="single"/>
                <w:lang w:val="en-GB"/>
              </w:rPr>
              <w:t>Jul’23</w:t>
            </w:r>
          </w:p>
        </w:tc>
        <w:tc>
          <w:tcPr>
            <w:tcW w:w="0" w:type="auto"/>
          </w:tcPr>
          <w:p w14:paraId="10542CCA" w14:textId="410AFB99" w:rsidR="00A638B0" w:rsidRPr="006F5E21" w:rsidRDefault="0033714F" w:rsidP="00352288">
            <w:pPr>
              <w:pStyle w:val="Editorscomments"/>
              <w:spacing w:after="0" w:line="240" w:lineRule="auto"/>
              <w:jc w:val="center"/>
              <w:rPr>
                <w:rFonts w:asciiTheme="minorHAnsi" w:hAnsiTheme="minorHAnsi"/>
                <w:b w:val="0"/>
                <w:color w:val="auto"/>
                <w:sz w:val="16"/>
                <w:szCs w:val="16"/>
                <w:u w:val="single"/>
                <w:lang w:val="en-GB"/>
              </w:rPr>
            </w:pPr>
            <w:r>
              <w:rPr>
                <w:rFonts w:asciiTheme="minorHAnsi" w:hAnsiTheme="minorHAnsi"/>
                <w:b w:val="0"/>
                <w:color w:val="auto"/>
                <w:sz w:val="16"/>
                <w:szCs w:val="16"/>
                <w:u w:val="single"/>
                <w:lang w:val="en-GB"/>
              </w:rPr>
              <w:t>0</w:t>
            </w:r>
          </w:p>
        </w:tc>
        <w:tc>
          <w:tcPr>
            <w:tcW w:w="902" w:type="dxa"/>
            <w:vAlign w:val="center"/>
          </w:tcPr>
          <w:p w14:paraId="402F6833" w14:textId="5D62E6D6" w:rsidR="00A638B0" w:rsidRPr="006F5E21" w:rsidRDefault="0033714F" w:rsidP="00352288">
            <w:pPr>
              <w:pStyle w:val="Editorscomments"/>
              <w:spacing w:after="0" w:line="240" w:lineRule="auto"/>
              <w:jc w:val="center"/>
              <w:rPr>
                <w:rFonts w:asciiTheme="minorHAnsi" w:hAnsiTheme="minorHAnsi"/>
                <w:b w:val="0"/>
                <w:color w:val="auto"/>
                <w:sz w:val="16"/>
                <w:szCs w:val="16"/>
                <w:u w:val="single"/>
                <w:lang w:val="en-GB"/>
              </w:rPr>
            </w:pPr>
            <w:r>
              <w:rPr>
                <w:rFonts w:asciiTheme="minorHAnsi" w:hAnsiTheme="minorHAnsi"/>
                <w:b w:val="0"/>
                <w:color w:val="auto"/>
                <w:sz w:val="16"/>
                <w:szCs w:val="16"/>
                <w:u w:val="single"/>
                <w:lang w:val="en-GB"/>
              </w:rPr>
              <w:t>M</w:t>
            </w:r>
          </w:p>
        </w:tc>
        <w:tc>
          <w:tcPr>
            <w:tcW w:w="1093" w:type="dxa"/>
            <w:vAlign w:val="center"/>
          </w:tcPr>
          <w:p w14:paraId="75BD4AEF" w14:textId="363E79CF" w:rsidR="00A638B0" w:rsidRPr="006F5E21" w:rsidRDefault="0033714F" w:rsidP="00352288">
            <w:pPr>
              <w:pStyle w:val="Editorscomments"/>
              <w:spacing w:after="0" w:line="240" w:lineRule="auto"/>
              <w:jc w:val="center"/>
              <w:rPr>
                <w:rFonts w:asciiTheme="minorHAnsi" w:hAnsiTheme="minorHAnsi"/>
                <w:b w:val="0"/>
                <w:color w:val="auto"/>
                <w:sz w:val="16"/>
                <w:szCs w:val="16"/>
                <w:lang w:val="en-GB"/>
              </w:rPr>
            </w:pPr>
            <w:r>
              <w:rPr>
                <w:rFonts w:asciiTheme="minorHAnsi" w:hAnsiTheme="minorHAnsi"/>
                <w:b w:val="0"/>
                <w:color w:val="auto"/>
                <w:sz w:val="16"/>
                <w:szCs w:val="16"/>
                <w:lang w:val="en-GB"/>
              </w:rPr>
              <w:t>M</w:t>
            </w:r>
          </w:p>
        </w:tc>
        <w:tc>
          <w:tcPr>
            <w:tcW w:w="1341" w:type="dxa"/>
            <w:vAlign w:val="center"/>
          </w:tcPr>
          <w:p w14:paraId="79F0ADEE" w14:textId="15D3BA6A" w:rsidR="00A638B0" w:rsidRPr="006F5E21" w:rsidRDefault="0033714F" w:rsidP="00352288">
            <w:pPr>
              <w:pStyle w:val="Editorscomments"/>
              <w:spacing w:after="0" w:line="240" w:lineRule="auto"/>
              <w:jc w:val="center"/>
              <w:rPr>
                <w:rFonts w:asciiTheme="minorHAnsi" w:hAnsiTheme="minorHAnsi"/>
                <w:b w:val="0"/>
                <w:color w:val="auto"/>
                <w:sz w:val="16"/>
                <w:szCs w:val="16"/>
                <w:lang w:val="en-GB"/>
              </w:rPr>
            </w:pPr>
            <w:r>
              <w:rPr>
                <w:rFonts w:asciiTheme="minorHAnsi" w:hAnsiTheme="minorHAnsi"/>
                <w:b w:val="0"/>
                <w:color w:val="auto"/>
                <w:sz w:val="16"/>
                <w:szCs w:val="16"/>
                <w:lang w:val="en-GB"/>
              </w:rPr>
              <w:t>M</w:t>
            </w:r>
          </w:p>
        </w:tc>
        <w:tc>
          <w:tcPr>
            <w:tcW w:w="1317" w:type="dxa"/>
            <w:vAlign w:val="center"/>
          </w:tcPr>
          <w:p w14:paraId="214D6E16" w14:textId="19E6A30F" w:rsidR="00A638B0" w:rsidRPr="006F5E21" w:rsidRDefault="0033714F" w:rsidP="006771C0">
            <w:pPr>
              <w:pStyle w:val="Editorscomments"/>
              <w:spacing w:after="0" w:line="240" w:lineRule="auto"/>
              <w:rPr>
                <w:rFonts w:asciiTheme="minorHAnsi" w:hAnsiTheme="minorHAnsi"/>
                <w:b w:val="0"/>
                <w:color w:val="auto"/>
                <w:sz w:val="16"/>
                <w:szCs w:val="16"/>
                <w:lang w:val="en-GB"/>
              </w:rPr>
            </w:pPr>
            <w:r>
              <w:rPr>
                <w:rFonts w:asciiTheme="minorHAnsi" w:hAnsiTheme="minorHAnsi"/>
                <w:b w:val="0"/>
                <w:color w:val="auto"/>
                <w:sz w:val="16"/>
                <w:szCs w:val="16"/>
                <w:lang w:val="en-GB"/>
              </w:rPr>
              <w:t xml:space="preserve">Regular connects with </w:t>
            </w:r>
            <w:r w:rsidR="003468F0">
              <w:rPr>
                <w:rFonts w:asciiTheme="minorHAnsi" w:hAnsiTheme="minorHAnsi"/>
                <w:b w:val="0"/>
                <w:color w:val="auto"/>
                <w:sz w:val="16"/>
                <w:szCs w:val="16"/>
                <w:lang w:val="en-GB"/>
              </w:rPr>
              <w:t>Dev team to review Sprint deliverables</w:t>
            </w:r>
          </w:p>
        </w:tc>
        <w:tc>
          <w:tcPr>
            <w:tcW w:w="0" w:type="auto"/>
          </w:tcPr>
          <w:p w14:paraId="73B424D1" w14:textId="435825B6" w:rsidR="00A638B0" w:rsidRPr="006F5E21" w:rsidRDefault="00281480" w:rsidP="006771C0">
            <w:pPr>
              <w:pStyle w:val="Editorscomments"/>
              <w:spacing w:after="0" w:line="240" w:lineRule="auto"/>
              <w:rPr>
                <w:rFonts w:asciiTheme="minorHAnsi" w:hAnsiTheme="minorHAnsi"/>
                <w:b w:val="0"/>
                <w:color w:val="auto"/>
                <w:sz w:val="16"/>
                <w:szCs w:val="16"/>
                <w:lang w:val="en-GB"/>
              </w:rPr>
            </w:pPr>
            <w:r>
              <w:rPr>
                <w:rFonts w:asciiTheme="minorHAnsi" w:hAnsiTheme="minorHAnsi"/>
                <w:b w:val="0"/>
                <w:color w:val="auto"/>
                <w:sz w:val="16"/>
                <w:szCs w:val="16"/>
                <w:lang w:val="en-GB"/>
              </w:rPr>
              <w:t xml:space="preserve">Effective use of Daily </w:t>
            </w:r>
            <w:r w:rsidR="00756052">
              <w:rPr>
                <w:rFonts w:asciiTheme="minorHAnsi" w:hAnsiTheme="minorHAnsi"/>
                <w:b w:val="0"/>
                <w:color w:val="auto"/>
                <w:sz w:val="16"/>
                <w:szCs w:val="16"/>
                <w:lang w:val="en-GB"/>
              </w:rPr>
              <w:t>Stand-up</w:t>
            </w:r>
            <w:r>
              <w:rPr>
                <w:rFonts w:asciiTheme="minorHAnsi" w:hAnsiTheme="minorHAnsi"/>
                <w:b w:val="0"/>
                <w:color w:val="auto"/>
                <w:sz w:val="16"/>
                <w:szCs w:val="16"/>
                <w:lang w:val="en-GB"/>
              </w:rPr>
              <w:t xml:space="preserve">, </w:t>
            </w:r>
            <w:r w:rsidR="000B7F3C">
              <w:rPr>
                <w:rFonts w:asciiTheme="minorHAnsi" w:hAnsiTheme="minorHAnsi"/>
                <w:b w:val="0"/>
                <w:color w:val="auto"/>
                <w:sz w:val="16"/>
                <w:szCs w:val="16"/>
                <w:lang w:val="en-GB"/>
              </w:rPr>
              <w:t>Planning and Retrospective meetings</w:t>
            </w:r>
          </w:p>
        </w:tc>
        <w:tc>
          <w:tcPr>
            <w:tcW w:w="797" w:type="dxa"/>
          </w:tcPr>
          <w:p w14:paraId="6EC59E07" w14:textId="53C54216" w:rsidR="00A638B0" w:rsidRPr="00C62397" w:rsidRDefault="00C62397" w:rsidP="00352288">
            <w:pPr>
              <w:pStyle w:val="Editorscomments"/>
              <w:spacing w:after="0" w:line="240" w:lineRule="auto"/>
              <w:jc w:val="center"/>
              <w:rPr>
                <w:rFonts w:asciiTheme="minorHAnsi" w:hAnsiTheme="minorHAnsi"/>
                <w:b w:val="0"/>
                <w:color w:val="auto"/>
                <w:sz w:val="16"/>
                <w:szCs w:val="16"/>
                <w:lang w:val="en-GB"/>
              </w:rPr>
            </w:pPr>
            <w:r w:rsidRPr="00C62397">
              <w:rPr>
                <w:rFonts w:asciiTheme="minorHAnsi" w:hAnsiTheme="minorHAnsi"/>
                <w:b w:val="0"/>
                <w:color w:val="auto"/>
                <w:sz w:val="16"/>
                <w:szCs w:val="16"/>
                <w:lang w:val="en-GB"/>
              </w:rPr>
              <w:t>PM</w:t>
            </w:r>
          </w:p>
        </w:tc>
      </w:tr>
    </w:tbl>
    <w:p w14:paraId="52F9F0AD" w14:textId="55A65AAA" w:rsidR="00352288" w:rsidRDefault="00352288" w:rsidP="00352288">
      <w:pPr>
        <w:rPr>
          <w:sz w:val="22"/>
          <w:szCs w:val="20"/>
        </w:rPr>
      </w:pPr>
    </w:p>
    <w:p w14:paraId="69F10A9D" w14:textId="23530A06" w:rsidR="00352288" w:rsidRDefault="00352288">
      <w:pPr>
        <w:spacing w:after="200" w:line="276" w:lineRule="auto"/>
        <w:rPr>
          <w:sz w:val="22"/>
          <w:szCs w:val="20"/>
        </w:rPr>
      </w:pPr>
      <w:r>
        <w:rPr>
          <w:sz w:val="22"/>
          <w:szCs w:val="20"/>
        </w:rPr>
        <w:br w:type="page"/>
      </w:r>
    </w:p>
    <w:p w14:paraId="195A6E70" w14:textId="061E229B" w:rsidR="00352288" w:rsidRPr="00352288" w:rsidRDefault="00352288" w:rsidP="00352288">
      <w:pPr>
        <w:pStyle w:val="Heading1"/>
      </w:pPr>
      <w:bookmarkStart w:id="37" w:name="_Toc140573284"/>
      <w:r>
        <w:t>GLOSSARY</w:t>
      </w:r>
      <w:bookmarkEnd w:id="37"/>
    </w:p>
    <w:p w14:paraId="31CF3793" w14:textId="400CC876" w:rsidR="00352288" w:rsidRDefault="00635814" w:rsidP="00352288">
      <w:pPr>
        <w:rPr>
          <w:sz w:val="22"/>
          <w:szCs w:val="20"/>
        </w:rPr>
      </w:pPr>
      <w:r>
        <w:rPr>
          <w:sz w:val="22"/>
          <w:szCs w:val="20"/>
        </w:rPr>
        <w:t xml:space="preserve">A </w:t>
      </w:r>
      <w:r w:rsidR="00352288" w:rsidRPr="00352288">
        <w:rPr>
          <w:sz w:val="22"/>
          <w:szCs w:val="20"/>
        </w:rPr>
        <w:t xml:space="preserve">Glossary </w:t>
      </w:r>
      <w:r>
        <w:rPr>
          <w:sz w:val="22"/>
          <w:szCs w:val="20"/>
        </w:rPr>
        <w:t xml:space="preserve">of </w:t>
      </w:r>
      <w:r w:rsidR="00D17D5B">
        <w:rPr>
          <w:sz w:val="22"/>
          <w:szCs w:val="20"/>
        </w:rPr>
        <w:t xml:space="preserve">short </w:t>
      </w:r>
      <w:r w:rsidR="00352288" w:rsidRPr="00352288">
        <w:rPr>
          <w:sz w:val="22"/>
          <w:szCs w:val="20"/>
        </w:rPr>
        <w:t xml:space="preserve">terms </w:t>
      </w:r>
      <w:r>
        <w:rPr>
          <w:sz w:val="22"/>
          <w:szCs w:val="20"/>
        </w:rPr>
        <w:t xml:space="preserve">used in this document </w:t>
      </w:r>
      <w:r w:rsidR="00D17D5B">
        <w:rPr>
          <w:sz w:val="22"/>
          <w:szCs w:val="20"/>
        </w:rPr>
        <w:t>with their full forms</w:t>
      </w:r>
      <w:r w:rsidR="00352288" w:rsidRPr="00352288">
        <w:rPr>
          <w:sz w:val="22"/>
          <w:szCs w:val="20"/>
        </w:rPr>
        <w:t>.</w:t>
      </w:r>
    </w:p>
    <w:p w14:paraId="646C4E58" w14:textId="2A067AC9" w:rsidR="00D17D5B" w:rsidRDefault="00D17D5B" w:rsidP="00352288">
      <w:pPr>
        <w:rPr>
          <w:sz w:val="22"/>
          <w:szCs w:val="20"/>
        </w:rPr>
      </w:pPr>
    </w:p>
    <w:tbl>
      <w:tblPr>
        <w:tblStyle w:val="TableGrid"/>
        <w:tblW w:w="0" w:type="auto"/>
        <w:tblLook w:val="04A0" w:firstRow="1" w:lastRow="0" w:firstColumn="1" w:lastColumn="0" w:noHBand="0" w:noVBand="1"/>
      </w:tblPr>
      <w:tblGrid>
        <w:gridCol w:w="3415"/>
        <w:gridCol w:w="6355"/>
      </w:tblGrid>
      <w:tr w:rsidR="00D17D5B" w14:paraId="24B1475F" w14:textId="77777777" w:rsidTr="00A67870">
        <w:tc>
          <w:tcPr>
            <w:tcW w:w="3415" w:type="dxa"/>
            <w:shd w:val="clear" w:color="auto" w:fill="FCE16A" w:themeFill="accent1" w:themeFillTint="99"/>
            <w:vAlign w:val="center"/>
          </w:tcPr>
          <w:p w14:paraId="0AEE3995" w14:textId="0AD39A55" w:rsidR="00D17D5B" w:rsidRPr="00A67870" w:rsidRDefault="00D17D5B" w:rsidP="00914622">
            <w:pPr>
              <w:rPr>
                <w:b/>
                <w:bCs/>
                <w:sz w:val="22"/>
                <w:szCs w:val="20"/>
              </w:rPr>
            </w:pPr>
            <w:r w:rsidRPr="00A67870">
              <w:rPr>
                <w:b/>
                <w:bCs/>
                <w:sz w:val="22"/>
                <w:szCs w:val="20"/>
              </w:rPr>
              <w:t>Short Form</w:t>
            </w:r>
          </w:p>
        </w:tc>
        <w:tc>
          <w:tcPr>
            <w:tcW w:w="6355" w:type="dxa"/>
            <w:shd w:val="clear" w:color="auto" w:fill="FCE16A" w:themeFill="accent1" w:themeFillTint="99"/>
            <w:vAlign w:val="center"/>
          </w:tcPr>
          <w:p w14:paraId="7023B3B0" w14:textId="0461FAC5" w:rsidR="00D17D5B" w:rsidRPr="00A67870" w:rsidRDefault="00D17D5B" w:rsidP="00914622">
            <w:pPr>
              <w:rPr>
                <w:b/>
                <w:bCs/>
                <w:sz w:val="22"/>
                <w:szCs w:val="20"/>
              </w:rPr>
            </w:pPr>
            <w:r w:rsidRPr="00A67870">
              <w:rPr>
                <w:b/>
                <w:bCs/>
                <w:sz w:val="22"/>
                <w:szCs w:val="20"/>
              </w:rPr>
              <w:t>Full Name</w:t>
            </w:r>
          </w:p>
        </w:tc>
      </w:tr>
      <w:tr w:rsidR="00D17D5B" w14:paraId="50C5F338" w14:textId="77777777" w:rsidTr="001228D1">
        <w:trPr>
          <w:trHeight w:val="336"/>
        </w:trPr>
        <w:tc>
          <w:tcPr>
            <w:tcW w:w="3415" w:type="dxa"/>
            <w:vAlign w:val="center"/>
          </w:tcPr>
          <w:p w14:paraId="400BD8A9" w14:textId="34B954DD" w:rsidR="00D17D5B" w:rsidRPr="00A231D5" w:rsidRDefault="001C3389" w:rsidP="00914622">
            <w:pPr>
              <w:spacing w:after="200" w:line="276" w:lineRule="auto"/>
              <w:rPr>
                <w:rFonts w:cs="Arial"/>
                <w:color w:val="000000"/>
                <w:sz w:val="20"/>
                <w:szCs w:val="16"/>
                <w:lang w:eastAsia="en-GB"/>
              </w:rPr>
            </w:pPr>
            <w:r w:rsidRPr="00A14B16">
              <w:rPr>
                <w:rFonts w:cs="Arial"/>
                <w:color w:val="000000"/>
                <w:sz w:val="20"/>
                <w:szCs w:val="16"/>
                <w:lang w:eastAsia="en-GB"/>
              </w:rPr>
              <w:t>UT</w:t>
            </w:r>
          </w:p>
        </w:tc>
        <w:tc>
          <w:tcPr>
            <w:tcW w:w="6355" w:type="dxa"/>
            <w:vAlign w:val="center"/>
          </w:tcPr>
          <w:p w14:paraId="21839A5F" w14:textId="1DF89481" w:rsidR="00D17D5B" w:rsidRPr="00A231D5" w:rsidRDefault="00996AF3" w:rsidP="00914622">
            <w:pPr>
              <w:spacing w:after="200" w:line="276" w:lineRule="auto"/>
              <w:rPr>
                <w:rFonts w:cs="Arial"/>
                <w:color w:val="000000"/>
                <w:sz w:val="20"/>
                <w:szCs w:val="16"/>
                <w:lang w:eastAsia="en-GB"/>
              </w:rPr>
            </w:pPr>
            <w:r w:rsidRPr="00A231D5">
              <w:rPr>
                <w:rFonts w:cs="Arial"/>
                <w:color w:val="000000"/>
                <w:sz w:val="20"/>
                <w:szCs w:val="16"/>
                <w:lang w:eastAsia="en-GB"/>
              </w:rPr>
              <w:t>Unit Test</w:t>
            </w:r>
          </w:p>
        </w:tc>
      </w:tr>
      <w:tr w:rsidR="00996AF3" w14:paraId="6B0722B9" w14:textId="77777777" w:rsidTr="001228D1">
        <w:trPr>
          <w:trHeight w:val="336"/>
        </w:trPr>
        <w:tc>
          <w:tcPr>
            <w:tcW w:w="3415" w:type="dxa"/>
            <w:vAlign w:val="center"/>
          </w:tcPr>
          <w:p w14:paraId="7987382E" w14:textId="46940180" w:rsidR="00996AF3" w:rsidRPr="00A14B16" w:rsidRDefault="00A14B16" w:rsidP="00914622">
            <w:pPr>
              <w:spacing w:after="200" w:line="276" w:lineRule="auto"/>
              <w:rPr>
                <w:rFonts w:cs="Arial"/>
                <w:color w:val="000000"/>
                <w:sz w:val="20"/>
                <w:szCs w:val="16"/>
                <w:lang w:eastAsia="en-GB"/>
              </w:rPr>
            </w:pPr>
            <w:r w:rsidRPr="00A14B16">
              <w:rPr>
                <w:rFonts w:cs="Arial"/>
                <w:color w:val="000000"/>
                <w:sz w:val="20"/>
                <w:szCs w:val="16"/>
                <w:lang w:eastAsia="en-GB"/>
              </w:rPr>
              <w:t>ST</w:t>
            </w:r>
          </w:p>
        </w:tc>
        <w:tc>
          <w:tcPr>
            <w:tcW w:w="6355" w:type="dxa"/>
            <w:vAlign w:val="center"/>
          </w:tcPr>
          <w:p w14:paraId="5383314C" w14:textId="6C007DA3" w:rsidR="00996AF3" w:rsidRPr="00A231D5" w:rsidRDefault="00A14B16" w:rsidP="00914622">
            <w:pPr>
              <w:spacing w:after="200" w:line="276" w:lineRule="auto"/>
              <w:rPr>
                <w:rFonts w:cs="Arial"/>
                <w:color w:val="000000"/>
                <w:sz w:val="20"/>
                <w:szCs w:val="16"/>
                <w:lang w:eastAsia="en-GB"/>
              </w:rPr>
            </w:pPr>
            <w:r w:rsidRPr="00A231D5">
              <w:rPr>
                <w:rFonts w:cs="Arial"/>
                <w:color w:val="000000"/>
                <w:sz w:val="20"/>
                <w:szCs w:val="16"/>
                <w:lang w:eastAsia="en-GB"/>
              </w:rPr>
              <w:t>System Test</w:t>
            </w:r>
          </w:p>
        </w:tc>
      </w:tr>
      <w:tr w:rsidR="00A14B16" w14:paraId="22DB1F2B" w14:textId="77777777" w:rsidTr="001228D1">
        <w:trPr>
          <w:trHeight w:val="336"/>
        </w:trPr>
        <w:tc>
          <w:tcPr>
            <w:tcW w:w="3415" w:type="dxa"/>
            <w:vAlign w:val="center"/>
          </w:tcPr>
          <w:p w14:paraId="6DA633F2" w14:textId="10DE32DB" w:rsidR="00A14B16" w:rsidRPr="00A14B16" w:rsidRDefault="00A14B16" w:rsidP="00914622">
            <w:pPr>
              <w:spacing w:after="200" w:line="276" w:lineRule="auto"/>
              <w:rPr>
                <w:rFonts w:cs="Arial"/>
                <w:color w:val="000000"/>
                <w:sz w:val="20"/>
                <w:szCs w:val="16"/>
                <w:lang w:eastAsia="en-GB"/>
              </w:rPr>
            </w:pPr>
            <w:r w:rsidRPr="00A14B16">
              <w:rPr>
                <w:rFonts w:cs="Arial"/>
                <w:color w:val="000000"/>
                <w:sz w:val="20"/>
                <w:szCs w:val="16"/>
                <w:lang w:eastAsia="en-GB"/>
              </w:rPr>
              <w:t xml:space="preserve">E2E </w:t>
            </w:r>
          </w:p>
        </w:tc>
        <w:tc>
          <w:tcPr>
            <w:tcW w:w="6355" w:type="dxa"/>
            <w:vAlign w:val="center"/>
          </w:tcPr>
          <w:p w14:paraId="1C23C221" w14:textId="2A414A3A" w:rsidR="00A14B16" w:rsidRPr="00A231D5" w:rsidRDefault="00A14B16" w:rsidP="00914622">
            <w:pPr>
              <w:spacing w:after="200" w:line="276" w:lineRule="auto"/>
              <w:rPr>
                <w:rFonts w:cs="Arial"/>
                <w:color w:val="000000"/>
                <w:sz w:val="20"/>
                <w:szCs w:val="16"/>
                <w:lang w:eastAsia="en-GB"/>
              </w:rPr>
            </w:pPr>
            <w:r w:rsidRPr="00A231D5">
              <w:rPr>
                <w:rFonts w:cs="Arial"/>
                <w:color w:val="000000"/>
                <w:sz w:val="20"/>
                <w:szCs w:val="16"/>
                <w:lang w:eastAsia="en-GB"/>
              </w:rPr>
              <w:t>End to End test</w:t>
            </w:r>
          </w:p>
        </w:tc>
      </w:tr>
      <w:tr w:rsidR="00A14B16" w14:paraId="7E474C6E" w14:textId="77777777" w:rsidTr="001228D1">
        <w:trPr>
          <w:trHeight w:val="336"/>
        </w:trPr>
        <w:tc>
          <w:tcPr>
            <w:tcW w:w="3415" w:type="dxa"/>
            <w:vAlign w:val="center"/>
          </w:tcPr>
          <w:p w14:paraId="0F7737C7" w14:textId="5B2F17E5" w:rsidR="00A14B16" w:rsidRPr="00A14B16" w:rsidRDefault="00A231D5" w:rsidP="00914622">
            <w:pPr>
              <w:spacing w:after="200" w:line="276" w:lineRule="auto"/>
              <w:rPr>
                <w:rFonts w:cs="Arial"/>
                <w:color w:val="000000"/>
                <w:sz w:val="20"/>
                <w:szCs w:val="16"/>
                <w:lang w:eastAsia="en-GB"/>
              </w:rPr>
            </w:pPr>
            <w:r>
              <w:rPr>
                <w:rFonts w:cs="Arial"/>
                <w:color w:val="000000"/>
                <w:sz w:val="20"/>
                <w:szCs w:val="16"/>
                <w:lang w:eastAsia="en-GB"/>
              </w:rPr>
              <w:t>UAT</w:t>
            </w:r>
          </w:p>
        </w:tc>
        <w:tc>
          <w:tcPr>
            <w:tcW w:w="6355" w:type="dxa"/>
            <w:vAlign w:val="center"/>
          </w:tcPr>
          <w:p w14:paraId="6BA39991" w14:textId="48E81D6A" w:rsidR="00A14B16" w:rsidRPr="00A231D5" w:rsidRDefault="00A231D5" w:rsidP="00914622">
            <w:pPr>
              <w:spacing w:after="200" w:line="276" w:lineRule="auto"/>
              <w:rPr>
                <w:rFonts w:cs="Arial"/>
                <w:color w:val="000000"/>
                <w:sz w:val="20"/>
                <w:szCs w:val="16"/>
                <w:lang w:eastAsia="en-GB"/>
              </w:rPr>
            </w:pPr>
            <w:r w:rsidRPr="00A231D5">
              <w:rPr>
                <w:rFonts w:cs="Arial"/>
                <w:color w:val="000000"/>
                <w:sz w:val="20"/>
                <w:szCs w:val="16"/>
                <w:lang w:eastAsia="en-GB"/>
              </w:rPr>
              <w:t>User Acceptance Test</w:t>
            </w:r>
          </w:p>
        </w:tc>
      </w:tr>
      <w:tr w:rsidR="00A231D5" w14:paraId="6A31BA61" w14:textId="77777777" w:rsidTr="001228D1">
        <w:trPr>
          <w:trHeight w:val="336"/>
        </w:trPr>
        <w:tc>
          <w:tcPr>
            <w:tcW w:w="3415" w:type="dxa"/>
            <w:vAlign w:val="center"/>
          </w:tcPr>
          <w:p w14:paraId="26EB465E" w14:textId="1B9EBABE" w:rsidR="00A231D5" w:rsidRDefault="00262281" w:rsidP="00914622">
            <w:pPr>
              <w:spacing w:after="200" w:line="276" w:lineRule="auto"/>
              <w:rPr>
                <w:rFonts w:cs="Arial"/>
                <w:color w:val="000000"/>
                <w:sz w:val="20"/>
                <w:szCs w:val="16"/>
                <w:lang w:eastAsia="en-GB"/>
              </w:rPr>
            </w:pPr>
            <w:r>
              <w:rPr>
                <w:rFonts w:cs="Arial"/>
                <w:color w:val="000000"/>
                <w:sz w:val="20"/>
                <w:szCs w:val="16"/>
                <w:lang w:eastAsia="en-GB"/>
              </w:rPr>
              <w:t>PT</w:t>
            </w:r>
          </w:p>
        </w:tc>
        <w:tc>
          <w:tcPr>
            <w:tcW w:w="6355" w:type="dxa"/>
            <w:vAlign w:val="center"/>
          </w:tcPr>
          <w:p w14:paraId="2AF73ED2" w14:textId="17BE6DDD" w:rsidR="00A231D5" w:rsidRPr="00A231D5" w:rsidRDefault="00262281" w:rsidP="00914622">
            <w:pPr>
              <w:spacing w:after="200" w:line="276" w:lineRule="auto"/>
              <w:rPr>
                <w:rFonts w:cs="Arial"/>
                <w:color w:val="000000"/>
                <w:sz w:val="20"/>
                <w:szCs w:val="16"/>
                <w:lang w:eastAsia="en-GB"/>
              </w:rPr>
            </w:pPr>
            <w:r>
              <w:rPr>
                <w:rFonts w:cs="Arial"/>
                <w:color w:val="000000"/>
                <w:sz w:val="20"/>
                <w:szCs w:val="16"/>
                <w:lang w:eastAsia="en-GB"/>
              </w:rPr>
              <w:t>Penetration Test</w:t>
            </w:r>
          </w:p>
        </w:tc>
      </w:tr>
      <w:tr w:rsidR="00262281" w14:paraId="4C1B0A02" w14:textId="77777777" w:rsidTr="001228D1">
        <w:trPr>
          <w:trHeight w:val="336"/>
        </w:trPr>
        <w:tc>
          <w:tcPr>
            <w:tcW w:w="3415" w:type="dxa"/>
            <w:vAlign w:val="center"/>
          </w:tcPr>
          <w:p w14:paraId="57036D23" w14:textId="49E045B6" w:rsidR="00262281" w:rsidRDefault="001228D1" w:rsidP="00914622">
            <w:pPr>
              <w:spacing w:after="200" w:line="276" w:lineRule="auto"/>
              <w:rPr>
                <w:rFonts w:cs="Arial"/>
                <w:color w:val="000000"/>
                <w:sz w:val="20"/>
                <w:szCs w:val="16"/>
                <w:lang w:eastAsia="en-GB"/>
              </w:rPr>
            </w:pPr>
            <w:r>
              <w:rPr>
                <w:rFonts w:cs="Arial"/>
                <w:color w:val="000000"/>
                <w:sz w:val="20"/>
                <w:szCs w:val="16"/>
                <w:lang w:eastAsia="en-GB"/>
              </w:rPr>
              <w:t>ITAS</w:t>
            </w:r>
          </w:p>
        </w:tc>
        <w:tc>
          <w:tcPr>
            <w:tcW w:w="6355" w:type="dxa"/>
            <w:vAlign w:val="center"/>
          </w:tcPr>
          <w:p w14:paraId="397EAF62" w14:textId="14296019" w:rsidR="00262281" w:rsidRDefault="001228D1" w:rsidP="00914622">
            <w:pPr>
              <w:spacing w:after="200" w:line="276" w:lineRule="auto"/>
              <w:rPr>
                <w:rFonts w:cs="Arial"/>
                <w:color w:val="000000"/>
                <w:sz w:val="20"/>
                <w:szCs w:val="16"/>
                <w:lang w:eastAsia="en-GB"/>
              </w:rPr>
            </w:pPr>
            <w:r>
              <w:rPr>
                <w:rFonts w:cs="Arial"/>
                <w:color w:val="000000"/>
                <w:sz w:val="20"/>
                <w:szCs w:val="16"/>
                <w:lang w:eastAsia="en-GB"/>
              </w:rPr>
              <w:t>IT Accessibility Test</w:t>
            </w:r>
          </w:p>
        </w:tc>
      </w:tr>
      <w:tr w:rsidR="001A30C7" w14:paraId="432DC460" w14:textId="77777777" w:rsidTr="001228D1">
        <w:trPr>
          <w:trHeight w:val="336"/>
        </w:trPr>
        <w:tc>
          <w:tcPr>
            <w:tcW w:w="3415" w:type="dxa"/>
            <w:vAlign w:val="center"/>
          </w:tcPr>
          <w:p w14:paraId="311BDB3F" w14:textId="23E13900" w:rsidR="001A30C7" w:rsidRDefault="001A30C7" w:rsidP="00914622">
            <w:pPr>
              <w:spacing w:after="200" w:line="276" w:lineRule="auto"/>
              <w:rPr>
                <w:rFonts w:cs="Arial"/>
                <w:color w:val="000000"/>
                <w:sz w:val="20"/>
                <w:szCs w:val="16"/>
                <w:lang w:eastAsia="en-GB"/>
              </w:rPr>
            </w:pPr>
            <w:r>
              <w:rPr>
                <w:rFonts w:cs="Arial"/>
                <w:color w:val="000000"/>
                <w:sz w:val="20"/>
                <w:szCs w:val="16"/>
                <w:lang w:eastAsia="en-GB"/>
              </w:rPr>
              <w:t>WCAG</w:t>
            </w:r>
          </w:p>
        </w:tc>
        <w:tc>
          <w:tcPr>
            <w:tcW w:w="6355" w:type="dxa"/>
            <w:vAlign w:val="center"/>
          </w:tcPr>
          <w:p w14:paraId="14B6C845" w14:textId="7F9E4271" w:rsidR="001A30C7" w:rsidRDefault="005B294E" w:rsidP="00914622">
            <w:pPr>
              <w:spacing w:after="200" w:line="276" w:lineRule="auto"/>
              <w:rPr>
                <w:rFonts w:cs="Arial"/>
                <w:color w:val="000000"/>
                <w:sz w:val="20"/>
                <w:szCs w:val="16"/>
                <w:lang w:eastAsia="en-GB"/>
              </w:rPr>
            </w:pPr>
            <w:r w:rsidRPr="005B294E">
              <w:rPr>
                <w:rFonts w:cs="Arial"/>
                <w:color w:val="000000"/>
                <w:sz w:val="20"/>
                <w:szCs w:val="16"/>
                <w:lang w:eastAsia="en-GB"/>
              </w:rPr>
              <w:t>Web Content Accessibility Guidelines</w:t>
            </w:r>
          </w:p>
        </w:tc>
      </w:tr>
      <w:tr w:rsidR="00B83330" w14:paraId="0F350159" w14:textId="77777777" w:rsidTr="001228D1">
        <w:trPr>
          <w:trHeight w:val="336"/>
        </w:trPr>
        <w:tc>
          <w:tcPr>
            <w:tcW w:w="3415" w:type="dxa"/>
            <w:vAlign w:val="center"/>
          </w:tcPr>
          <w:p w14:paraId="0479EBC3" w14:textId="148BF04D" w:rsidR="00B83330" w:rsidRDefault="00B83330" w:rsidP="00914622">
            <w:pPr>
              <w:spacing w:after="200" w:line="276" w:lineRule="auto"/>
              <w:rPr>
                <w:rFonts w:cs="Arial"/>
                <w:color w:val="000000"/>
                <w:sz w:val="20"/>
                <w:szCs w:val="16"/>
                <w:lang w:eastAsia="en-GB"/>
              </w:rPr>
            </w:pPr>
            <w:r>
              <w:rPr>
                <w:rFonts w:cs="Arial"/>
                <w:color w:val="000000"/>
                <w:sz w:val="20"/>
                <w:szCs w:val="16"/>
                <w:lang w:eastAsia="en-GB"/>
              </w:rPr>
              <w:t>Dev.</w:t>
            </w:r>
          </w:p>
        </w:tc>
        <w:tc>
          <w:tcPr>
            <w:tcW w:w="6355" w:type="dxa"/>
            <w:vAlign w:val="center"/>
          </w:tcPr>
          <w:p w14:paraId="5456562E" w14:textId="301050E5" w:rsidR="00B83330" w:rsidRPr="005B294E" w:rsidRDefault="00B83330" w:rsidP="00914622">
            <w:pPr>
              <w:spacing w:after="200" w:line="276" w:lineRule="auto"/>
              <w:rPr>
                <w:rFonts w:cs="Arial"/>
                <w:color w:val="000000"/>
                <w:sz w:val="20"/>
                <w:szCs w:val="16"/>
                <w:lang w:eastAsia="en-GB"/>
              </w:rPr>
            </w:pPr>
            <w:r>
              <w:rPr>
                <w:rFonts w:cs="Arial"/>
                <w:color w:val="000000"/>
                <w:sz w:val="20"/>
                <w:szCs w:val="16"/>
                <w:lang w:eastAsia="en-GB"/>
              </w:rPr>
              <w:t>Development team</w:t>
            </w:r>
          </w:p>
        </w:tc>
      </w:tr>
      <w:tr w:rsidR="00B83330" w14:paraId="4953D1FF" w14:textId="77777777" w:rsidTr="001228D1">
        <w:trPr>
          <w:trHeight w:val="336"/>
        </w:trPr>
        <w:tc>
          <w:tcPr>
            <w:tcW w:w="3415" w:type="dxa"/>
            <w:vAlign w:val="center"/>
          </w:tcPr>
          <w:p w14:paraId="1C3095EC" w14:textId="73A988AE" w:rsidR="00B83330" w:rsidRDefault="00B83330" w:rsidP="00914622">
            <w:pPr>
              <w:spacing w:after="200" w:line="276" w:lineRule="auto"/>
              <w:rPr>
                <w:rFonts w:cs="Arial"/>
                <w:color w:val="000000"/>
                <w:sz w:val="20"/>
                <w:szCs w:val="16"/>
                <w:lang w:eastAsia="en-GB"/>
              </w:rPr>
            </w:pPr>
            <w:r>
              <w:rPr>
                <w:rFonts w:cs="Arial"/>
                <w:color w:val="000000"/>
                <w:sz w:val="20"/>
                <w:szCs w:val="16"/>
                <w:lang w:eastAsia="en-GB"/>
              </w:rPr>
              <w:t>QA</w:t>
            </w:r>
          </w:p>
        </w:tc>
        <w:tc>
          <w:tcPr>
            <w:tcW w:w="6355" w:type="dxa"/>
            <w:vAlign w:val="center"/>
          </w:tcPr>
          <w:p w14:paraId="0EF432F6" w14:textId="58A669D1" w:rsidR="00B83330" w:rsidRDefault="00B83330" w:rsidP="00914622">
            <w:pPr>
              <w:spacing w:after="200" w:line="276" w:lineRule="auto"/>
              <w:rPr>
                <w:rFonts w:cs="Arial"/>
                <w:color w:val="000000"/>
                <w:sz w:val="20"/>
                <w:szCs w:val="16"/>
                <w:lang w:eastAsia="en-GB"/>
              </w:rPr>
            </w:pPr>
            <w:r>
              <w:rPr>
                <w:rFonts w:cs="Arial"/>
                <w:color w:val="000000"/>
                <w:sz w:val="20"/>
                <w:szCs w:val="16"/>
                <w:lang w:eastAsia="en-GB"/>
              </w:rPr>
              <w:t>Quality Assurance (Testing team)</w:t>
            </w:r>
          </w:p>
        </w:tc>
      </w:tr>
      <w:tr w:rsidR="00D0103A" w14:paraId="6E9D409C" w14:textId="77777777" w:rsidTr="001228D1">
        <w:trPr>
          <w:trHeight w:val="336"/>
        </w:trPr>
        <w:tc>
          <w:tcPr>
            <w:tcW w:w="3415" w:type="dxa"/>
            <w:vAlign w:val="center"/>
          </w:tcPr>
          <w:p w14:paraId="19B2E5F5" w14:textId="0DE11432" w:rsidR="00D0103A" w:rsidRDefault="00D0103A" w:rsidP="00914622">
            <w:pPr>
              <w:spacing w:after="200" w:line="276" w:lineRule="auto"/>
              <w:rPr>
                <w:rFonts w:cs="Arial"/>
                <w:color w:val="000000"/>
                <w:sz w:val="20"/>
                <w:szCs w:val="16"/>
                <w:lang w:eastAsia="en-GB"/>
              </w:rPr>
            </w:pPr>
            <w:r>
              <w:rPr>
                <w:rFonts w:cs="Arial"/>
                <w:color w:val="000000"/>
                <w:sz w:val="20"/>
                <w:szCs w:val="16"/>
                <w:lang w:eastAsia="en-GB"/>
              </w:rPr>
              <w:t>PO</w:t>
            </w:r>
          </w:p>
        </w:tc>
        <w:tc>
          <w:tcPr>
            <w:tcW w:w="6355" w:type="dxa"/>
            <w:vAlign w:val="center"/>
          </w:tcPr>
          <w:p w14:paraId="7F2CA405" w14:textId="43104EA2" w:rsidR="00D0103A" w:rsidRDefault="00D0103A" w:rsidP="00914622">
            <w:pPr>
              <w:spacing w:after="200" w:line="276" w:lineRule="auto"/>
              <w:rPr>
                <w:rFonts w:cs="Arial"/>
                <w:color w:val="000000"/>
                <w:sz w:val="20"/>
                <w:szCs w:val="16"/>
                <w:lang w:eastAsia="en-GB"/>
              </w:rPr>
            </w:pPr>
            <w:r>
              <w:rPr>
                <w:rFonts w:cs="Arial"/>
                <w:color w:val="000000"/>
                <w:sz w:val="20"/>
                <w:szCs w:val="16"/>
                <w:lang w:eastAsia="en-GB"/>
              </w:rPr>
              <w:t>Product Owner</w:t>
            </w:r>
          </w:p>
        </w:tc>
      </w:tr>
      <w:tr w:rsidR="00D0103A" w14:paraId="3A9A7115" w14:textId="77777777" w:rsidTr="001228D1">
        <w:trPr>
          <w:trHeight w:val="336"/>
        </w:trPr>
        <w:tc>
          <w:tcPr>
            <w:tcW w:w="3415" w:type="dxa"/>
            <w:vAlign w:val="center"/>
          </w:tcPr>
          <w:p w14:paraId="7930BC42" w14:textId="25B4DD92" w:rsidR="00D0103A" w:rsidRDefault="00D0103A" w:rsidP="00914622">
            <w:pPr>
              <w:spacing w:after="200" w:line="276" w:lineRule="auto"/>
              <w:rPr>
                <w:rFonts w:cs="Arial"/>
                <w:color w:val="000000"/>
                <w:sz w:val="20"/>
                <w:szCs w:val="16"/>
                <w:lang w:eastAsia="en-GB"/>
              </w:rPr>
            </w:pPr>
            <w:r>
              <w:rPr>
                <w:rFonts w:cs="Arial"/>
                <w:color w:val="000000"/>
                <w:sz w:val="20"/>
                <w:szCs w:val="16"/>
                <w:lang w:eastAsia="en-GB"/>
              </w:rPr>
              <w:t>BA</w:t>
            </w:r>
          </w:p>
        </w:tc>
        <w:tc>
          <w:tcPr>
            <w:tcW w:w="6355" w:type="dxa"/>
            <w:vAlign w:val="center"/>
          </w:tcPr>
          <w:p w14:paraId="5DB31787" w14:textId="75BA2F2C" w:rsidR="00D0103A" w:rsidRDefault="00D0103A" w:rsidP="00914622">
            <w:pPr>
              <w:spacing w:after="200" w:line="276" w:lineRule="auto"/>
              <w:rPr>
                <w:rFonts w:cs="Arial"/>
                <w:color w:val="000000"/>
                <w:sz w:val="20"/>
                <w:szCs w:val="16"/>
                <w:lang w:eastAsia="en-GB"/>
              </w:rPr>
            </w:pPr>
            <w:r>
              <w:rPr>
                <w:rFonts w:cs="Arial"/>
                <w:color w:val="000000"/>
                <w:sz w:val="20"/>
                <w:szCs w:val="16"/>
                <w:lang w:eastAsia="en-GB"/>
              </w:rPr>
              <w:t>Business Analyst</w:t>
            </w:r>
          </w:p>
        </w:tc>
      </w:tr>
      <w:tr w:rsidR="00AA4EF4" w14:paraId="5C33AADD" w14:textId="77777777" w:rsidTr="001228D1">
        <w:trPr>
          <w:trHeight w:val="336"/>
        </w:trPr>
        <w:tc>
          <w:tcPr>
            <w:tcW w:w="3415" w:type="dxa"/>
            <w:vAlign w:val="center"/>
          </w:tcPr>
          <w:p w14:paraId="3CAE6923" w14:textId="4392BA9D" w:rsidR="00AA4EF4" w:rsidRDefault="00AA4EF4" w:rsidP="00914622">
            <w:pPr>
              <w:spacing w:after="200" w:line="276" w:lineRule="auto"/>
              <w:rPr>
                <w:rFonts w:cs="Arial"/>
                <w:color w:val="000000"/>
                <w:sz w:val="20"/>
                <w:szCs w:val="16"/>
                <w:lang w:eastAsia="en-GB"/>
              </w:rPr>
            </w:pPr>
            <w:r>
              <w:rPr>
                <w:rFonts w:cs="Arial"/>
                <w:color w:val="000000"/>
                <w:sz w:val="20"/>
                <w:szCs w:val="16"/>
                <w:lang w:eastAsia="en-GB"/>
              </w:rPr>
              <w:t>PM</w:t>
            </w:r>
          </w:p>
        </w:tc>
        <w:tc>
          <w:tcPr>
            <w:tcW w:w="6355" w:type="dxa"/>
            <w:vAlign w:val="center"/>
          </w:tcPr>
          <w:p w14:paraId="0A042608" w14:textId="33A5BC37" w:rsidR="00AA4EF4" w:rsidRDefault="00AA4EF4" w:rsidP="00914622">
            <w:pPr>
              <w:spacing w:after="200" w:line="276" w:lineRule="auto"/>
              <w:rPr>
                <w:rFonts w:cs="Arial"/>
                <w:color w:val="000000"/>
                <w:sz w:val="20"/>
                <w:szCs w:val="16"/>
                <w:lang w:eastAsia="en-GB"/>
              </w:rPr>
            </w:pPr>
            <w:r>
              <w:rPr>
                <w:rFonts w:cs="Arial"/>
                <w:color w:val="000000"/>
                <w:sz w:val="20"/>
                <w:szCs w:val="16"/>
                <w:lang w:eastAsia="en-GB"/>
              </w:rPr>
              <w:t>Project Manager</w:t>
            </w:r>
          </w:p>
        </w:tc>
      </w:tr>
      <w:tr w:rsidR="00B5147D" w14:paraId="776BBA2E" w14:textId="77777777" w:rsidTr="001228D1">
        <w:trPr>
          <w:trHeight w:val="336"/>
        </w:trPr>
        <w:tc>
          <w:tcPr>
            <w:tcW w:w="3415" w:type="dxa"/>
            <w:vAlign w:val="center"/>
          </w:tcPr>
          <w:p w14:paraId="7B14B6DA" w14:textId="774E35B6" w:rsidR="00B5147D" w:rsidRDefault="00B5147D" w:rsidP="00914622">
            <w:pPr>
              <w:spacing w:after="200" w:line="276" w:lineRule="auto"/>
              <w:rPr>
                <w:rFonts w:cs="Arial"/>
                <w:color w:val="000000"/>
                <w:sz w:val="20"/>
                <w:szCs w:val="16"/>
                <w:lang w:eastAsia="en-GB"/>
              </w:rPr>
            </w:pPr>
            <w:r>
              <w:rPr>
                <w:rFonts w:cs="Arial"/>
                <w:color w:val="000000"/>
                <w:sz w:val="20"/>
                <w:szCs w:val="16"/>
                <w:lang w:eastAsia="en-GB"/>
              </w:rPr>
              <w:t>S&amp;C</w:t>
            </w:r>
          </w:p>
        </w:tc>
        <w:tc>
          <w:tcPr>
            <w:tcW w:w="6355" w:type="dxa"/>
            <w:vAlign w:val="center"/>
          </w:tcPr>
          <w:p w14:paraId="64B7BA1C" w14:textId="461D6D55" w:rsidR="00B5147D" w:rsidRDefault="00B5147D" w:rsidP="00914622">
            <w:pPr>
              <w:spacing w:after="200" w:line="276" w:lineRule="auto"/>
              <w:rPr>
                <w:rFonts w:cs="Arial"/>
                <w:color w:val="000000"/>
                <w:sz w:val="20"/>
                <w:szCs w:val="16"/>
                <w:lang w:eastAsia="en-GB"/>
              </w:rPr>
            </w:pPr>
            <w:r>
              <w:rPr>
                <w:rFonts w:cs="Arial"/>
                <w:color w:val="000000"/>
                <w:sz w:val="20"/>
                <w:szCs w:val="16"/>
                <w:lang w:eastAsia="en-GB"/>
              </w:rPr>
              <w:t>Security &amp; Control</w:t>
            </w:r>
          </w:p>
        </w:tc>
      </w:tr>
      <w:tr w:rsidR="00B5147D" w14:paraId="18D3E9B7" w14:textId="77777777" w:rsidTr="001228D1">
        <w:trPr>
          <w:trHeight w:val="336"/>
        </w:trPr>
        <w:tc>
          <w:tcPr>
            <w:tcW w:w="3415" w:type="dxa"/>
            <w:vAlign w:val="center"/>
          </w:tcPr>
          <w:p w14:paraId="4B58E35E" w14:textId="36529657" w:rsidR="00B5147D" w:rsidRDefault="00B5147D" w:rsidP="00914622">
            <w:pPr>
              <w:spacing w:after="200" w:line="276" w:lineRule="auto"/>
              <w:rPr>
                <w:rFonts w:cs="Arial"/>
                <w:color w:val="000000"/>
                <w:sz w:val="20"/>
                <w:szCs w:val="16"/>
                <w:lang w:eastAsia="en-GB"/>
              </w:rPr>
            </w:pPr>
            <w:r>
              <w:rPr>
                <w:rFonts w:cs="Arial"/>
                <w:color w:val="000000"/>
                <w:sz w:val="20"/>
                <w:szCs w:val="16"/>
                <w:lang w:eastAsia="en-GB"/>
              </w:rPr>
              <w:t>FE</w:t>
            </w:r>
          </w:p>
        </w:tc>
        <w:tc>
          <w:tcPr>
            <w:tcW w:w="6355" w:type="dxa"/>
            <w:vAlign w:val="center"/>
          </w:tcPr>
          <w:p w14:paraId="2C1766EA" w14:textId="67C68D61" w:rsidR="00B5147D" w:rsidRDefault="00B5147D" w:rsidP="00914622">
            <w:pPr>
              <w:spacing w:after="200" w:line="276" w:lineRule="auto"/>
              <w:rPr>
                <w:rFonts w:cs="Arial"/>
                <w:color w:val="000000"/>
                <w:sz w:val="20"/>
                <w:szCs w:val="16"/>
                <w:lang w:eastAsia="en-GB"/>
              </w:rPr>
            </w:pPr>
            <w:r>
              <w:rPr>
                <w:rFonts w:cs="Arial"/>
                <w:color w:val="000000"/>
                <w:sz w:val="20"/>
                <w:szCs w:val="16"/>
                <w:lang w:eastAsia="en-GB"/>
              </w:rPr>
              <w:t>Functional Excellence team</w:t>
            </w:r>
            <w:r w:rsidR="00C55C9B">
              <w:rPr>
                <w:rFonts w:cs="Arial"/>
                <w:color w:val="000000"/>
                <w:sz w:val="20"/>
                <w:szCs w:val="16"/>
                <w:lang w:eastAsia="en-GB"/>
              </w:rPr>
              <w:t xml:space="preserve"> (Testing Centre of Excellence)</w:t>
            </w:r>
          </w:p>
        </w:tc>
      </w:tr>
      <w:tr w:rsidR="00B255B7" w14:paraId="335E73E8" w14:textId="77777777" w:rsidTr="001228D1">
        <w:trPr>
          <w:trHeight w:val="336"/>
        </w:trPr>
        <w:tc>
          <w:tcPr>
            <w:tcW w:w="3415" w:type="dxa"/>
            <w:vAlign w:val="center"/>
          </w:tcPr>
          <w:p w14:paraId="359672D0" w14:textId="5E79A145" w:rsidR="00B255B7" w:rsidRDefault="008340F3" w:rsidP="00914622">
            <w:pPr>
              <w:spacing w:after="200" w:line="276" w:lineRule="auto"/>
              <w:rPr>
                <w:rFonts w:cs="Arial"/>
                <w:color w:val="000000"/>
                <w:sz w:val="20"/>
                <w:szCs w:val="16"/>
                <w:lang w:eastAsia="en-GB"/>
              </w:rPr>
            </w:pPr>
            <w:r>
              <w:rPr>
                <w:rFonts w:cs="Arial"/>
                <w:color w:val="000000"/>
                <w:sz w:val="20"/>
                <w:szCs w:val="16"/>
                <w:lang w:eastAsia="en-GB"/>
              </w:rPr>
              <w:t>Testing CC</w:t>
            </w:r>
          </w:p>
        </w:tc>
        <w:tc>
          <w:tcPr>
            <w:tcW w:w="6355" w:type="dxa"/>
            <w:vAlign w:val="center"/>
          </w:tcPr>
          <w:p w14:paraId="67BF5CF8" w14:textId="7B9EC47B" w:rsidR="00B255B7" w:rsidRDefault="008340F3" w:rsidP="00914622">
            <w:pPr>
              <w:spacing w:after="200" w:line="276" w:lineRule="auto"/>
              <w:rPr>
                <w:rFonts w:cs="Arial"/>
                <w:color w:val="000000"/>
                <w:sz w:val="20"/>
                <w:szCs w:val="16"/>
                <w:lang w:eastAsia="en-GB"/>
              </w:rPr>
            </w:pPr>
            <w:r>
              <w:rPr>
                <w:rFonts w:cs="Arial"/>
                <w:color w:val="000000"/>
                <w:sz w:val="20"/>
                <w:szCs w:val="16"/>
                <w:lang w:eastAsia="en-GB"/>
              </w:rPr>
              <w:t>Testing Capability Centre</w:t>
            </w:r>
          </w:p>
        </w:tc>
      </w:tr>
      <w:tr w:rsidR="008340F3" w14:paraId="1ED06C60" w14:textId="77777777" w:rsidTr="001228D1">
        <w:trPr>
          <w:trHeight w:val="336"/>
        </w:trPr>
        <w:tc>
          <w:tcPr>
            <w:tcW w:w="3415" w:type="dxa"/>
            <w:vAlign w:val="center"/>
          </w:tcPr>
          <w:p w14:paraId="3CC256C6" w14:textId="5FAB608D" w:rsidR="008340F3" w:rsidRDefault="008340F3" w:rsidP="00914622">
            <w:pPr>
              <w:spacing w:after="200" w:line="276" w:lineRule="auto"/>
              <w:rPr>
                <w:rFonts w:cs="Arial"/>
                <w:color w:val="000000"/>
                <w:sz w:val="20"/>
                <w:szCs w:val="16"/>
                <w:lang w:eastAsia="en-GB"/>
              </w:rPr>
            </w:pPr>
            <w:r>
              <w:rPr>
                <w:rFonts w:cs="Arial"/>
                <w:color w:val="000000"/>
                <w:sz w:val="20"/>
                <w:szCs w:val="16"/>
                <w:lang w:eastAsia="en-GB"/>
              </w:rPr>
              <w:t>IRM</w:t>
            </w:r>
          </w:p>
        </w:tc>
        <w:tc>
          <w:tcPr>
            <w:tcW w:w="6355" w:type="dxa"/>
            <w:vAlign w:val="center"/>
          </w:tcPr>
          <w:p w14:paraId="0687B250" w14:textId="205A6829" w:rsidR="008340F3" w:rsidRDefault="008340F3" w:rsidP="00914622">
            <w:pPr>
              <w:spacing w:after="200" w:line="276" w:lineRule="auto"/>
              <w:rPr>
                <w:rFonts w:cs="Arial"/>
                <w:color w:val="000000"/>
                <w:sz w:val="20"/>
                <w:szCs w:val="16"/>
                <w:lang w:eastAsia="en-GB"/>
              </w:rPr>
            </w:pPr>
            <w:r>
              <w:rPr>
                <w:rFonts w:cs="Arial"/>
                <w:color w:val="000000"/>
                <w:sz w:val="20"/>
                <w:szCs w:val="16"/>
                <w:lang w:eastAsia="en-GB"/>
              </w:rPr>
              <w:t>Information Risk Management team</w:t>
            </w:r>
          </w:p>
        </w:tc>
      </w:tr>
      <w:tr w:rsidR="00D507E4" w14:paraId="2DFB28A5" w14:textId="77777777" w:rsidTr="001228D1">
        <w:trPr>
          <w:trHeight w:val="336"/>
        </w:trPr>
        <w:tc>
          <w:tcPr>
            <w:tcW w:w="3415" w:type="dxa"/>
            <w:vAlign w:val="center"/>
          </w:tcPr>
          <w:p w14:paraId="694C6206" w14:textId="317D98AD" w:rsidR="00D507E4" w:rsidRDefault="00D507E4" w:rsidP="00914622">
            <w:pPr>
              <w:spacing w:after="200" w:line="276" w:lineRule="auto"/>
              <w:rPr>
                <w:rFonts w:cs="Arial"/>
                <w:color w:val="000000"/>
                <w:sz w:val="20"/>
                <w:szCs w:val="16"/>
                <w:lang w:eastAsia="en-GB"/>
              </w:rPr>
            </w:pPr>
            <w:r>
              <w:rPr>
                <w:rFonts w:cs="Arial"/>
                <w:color w:val="000000"/>
                <w:sz w:val="20"/>
                <w:szCs w:val="16"/>
                <w:lang w:eastAsia="en-GB"/>
              </w:rPr>
              <w:t>SBV</w:t>
            </w:r>
          </w:p>
        </w:tc>
        <w:tc>
          <w:tcPr>
            <w:tcW w:w="6355" w:type="dxa"/>
            <w:vAlign w:val="center"/>
          </w:tcPr>
          <w:p w14:paraId="32597C1D" w14:textId="198770B2" w:rsidR="00D507E4" w:rsidRDefault="00D507E4" w:rsidP="00914622">
            <w:pPr>
              <w:spacing w:after="200" w:line="276" w:lineRule="auto"/>
              <w:rPr>
                <w:rFonts w:cs="Arial"/>
                <w:color w:val="000000"/>
                <w:sz w:val="20"/>
                <w:szCs w:val="16"/>
                <w:lang w:eastAsia="en-GB"/>
              </w:rPr>
            </w:pPr>
            <w:r>
              <w:rPr>
                <w:rFonts w:cs="Arial"/>
                <w:color w:val="000000"/>
                <w:sz w:val="20"/>
                <w:szCs w:val="16"/>
                <w:lang w:eastAsia="en-GB"/>
              </w:rPr>
              <w:t xml:space="preserve">Schedule by Vessel </w:t>
            </w:r>
            <w:r w:rsidR="00C40D1C">
              <w:rPr>
                <w:rFonts w:cs="Arial"/>
                <w:color w:val="000000"/>
                <w:sz w:val="20"/>
                <w:szCs w:val="16"/>
                <w:lang w:eastAsia="en-GB"/>
              </w:rPr>
              <w:t>screen in Scheduling module</w:t>
            </w:r>
          </w:p>
        </w:tc>
      </w:tr>
      <w:tr w:rsidR="00C40D1C" w14:paraId="5C82ED9D" w14:textId="77777777" w:rsidTr="001228D1">
        <w:trPr>
          <w:trHeight w:val="336"/>
        </w:trPr>
        <w:tc>
          <w:tcPr>
            <w:tcW w:w="3415" w:type="dxa"/>
            <w:vAlign w:val="center"/>
          </w:tcPr>
          <w:p w14:paraId="6EBD876B" w14:textId="02C2CC42" w:rsidR="00C40D1C" w:rsidRDefault="00C40D1C" w:rsidP="00914622">
            <w:pPr>
              <w:spacing w:after="200" w:line="276" w:lineRule="auto"/>
              <w:rPr>
                <w:rFonts w:cs="Arial"/>
                <w:color w:val="000000"/>
                <w:sz w:val="20"/>
                <w:szCs w:val="16"/>
                <w:lang w:eastAsia="en-GB"/>
              </w:rPr>
            </w:pPr>
            <w:r>
              <w:rPr>
                <w:rFonts w:cs="Arial"/>
                <w:color w:val="000000"/>
                <w:sz w:val="20"/>
                <w:szCs w:val="16"/>
                <w:lang w:eastAsia="en-GB"/>
              </w:rPr>
              <w:t>SBC</w:t>
            </w:r>
          </w:p>
        </w:tc>
        <w:tc>
          <w:tcPr>
            <w:tcW w:w="6355" w:type="dxa"/>
            <w:vAlign w:val="center"/>
          </w:tcPr>
          <w:p w14:paraId="780114AB" w14:textId="1B879357" w:rsidR="00C40D1C" w:rsidRDefault="00C40D1C" w:rsidP="00914622">
            <w:pPr>
              <w:spacing w:after="200" w:line="276" w:lineRule="auto"/>
              <w:rPr>
                <w:rFonts w:cs="Arial"/>
                <w:color w:val="000000"/>
                <w:sz w:val="20"/>
                <w:szCs w:val="16"/>
                <w:lang w:eastAsia="en-GB"/>
              </w:rPr>
            </w:pPr>
            <w:r>
              <w:rPr>
                <w:rFonts w:cs="Arial"/>
                <w:color w:val="000000"/>
                <w:sz w:val="20"/>
                <w:szCs w:val="16"/>
                <w:lang w:eastAsia="en-GB"/>
              </w:rPr>
              <w:t>Schedule by Cargo screen in Scheduling module</w:t>
            </w:r>
          </w:p>
        </w:tc>
      </w:tr>
    </w:tbl>
    <w:p w14:paraId="55A12B50" w14:textId="00A90020" w:rsidR="00D17D5B" w:rsidRPr="00FB2473" w:rsidRDefault="00D17D5B" w:rsidP="001228D1">
      <w:pPr>
        <w:rPr>
          <w:sz w:val="22"/>
          <w:szCs w:val="20"/>
        </w:rPr>
      </w:pPr>
    </w:p>
    <w:sectPr w:rsidR="00D17D5B" w:rsidRPr="00FB2473" w:rsidSect="00873CA0">
      <w:headerReference w:type="default" r:id="rId52"/>
      <w:footerReference w:type="default" r:id="rId53"/>
      <w:pgSz w:w="11907" w:h="16839" w:code="9"/>
      <w:pgMar w:top="1418" w:right="851" w:bottom="992" w:left="1276"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C38FB" w14:textId="77777777" w:rsidR="00517469" w:rsidRDefault="00517469" w:rsidP="00961DBA">
      <w:pPr>
        <w:spacing w:line="240" w:lineRule="auto"/>
      </w:pPr>
      <w:r>
        <w:separator/>
      </w:r>
    </w:p>
  </w:endnote>
  <w:endnote w:type="continuationSeparator" w:id="0">
    <w:p w14:paraId="783E4F82" w14:textId="77777777" w:rsidR="00517469" w:rsidRDefault="00517469" w:rsidP="00961D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hellMedium">
    <w:panose1 w:val="00000600000000000000"/>
    <w:charset w:val="00"/>
    <w:family w:val="modern"/>
    <w:notTrueType/>
    <w:pitch w:val="variable"/>
    <w:sig w:usb0="A00002FF" w:usb1="4000205B"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ShellBold">
    <w:panose1 w:val="00000800000000000000"/>
    <w:charset w:val="00"/>
    <w:family w:val="modern"/>
    <w:notTrueType/>
    <w:pitch w:val="variable"/>
    <w:sig w:usb0="A00002FF" w:usb1="4000205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Futura Medium">
    <w:altName w:val="Century Gothic"/>
    <w:panose1 w:val="00000400000000000000"/>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862609"/>
      <w:docPartObj>
        <w:docPartGallery w:val="Page Numbers (Bottom of Page)"/>
        <w:docPartUnique/>
      </w:docPartObj>
    </w:sdtPr>
    <w:sdtContent>
      <w:sdt>
        <w:sdtPr>
          <w:id w:val="-1769616900"/>
          <w:docPartObj>
            <w:docPartGallery w:val="Page Numbers (Top of Page)"/>
            <w:docPartUnique/>
          </w:docPartObj>
        </w:sdtPr>
        <w:sdtContent>
          <w:p w14:paraId="60B597AA" w14:textId="544A68E5" w:rsidR="00873CA0" w:rsidRDefault="00873CA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81862DA" w14:textId="14DF61D9" w:rsidR="0078491A" w:rsidRPr="00BE4534" w:rsidRDefault="007112FC" w:rsidP="00B57689">
    <w:pPr>
      <w:pStyle w:val="Footer"/>
      <w:rPr>
        <w:sz w:val="18"/>
        <w:szCs w:val="20"/>
      </w:rPr>
    </w:pPr>
    <w:r>
      <w:rPr>
        <w:sz w:val="18"/>
        <w:szCs w:val="20"/>
      </w:rPr>
      <w:t xml:space="preserve">TEST STRATEGY </w:t>
    </w:r>
    <w:r w:rsidR="001B3D34">
      <w:rPr>
        <w:sz w:val="18"/>
        <w:szCs w:val="20"/>
      </w:rPr>
      <w:t>–</w:t>
    </w:r>
    <w:r>
      <w:rPr>
        <w:sz w:val="18"/>
        <w:szCs w:val="20"/>
      </w:rPr>
      <w:t xml:space="preserve"> </w:t>
    </w:r>
    <w:r w:rsidR="001B3D34">
      <w:rPr>
        <w:color w:val="0070C0"/>
        <w:sz w:val="18"/>
        <w:szCs w:val="20"/>
      </w:rPr>
      <w:t xml:space="preserve">Orbital Scheduling </w:t>
    </w:r>
    <w:r w:rsidR="002C5478">
      <w:rPr>
        <w:color w:val="0070C0"/>
        <w:sz w:val="18"/>
        <w:szCs w:val="20"/>
      </w:rPr>
      <w:t>– Soft Launch</w:t>
    </w:r>
    <w:r w:rsidR="00B57689">
      <w:rPr>
        <w:sz w:val="18"/>
        <w:szCs w:val="20"/>
      </w:rPr>
      <w:fldChar w:fldCharType="begin"/>
    </w:r>
    <w:r w:rsidR="00B57689">
      <w:rPr>
        <w:sz w:val="18"/>
        <w:szCs w:val="20"/>
      </w:rPr>
      <w:instrText xml:space="preserve"> TITLE  \* Upper  \* MERGEFORMAT </w:instrText>
    </w:r>
    <w:r w:rsidR="00B57689">
      <w:rPr>
        <w:sz w:val="18"/>
        <w:szCs w:val="20"/>
      </w:rPr>
      <w:fldChar w:fldCharType="end"/>
    </w:r>
    <w:r w:rsidR="00B57689">
      <w:rPr>
        <w:sz w:val="18"/>
        <w:szCs w:val="20"/>
      </w:rPr>
      <w:fldChar w:fldCharType="begin"/>
    </w:r>
    <w:r w:rsidR="00B57689">
      <w:rPr>
        <w:sz w:val="18"/>
        <w:szCs w:val="20"/>
      </w:rPr>
      <w:instrText xml:space="preserve"> TITLE   \* MERGEFORMAT </w:instrText>
    </w:r>
    <w:r w:rsidR="00B57689">
      <w:rPr>
        <w:sz w:val="18"/>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5B23D" w14:textId="77777777" w:rsidR="00517469" w:rsidRDefault="00517469" w:rsidP="00961DBA">
      <w:pPr>
        <w:spacing w:line="240" w:lineRule="auto"/>
      </w:pPr>
      <w:r>
        <w:separator/>
      </w:r>
    </w:p>
  </w:footnote>
  <w:footnote w:type="continuationSeparator" w:id="0">
    <w:p w14:paraId="244F0944" w14:textId="77777777" w:rsidR="00517469" w:rsidRDefault="00517469" w:rsidP="00961D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41896" w14:textId="77777777" w:rsidR="0078491A" w:rsidRPr="00925F6C" w:rsidRDefault="008B1D59" w:rsidP="00925F6C">
    <w:pPr>
      <w:pStyle w:val="Header"/>
      <w:tabs>
        <w:tab w:val="clear" w:pos="5103"/>
        <w:tab w:val="clear" w:pos="10065"/>
        <w:tab w:val="left" w:pos="3506"/>
        <w:tab w:val="center" w:pos="4890"/>
      </w:tabs>
    </w:pPr>
    <w:bookmarkStart w:id="38" w:name="WK_BK_CLASSIFICATION"/>
    <w:r>
      <w:t>CONFIDENTIAL</w:t>
    </w:r>
    <w:bookmarkEnd w:id="38"/>
    <w:r w:rsidR="00925F6C" w:rsidRPr="00925F6C">
      <w:tab/>
    </w:r>
    <w:r w:rsidR="00925F6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DD4DF2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B22772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4C02B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5DC42A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212709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EDC828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266655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088DD4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0A40D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7F28E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2073A"/>
    <w:multiLevelType w:val="hybridMultilevel"/>
    <w:tmpl w:val="C76069A4"/>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A77E3B"/>
    <w:multiLevelType w:val="hybridMultilevel"/>
    <w:tmpl w:val="968AADD2"/>
    <w:lvl w:ilvl="0" w:tplc="5FC6AFD8">
      <w:start w:val="1"/>
      <w:numFmt w:val="bullet"/>
      <w:lvlText w:val=""/>
      <w:lvlJc w:val="left"/>
      <w:pPr>
        <w:ind w:left="720" w:hanging="360"/>
      </w:pPr>
      <w:rPr>
        <w:rFonts w:ascii="Wingdings" w:hAnsi="Wingdings" w:hint="default"/>
        <w:color w:val="DD1D21"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AC1715"/>
    <w:multiLevelType w:val="hybridMultilevel"/>
    <w:tmpl w:val="5F083D7A"/>
    <w:lvl w:ilvl="0" w:tplc="BCEE8F8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4E5682F"/>
    <w:multiLevelType w:val="hybridMultilevel"/>
    <w:tmpl w:val="5E00BBA6"/>
    <w:lvl w:ilvl="0" w:tplc="CB446578">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0B9326C0"/>
    <w:multiLevelType w:val="hybridMultilevel"/>
    <w:tmpl w:val="ADD2EF9C"/>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C80AC8"/>
    <w:multiLevelType w:val="hybridMultilevel"/>
    <w:tmpl w:val="BCBE5F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FF234D"/>
    <w:multiLevelType w:val="hybridMultilevel"/>
    <w:tmpl w:val="51825956"/>
    <w:lvl w:ilvl="0" w:tplc="BCEE8F86">
      <w:start w:val="1"/>
      <w:numFmt w:val="bullet"/>
      <w:lvlText w:val=""/>
      <w:lvlJc w:val="left"/>
      <w:pPr>
        <w:ind w:left="360" w:hanging="360"/>
      </w:pPr>
      <w:rPr>
        <w:rFonts w:ascii="Symbol" w:hAnsi="Symbol" w:hint="default"/>
        <w:color w:val="auto"/>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2AC76193"/>
    <w:multiLevelType w:val="hybridMultilevel"/>
    <w:tmpl w:val="183CF7C0"/>
    <w:lvl w:ilvl="0" w:tplc="BCEE8F8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BD70986"/>
    <w:multiLevelType w:val="hybridMultilevel"/>
    <w:tmpl w:val="F9C2547E"/>
    <w:lvl w:ilvl="0" w:tplc="BCEE8F8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CF14486"/>
    <w:multiLevelType w:val="hybridMultilevel"/>
    <w:tmpl w:val="F2E00FC8"/>
    <w:lvl w:ilvl="0" w:tplc="BCEE8F8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DC473EA"/>
    <w:multiLevelType w:val="hybridMultilevel"/>
    <w:tmpl w:val="16A8A2D6"/>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003753"/>
    <w:multiLevelType w:val="hybridMultilevel"/>
    <w:tmpl w:val="479CAE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B351286"/>
    <w:multiLevelType w:val="hybridMultilevel"/>
    <w:tmpl w:val="C68453A4"/>
    <w:lvl w:ilvl="0" w:tplc="23C801DE">
      <w:start w:val="1"/>
      <w:numFmt w:val="bullet"/>
      <w:pStyle w:val="ListParagraph"/>
      <w:lvlText w:val="n"/>
      <w:lvlJc w:val="left"/>
      <w:pPr>
        <w:ind w:left="360" w:hanging="360"/>
      </w:pPr>
      <w:rPr>
        <w:rFonts w:ascii="Wingdings" w:hAnsi="Wingdings" w:hint="default"/>
        <w:color w:val="D42E12"/>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7E6484"/>
    <w:multiLevelType w:val="hybridMultilevel"/>
    <w:tmpl w:val="D4D0C20A"/>
    <w:lvl w:ilvl="0" w:tplc="6C241744">
      <w:start w:val="1"/>
      <w:numFmt w:val="bullet"/>
      <w:lvlText w:val=""/>
      <w:lvlJc w:val="left"/>
      <w:pPr>
        <w:tabs>
          <w:tab w:val="num" w:pos="720"/>
        </w:tabs>
        <w:ind w:left="720" w:hanging="360"/>
      </w:pPr>
      <w:rPr>
        <w:rFonts w:ascii="Wingdings" w:hAnsi="Wingdings" w:hint="default"/>
      </w:rPr>
    </w:lvl>
    <w:lvl w:ilvl="1" w:tplc="CD56067A">
      <w:start w:val="1"/>
      <w:numFmt w:val="bullet"/>
      <w:lvlText w:val=""/>
      <w:lvlJc w:val="left"/>
      <w:pPr>
        <w:tabs>
          <w:tab w:val="num" w:pos="1440"/>
        </w:tabs>
        <w:ind w:left="1440" w:hanging="360"/>
      </w:pPr>
      <w:rPr>
        <w:rFonts w:ascii="Wingdings" w:hAnsi="Wingdings" w:hint="default"/>
      </w:rPr>
    </w:lvl>
    <w:lvl w:ilvl="2" w:tplc="D7183532" w:tentative="1">
      <w:start w:val="1"/>
      <w:numFmt w:val="bullet"/>
      <w:lvlText w:val=""/>
      <w:lvlJc w:val="left"/>
      <w:pPr>
        <w:tabs>
          <w:tab w:val="num" w:pos="2160"/>
        </w:tabs>
        <w:ind w:left="2160" w:hanging="360"/>
      </w:pPr>
      <w:rPr>
        <w:rFonts w:ascii="Wingdings" w:hAnsi="Wingdings" w:hint="default"/>
      </w:rPr>
    </w:lvl>
    <w:lvl w:ilvl="3" w:tplc="1466F124" w:tentative="1">
      <w:start w:val="1"/>
      <w:numFmt w:val="bullet"/>
      <w:lvlText w:val=""/>
      <w:lvlJc w:val="left"/>
      <w:pPr>
        <w:tabs>
          <w:tab w:val="num" w:pos="2880"/>
        </w:tabs>
        <w:ind w:left="2880" w:hanging="360"/>
      </w:pPr>
      <w:rPr>
        <w:rFonts w:ascii="Wingdings" w:hAnsi="Wingdings" w:hint="default"/>
      </w:rPr>
    </w:lvl>
    <w:lvl w:ilvl="4" w:tplc="AD6EED64" w:tentative="1">
      <w:start w:val="1"/>
      <w:numFmt w:val="bullet"/>
      <w:lvlText w:val=""/>
      <w:lvlJc w:val="left"/>
      <w:pPr>
        <w:tabs>
          <w:tab w:val="num" w:pos="3600"/>
        </w:tabs>
        <w:ind w:left="3600" w:hanging="360"/>
      </w:pPr>
      <w:rPr>
        <w:rFonts w:ascii="Wingdings" w:hAnsi="Wingdings" w:hint="default"/>
      </w:rPr>
    </w:lvl>
    <w:lvl w:ilvl="5" w:tplc="D76E46C2" w:tentative="1">
      <w:start w:val="1"/>
      <w:numFmt w:val="bullet"/>
      <w:lvlText w:val=""/>
      <w:lvlJc w:val="left"/>
      <w:pPr>
        <w:tabs>
          <w:tab w:val="num" w:pos="4320"/>
        </w:tabs>
        <w:ind w:left="4320" w:hanging="360"/>
      </w:pPr>
      <w:rPr>
        <w:rFonts w:ascii="Wingdings" w:hAnsi="Wingdings" w:hint="default"/>
      </w:rPr>
    </w:lvl>
    <w:lvl w:ilvl="6" w:tplc="0FEE8EF2" w:tentative="1">
      <w:start w:val="1"/>
      <w:numFmt w:val="bullet"/>
      <w:lvlText w:val=""/>
      <w:lvlJc w:val="left"/>
      <w:pPr>
        <w:tabs>
          <w:tab w:val="num" w:pos="5040"/>
        </w:tabs>
        <w:ind w:left="5040" w:hanging="360"/>
      </w:pPr>
      <w:rPr>
        <w:rFonts w:ascii="Wingdings" w:hAnsi="Wingdings" w:hint="default"/>
      </w:rPr>
    </w:lvl>
    <w:lvl w:ilvl="7" w:tplc="3BA20FB8" w:tentative="1">
      <w:start w:val="1"/>
      <w:numFmt w:val="bullet"/>
      <w:lvlText w:val=""/>
      <w:lvlJc w:val="left"/>
      <w:pPr>
        <w:tabs>
          <w:tab w:val="num" w:pos="5760"/>
        </w:tabs>
        <w:ind w:left="5760" w:hanging="360"/>
      </w:pPr>
      <w:rPr>
        <w:rFonts w:ascii="Wingdings" w:hAnsi="Wingdings" w:hint="default"/>
      </w:rPr>
    </w:lvl>
    <w:lvl w:ilvl="8" w:tplc="7B5637F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587151"/>
    <w:multiLevelType w:val="hybridMultilevel"/>
    <w:tmpl w:val="00946906"/>
    <w:lvl w:ilvl="0" w:tplc="BCEE8F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317816"/>
    <w:multiLevelType w:val="hybridMultilevel"/>
    <w:tmpl w:val="4EEADBC4"/>
    <w:lvl w:ilvl="0" w:tplc="BCEE8F8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A7B1023"/>
    <w:multiLevelType w:val="hybridMultilevel"/>
    <w:tmpl w:val="87E4D624"/>
    <w:lvl w:ilvl="0" w:tplc="BCEE8F8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2749A7"/>
    <w:multiLevelType w:val="hybridMultilevel"/>
    <w:tmpl w:val="8884B260"/>
    <w:lvl w:ilvl="0" w:tplc="BCEE8F8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C3016E3"/>
    <w:multiLevelType w:val="hybridMultilevel"/>
    <w:tmpl w:val="19AC5554"/>
    <w:lvl w:ilvl="0" w:tplc="BCEE8F8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C593012"/>
    <w:multiLevelType w:val="hybridMultilevel"/>
    <w:tmpl w:val="E492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7B42F3"/>
    <w:multiLevelType w:val="hybridMultilevel"/>
    <w:tmpl w:val="346EB75E"/>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755077"/>
    <w:multiLevelType w:val="hybridMultilevel"/>
    <w:tmpl w:val="32D47052"/>
    <w:lvl w:ilvl="0" w:tplc="5FC6AFD8">
      <w:start w:val="1"/>
      <w:numFmt w:val="bullet"/>
      <w:lvlText w:val=""/>
      <w:lvlJc w:val="left"/>
      <w:pPr>
        <w:ind w:left="720" w:hanging="360"/>
      </w:pPr>
      <w:rPr>
        <w:rFonts w:ascii="Wingdings" w:hAnsi="Wingdings" w:hint="default"/>
        <w:color w:val="DD1D21"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C32493"/>
    <w:multiLevelType w:val="hybridMultilevel"/>
    <w:tmpl w:val="C428C3A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4B87002"/>
    <w:multiLevelType w:val="hybridMultilevel"/>
    <w:tmpl w:val="7D661322"/>
    <w:lvl w:ilvl="0" w:tplc="BCEE8F8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9F56653"/>
    <w:multiLevelType w:val="hybridMultilevel"/>
    <w:tmpl w:val="C5D4CDB2"/>
    <w:lvl w:ilvl="0" w:tplc="BCEE8F86">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62DD74A0"/>
    <w:multiLevelType w:val="hybridMultilevel"/>
    <w:tmpl w:val="EF9265F2"/>
    <w:lvl w:ilvl="0" w:tplc="5FC6AFD8">
      <w:start w:val="1"/>
      <w:numFmt w:val="bullet"/>
      <w:lvlText w:val=""/>
      <w:lvlJc w:val="left"/>
      <w:pPr>
        <w:ind w:left="720" w:hanging="360"/>
      </w:pPr>
      <w:rPr>
        <w:rFonts w:ascii="Wingdings" w:hAnsi="Wingdings" w:hint="default"/>
        <w:color w:val="DD1D21"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D3E4E"/>
    <w:multiLevelType w:val="hybridMultilevel"/>
    <w:tmpl w:val="D8B2CE4C"/>
    <w:lvl w:ilvl="0" w:tplc="BCEE8F8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42B6FD7"/>
    <w:multiLevelType w:val="hybridMultilevel"/>
    <w:tmpl w:val="73B21582"/>
    <w:lvl w:ilvl="0" w:tplc="FFFFFFFF">
      <w:start w:val="1"/>
      <w:numFmt w:val="bullet"/>
      <w:lvlText w:val=""/>
      <w:lvlJc w:val="left"/>
      <w:pPr>
        <w:ind w:left="720" w:hanging="360"/>
      </w:pPr>
      <w:rPr>
        <w:rFonts w:ascii="Wingdings" w:hAnsi="Wingdings" w:hint="default"/>
        <w:color w:val="DD1D21" w:themeColor="accent2"/>
      </w:rPr>
    </w:lvl>
    <w:lvl w:ilvl="1" w:tplc="B192DF36">
      <w:start w:val="1"/>
      <w:numFmt w:val="bullet"/>
      <w:lvlText w:val=""/>
      <w:lvlJc w:val="left"/>
      <w:pPr>
        <w:ind w:left="360" w:hanging="360"/>
      </w:pPr>
      <w:rPr>
        <w:rFonts w:ascii="Symbol" w:hAnsi="Symbol"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EC9476F"/>
    <w:multiLevelType w:val="hybridMultilevel"/>
    <w:tmpl w:val="55BC6A22"/>
    <w:lvl w:ilvl="0" w:tplc="BCEE8F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FC4EEA"/>
    <w:multiLevelType w:val="hybridMultilevel"/>
    <w:tmpl w:val="49ACC86E"/>
    <w:lvl w:ilvl="0" w:tplc="FFFFFFFF">
      <w:start w:val="1"/>
      <w:numFmt w:val="bullet"/>
      <w:pStyle w:val="Bulletlist1"/>
      <w:lvlText w:val=""/>
      <w:lvlJc w:val="left"/>
      <w:pPr>
        <w:ind w:left="720" w:hanging="360"/>
      </w:pPr>
      <w:rPr>
        <w:rFonts w:ascii="Wingdings" w:hAnsi="Wingdings" w:hint="default"/>
        <w:color w:val="D42E12"/>
        <w:position w:val="-6"/>
        <w:sz w:val="34"/>
        <w:szCs w:val="3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63600250">
    <w:abstractNumId w:val="22"/>
  </w:num>
  <w:num w:numId="2" w16cid:durableId="1392344288">
    <w:abstractNumId w:val="9"/>
  </w:num>
  <w:num w:numId="3" w16cid:durableId="754088141">
    <w:abstractNumId w:val="7"/>
  </w:num>
  <w:num w:numId="4" w16cid:durableId="1683704733">
    <w:abstractNumId w:val="6"/>
  </w:num>
  <w:num w:numId="5" w16cid:durableId="384372987">
    <w:abstractNumId w:val="5"/>
  </w:num>
  <w:num w:numId="6" w16cid:durableId="1968318309">
    <w:abstractNumId w:val="4"/>
  </w:num>
  <w:num w:numId="7" w16cid:durableId="1278486487">
    <w:abstractNumId w:val="8"/>
  </w:num>
  <w:num w:numId="8" w16cid:durableId="1741899606">
    <w:abstractNumId w:val="3"/>
  </w:num>
  <w:num w:numId="9" w16cid:durableId="883368216">
    <w:abstractNumId w:val="2"/>
  </w:num>
  <w:num w:numId="10" w16cid:durableId="359626776">
    <w:abstractNumId w:val="1"/>
  </w:num>
  <w:num w:numId="11" w16cid:durableId="1200095475">
    <w:abstractNumId w:val="0"/>
  </w:num>
  <w:num w:numId="12" w16cid:durableId="364713461">
    <w:abstractNumId w:val="11"/>
  </w:num>
  <w:num w:numId="13" w16cid:durableId="822889246">
    <w:abstractNumId w:val="35"/>
  </w:num>
  <w:num w:numId="14" w16cid:durableId="1180201600">
    <w:abstractNumId w:val="38"/>
  </w:num>
  <w:num w:numId="15" w16cid:durableId="1923641096">
    <w:abstractNumId w:val="37"/>
  </w:num>
  <w:num w:numId="16" w16cid:durableId="1416437983">
    <w:abstractNumId w:val="31"/>
  </w:num>
  <w:num w:numId="17" w16cid:durableId="376123590">
    <w:abstractNumId w:val="13"/>
  </w:num>
  <w:num w:numId="18" w16cid:durableId="895698108">
    <w:abstractNumId w:val="39"/>
  </w:num>
  <w:num w:numId="19" w16cid:durableId="816989817">
    <w:abstractNumId w:val="32"/>
  </w:num>
  <w:num w:numId="20" w16cid:durableId="1099907800">
    <w:abstractNumId w:val="15"/>
  </w:num>
  <w:num w:numId="21" w16cid:durableId="531695468">
    <w:abstractNumId w:val="23"/>
  </w:num>
  <w:num w:numId="22" w16cid:durableId="967011597">
    <w:abstractNumId w:val="25"/>
  </w:num>
  <w:num w:numId="23" w16cid:durableId="1798134123">
    <w:abstractNumId w:val="18"/>
  </w:num>
  <w:num w:numId="24" w16cid:durableId="1572620361">
    <w:abstractNumId w:val="34"/>
  </w:num>
  <w:num w:numId="25" w16cid:durableId="1811361645">
    <w:abstractNumId w:val="16"/>
  </w:num>
  <w:num w:numId="26" w16cid:durableId="1858810557">
    <w:abstractNumId w:val="20"/>
  </w:num>
  <w:num w:numId="27" w16cid:durableId="481582277">
    <w:abstractNumId w:val="28"/>
  </w:num>
  <w:num w:numId="28" w16cid:durableId="381565489">
    <w:abstractNumId w:val="17"/>
  </w:num>
  <w:num w:numId="29" w16cid:durableId="1036468363">
    <w:abstractNumId w:val="27"/>
  </w:num>
  <w:num w:numId="30" w16cid:durableId="1270359957">
    <w:abstractNumId w:val="19"/>
  </w:num>
  <w:num w:numId="31" w16cid:durableId="1526290744">
    <w:abstractNumId w:val="12"/>
  </w:num>
  <w:num w:numId="32" w16cid:durableId="209148208">
    <w:abstractNumId w:val="33"/>
  </w:num>
  <w:num w:numId="33" w16cid:durableId="706373321">
    <w:abstractNumId w:val="29"/>
  </w:num>
  <w:num w:numId="34" w16cid:durableId="1733650931">
    <w:abstractNumId w:val="26"/>
  </w:num>
  <w:num w:numId="35" w16cid:durableId="596252593">
    <w:abstractNumId w:val="14"/>
  </w:num>
  <w:num w:numId="36" w16cid:durableId="599073388">
    <w:abstractNumId w:val="24"/>
  </w:num>
  <w:num w:numId="37" w16cid:durableId="325742011">
    <w:abstractNumId w:val="36"/>
  </w:num>
  <w:num w:numId="38" w16cid:durableId="725955388">
    <w:abstractNumId w:val="30"/>
  </w:num>
  <w:num w:numId="39" w16cid:durableId="325472826">
    <w:abstractNumId w:val="39"/>
  </w:num>
  <w:num w:numId="40" w16cid:durableId="1097290426">
    <w:abstractNumId w:val="10"/>
  </w:num>
  <w:num w:numId="41" w16cid:durableId="145443839">
    <w:abstractNumId w:val="22"/>
  </w:num>
  <w:num w:numId="42" w16cid:durableId="1970476741">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view w:val="web"/>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D59"/>
    <w:rsid w:val="00004602"/>
    <w:rsid w:val="00006A7C"/>
    <w:rsid w:val="0001228C"/>
    <w:rsid w:val="000122A8"/>
    <w:rsid w:val="00013C61"/>
    <w:rsid w:val="0001454C"/>
    <w:rsid w:val="0001517E"/>
    <w:rsid w:val="0001545C"/>
    <w:rsid w:val="00016646"/>
    <w:rsid w:val="0001737A"/>
    <w:rsid w:val="00017628"/>
    <w:rsid w:val="00020051"/>
    <w:rsid w:val="00021017"/>
    <w:rsid w:val="000226AB"/>
    <w:rsid w:val="000264E6"/>
    <w:rsid w:val="0003105F"/>
    <w:rsid w:val="00031454"/>
    <w:rsid w:val="000327E9"/>
    <w:rsid w:val="00032885"/>
    <w:rsid w:val="00032E94"/>
    <w:rsid w:val="000348DB"/>
    <w:rsid w:val="00034EB9"/>
    <w:rsid w:val="00036249"/>
    <w:rsid w:val="00040571"/>
    <w:rsid w:val="00040581"/>
    <w:rsid w:val="00040B67"/>
    <w:rsid w:val="00040CC4"/>
    <w:rsid w:val="0004112A"/>
    <w:rsid w:val="000417BE"/>
    <w:rsid w:val="00041B1C"/>
    <w:rsid w:val="00044F41"/>
    <w:rsid w:val="0004768B"/>
    <w:rsid w:val="00047FE6"/>
    <w:rsid w:val="00050474"/>
    <w:rsid w:val="00051877"/>
    <w:rsid w:val="00051C68"/>
    <w:rsid w:val="000524EF"/>
    <w:rsid w:val="00052963"/>
    <w:rsid w:val="00054847"/>
    <w:rsid w:val="00054E5D"/>
    <w:rsid w:val="000566E6"/>
    <w:rsid w:val="00057DDB"/>
    <w:rsid w:val="00060319"/>
    <w:rsid w:val="00060913"/>
    <w:rsid w:val="000609CF"/>
    <w:rsid w:val="00060CE7"/>
    <w:rsid w:val="00063820"/>
    <w:rsid w:val="0006539C"/>
    <w:rsid w:val="0006583D"/>
    <w:rsid w:val="00065B63"/>
    <w:rsid w:val="00067174"/>
    <w:rsid w:val="000701BB"/>
    <w:rsid w:val="0007030E"/>
    <w:rsid w:val="00072E4F"/>
    <w:rsid w:val="00073558"/>
    <w:rsid w:val="00074DFA"/>
    <w:rsid w:val="0007531E"/>
    <w:rsid w:val="00076FFC"/>
    <w:rsid w:val="000772EF"/>
    <w:rsid w:val="00080071"/>
    <w:rsid w:val="00082253"/>
    <w:rsid w:val="000852B4"/>
    <w:rsid w:val="000864F8"/>
    <w:rsid w:val="000866E8"/>
    <w:rsid w:val="00086A08"/>
    <w:rsid w:val="000875A8"/>
    <w:rsid w:val="00087CF2"/>
    <w:rsid w:val="00090E6C"/>
    <w:rsid w:val="000A08BD"/>
    <w:rsid w:val="000A08F3"/>
    <w:rsid w:val="000A1016"/>
    <w:rsid w:val="000A2BC9"/>
    <w:rsid w:val="000A3CCA"/>
    <w:rsid w:val="000A3FB0"/>
    <w:rsid w:val="000A3FD4"/>
    <w:rsid w:val="000A55E8"/>
    <w:rsid w:val="000A6079"/>
    <w:rsid w:val="000A6D0A"/>
    <w:rsid w:val="000A77E5"/>
    <w:rsid w:val="000B14E0"/>
    <w:rsid w:val="000B3F94"/>
    <w:rsid w:val="000B5A5C"/>
    <w:rsid w:val="000B5F47"/>
    <w:rsid w:val="000B7F3C"/>
    <w:rsid w:val="000C25FB"/>
    <w:rsid w:val="000C3524"/>
    <w:rsid w:val="000C4848"/>
    <w:rsid w:val="000D2392"/>
    <w:rsid w:val="000D263A"/>
    <w:rsid w:val="000D446B"/>
    <w:rsid w:val="000D6E4C"/>
    <w:rsid w:val="000D7714"/>
    <w:rsid w:val="000E255C"/>
    <w:rsid w:val="000E3F7B"/>
    <w:rsid w:val="000E4BDC"/>
    <w:rsid w:val="000E4C9C"/>
    <w:rsid w:val="000E752B"/>
    <w:rsid w:val="000E7817"/>
    <w:rsid w:val="000F0830"/>
    <w:rsid w:val="000F14D4"/>
    <w:rsid w:val="000F3601"/>
    <w:rsid w:val="000F46BE"/>
    <w:rsid w:val="000F7550"/>
    <w:rsid w:val="001013DB"/>
    <w:rsid w:val="001019EF"/>
    <w:rsid w:val="00104A67"/>
    <w:rsid w:val="00104EBD"/>
    <w:rsid w:val="001050D2"/>
    <w:rsid w:val="001058E3"/>
    <w:rsid w:val="001060D4"/>
    <w:rsid w:val="0010652F"/>
    <w:rsid w:val="00106CCA"/>
    <w:rsid w:val="00107466"/>
    <w:rsid w:val="00107ADF"/>
    <w:rsid w:val="001103E4"/>
    <w:rsid w:val="0011117D"/>
    <w:rsid w:val="0011203A"/>
    <w:rsid w:val="00112F08"/>
    <w:rsid w:val="00113018"/>
    <w:rsid w:val="00120815"/>
    <w:rsid w:val="001209BC"/>
    <w:rsid w:val="00120A73"/>
    <w:rsid w:val="00120B4E"/>
    <w:rsid w:val="00120E84"/>
    <w:rsid w:val="00121382"/>
    <w:rsid w:val="00121F67"/>
    <w:rsid w:val="00122272"/>
    <w:rsid w:val="00122887"/>
    <w:rsid w:val="001228D1"/>
    <w:rsid w:val="00124D8B"/>
    <w:rsid w:val="0012555C"/>
    <w:rsid w:val="00125F99"/>
    <w:rsid w:val="001312BB"/>
    <w:rsid w:val="0013174D"/>
    <w:rsid w:val="00131AFC"/>
    <w:rsid w:val="0013308F"/>
    <w:rsid w:val="00134501"/>
    <w:rsid w:val="0014633C"/>
    <w:rsid w:val="00150799"/>
    <w:rsid w:val="0015120D"/>
    <w:rsid w:val="00152E4E"/>
    <w:rsid w:val="001539AF"/>
    <w:rsid w:val="00153AFB"/>
    <w:rsid w:val="001553CD"/>
    <w:rsid w:val="00156D47"/>
    <w:rsid w:val="00156DC5"/>
    <w:rsid w:val="00163636"/>
    <w:rsid w:val="001658AE"/>
    <w:rsid w:val="0017031E"/>
    <w:rsid w:val="001704CB"/>
    <w:rsid w:val="001739FB"/>
    <w:rsid w:val="001755FE"/>
    <w:rsid w:val="00176EB4"/>
    <w:rsid w:val="00177184"/>
    <w:rsid w:val="0018088C"/>
    <w:rsid w:val="00182412"/>
    <w:rsid w:val="001833A5"/>
    <w:rsid w:val="00184A90"/>
    <w:rsid w:val="00185959"/>
    <w:rsid w:val="0018704D"/>
    <w:rsid w:val="0018770E"/>
    <w:rsid w:val="00191872"/>
    <w:rsid w:val="001918C8"/>
    <w:rsid w:val="00193C0F"/>
    <w:rsid w:val="00195B73"/>
    <w:rsid w:val="00195E70"/>
    <w:rsid w:val="00196FA4"/>
    <w:rsid w:val="0019795F"/>
    <w:rsid w:val="00197C79"/>
    <w:rsid w:val="001A0AB8"/>
    <w:rsid w:val="001A1E25"/>
    <w:rsid w:val="001A2A46"/>
    <w:rsid w:val="001A30C7"/>
    <w:rsid w:val="001A39E0"/>
    <w:rsid w:val="001A4905"/>
    <w:rsid w:val="001A5026"/>
    <w:rsid w:val="001A55AA"/>
    <w:rsid w:val="001A70FA"/>
    <w:rsid w:val="001A7C5E"/>
    <w:rsid w:val="001B1047"/>
    <w:rsid w:val="001B1ECB"/>
    <w:rsid w:val="001B1F36"/>
    <w:rsid w:val="001B3665"/>
    <w:rsid w:val="001B3D34"/>
    <w:rsid w:val="001B4CF7"/>
    <w:rsid w:val="001B4ED0"/>
    <w:rsid w:val="001C16D3"/>
    <w:rsid w:val="001C1BA3"/>
    <w:rsid w:val="001C3389"/>
    <w:rsid w:val="001C357D"/>
    <w:rsid w:val="001C543C"/>
    <w:rsid w:val="001C614F"/>
    <w:rsid w:val="001D42BB"/>
    <w:rsid w:val="001D4929"/>
    <w:rsid w:val="001D49A0"/>
    <w:rsid w:val="001E0BB7"/>
    <w:rsid w:val="001E21F9"/>
    <w:rsid w:val="001E289B"/>
    <w:rsid w:val="001E3C5B"/>
    <w:rsid w:val="001E418F"/>
    <w:rsid w:val="001E4C52"/>
    <w:rsid w:val="001E6AD3"/>
    <w:rsid w:val="001E73FE"/>
    <w:rsid w:val="001E740A"/>
    <w:rsid w:val="001F28DD"/>
    <w:rsid w:val="001F38EA"/>
    <w:rsid w:val="001F3923"/>
    <w:rsid w:val="001F465A"/>
    <w:rsid w:val="001F4FD6"/>
    <w:rsid w:val="001F5289"/>
    <w:rsid w:val="001F6719"/>
    <w:rsid w:val="001F6997"/>
    <w:rsid w:val="001F6DB8"/>
    <w:rsid w:val="001F73E3"/>
    <w:rsid w:val="001F7CF3"/>
    <w:rsid w:val="00203D70"/>
    <w:rsid w:val="00205111"/>
    <w:rsid w:val="00211E8E"/>
    <w:rsid w:val="00212022"/>
    <w:rsid w:val="0021387F"/>
    <w:rsid w:val="00213BEC"/>
    <w:rsid w:val="0021546E"/>
    <w:rsid w:val="002158C8"/>
    <w:rsid w:val="00216537"/>
    <w:rsid w:val="00220007"/>
    <w:rsid w:val="00221A66"/>
    <w:rsid w:val="00221F45"/>
    <w:rsid w:val="00222A2F"/>
    <w:rsid w:val="00223513"/>
    <w:rsid w:val="0022388F"/>
    <w:rsid w:val="0022576C"/>
    <w:rsid w:val="00233D0A"/>
    <w:rsid w:val="00233D9F"/>
    <w:rsid w:val="002351C7"/>
    <w:rsid w:val="002361F0"/>
    <w:rsid w:val="002374E0"/>
    <w:rsid w:val="002375BC"/>
    <w:rsid w:val="002418FF"/>
    <w:rsid w:val="00241F17"/>
    <w:rsid w:val="00242B59"/>
    <w:rsid w:val="00242D31"/>
    <w:rsid w:val="00243A13"/>
    <w:rsid w:val="00243F25"/>
    <w:rsid w:val="00250878"/>
    <w:rsid w:val="00250D74"/>
    <w:rsid w:val="00253B40"/>
    <w:rsid w:val="00260D12"/>
    <w:rsid w:val="00262281"/>
    <w:rsid w:val="00264A33"/>
    <w:rsid w:val="00264FE8"/>
    <w:rsid w:val="00266908"/>
    <w:rsid w:val="00271603"/>
    <w:rsid w:val="002731F1"/>
    <w:rsid w:val="00273392"/>
    <w:rsid w:val="00275E1F"/>
    <w:rsid w:val="00277869"/>
    <w:rsid w:val="00281480"/>
    <w:rsid w:val="00290AEC"/>
    <w:rsid w:val="002911C4"/>
    <w:rsid w:val="002925CF"/>
    <w:rsid w:val="00294EAA"/>
    <w:rsid w:val="00297E95"/>
    <w:rsid w:val="002A2427"/>
    <w:rsid w:val="002A24ED"/>
    <w:rsid w:val="002A263B"/>
    <w:rsid w:val="002A29C9"/>
    <w:rsid w:val="002A5A1B"/>
    <w:rsid w:val="002A5D6A"/>
    <w:rsid w:val="002A718A"/>
    <w:rsid w:val="002B082F"/>
    <w:rsid w:val="002B1065"/>
    <w:rsid w:val="002B29B5"/>
    <w:rsid w:val="002B416E"/>
    <w:rsid w:val="002B4A4B"/>
    <w:rsid w:val="002B69B9"/>
    <w:rsid w:val="002C0279"/>
    <w:rsid w:val="002C0722"/>
    <w:rsid w:val="002C0CAF"/>
    <w:rsid w:val="002C5478"/>
    <w:rsid w:val="002C684E"/>
    <w:rsid w:val="002C6C3D"/>
    <w:rsid w:val="002C6F86"/>
    <w:rsid w:val="002C7D0C"/>
    <w:rsid w:val="002D0145"/>
    <w:rsid w:val="002D0AE1"/>
    <w:rsid w:val="002D48B0"/>
    <w:rsid w:val="002D4BE0"/>
    <w:rsid w:val="002E009C"/>
    <w:rsid w:val="002E33DF"/>
    <w:rsid w:val="002E5682"/>
    <w:rsid w:val="002E57AD"/>
    <w:rsid w:val="002E6638"/>
    <w:rsid w:val="002E66BA"/>
    <w:rsid w:val="002E7B72"/>
    <w:rsid w:val="002F0FD7"/>
    <w:rsid w:val="002F1664"/>
    <w:rsid w:val="002F1866"/>
    <w:rsid w:val="002F1D17"/>
    <w:rsid w:val="002F2DDE"/>
    <w:rsid w:val="002F72D5"/>
    <w:rsid w:val="002F7BD1"/>
    <w:rsid w:val="0030059D"/>
    <w:rsid w:val="0030270B"/>
    <w:rsid w:val="003029DC"/>
    <w:rsid w:val="00302FC3"/>
    <w:rsid w:val="003037D5"/>
    <w:rsid w:val="00303E17"/>
    <w:rsid w:val="00310003"/>
    <w:rsid w:val="00311B04"/>
    <w:rsid w:val="00312AC0"/>
    <w:rsid w:val="003146A9"/>
    <w:rsid w:val="00315086"/>
    <w:rsid w:val="003160A9"/>
    <w:rsid w:val="003167CE"/>
    <w:rsid w:val="00317414"/>
    <w:rsid w:val="00320D7C"/>
    <w:rsid w:val="00321BBD"/>
    <w:rsid w:val="00323C39"/>
    <w:rsid w:val="00324D87"/>
    <w:rsid w:val="003274E7"/>
    <w:rsid w:val="0032794D"/>
    <w:rsid w:val="00330153"/>
    <w:rsid w:val="00331F3F"/>
    <w:rsid w:val="003327DC"/>
    <w:rsid w:val="00334F1D"/>
    <w:rsid w:val="0033504A"/>
    <w:rsid w:val="00335CF4"/>
    <w:rsid w:val="0033714F"/>
    <w:rsid w:val="00340216"/>
    <w:rsid w:val="0034235A"/>
    <w:rsid w:val="003423F4"/>
    <w:rsid w:val="003428A3"/>
    <w:rsid w:val="0034380E"/>
    <w:rsid w:val="0034622F"/>
    <w:rsid w:val="003468F0"/>
    <w:rsid w:val="00346EE4"/>
    <w:rsid w:val="0034718F"/>
    <w:rsid w:val="00347508"/>
    <w:rsid w:val="003503CB"/>
    <w:rsid w:val="00350C3E"/>
    <w:rsid w:val="00350F0C"/>
    <w:rsid w:val="00352288"/>
    <w:rsid w:val="0035333C"/>
    <w:rsid w:val="0035387E"/>
    <w:rsid w:val="00354FBC"/>
    <w:rsid w:val="00355296"/>
    <w:rsid w:val="0036075B"/>
    <w:rsid w:val="00360DB6"/>
    <w:rsid w:val="003616FF"/>
    <w:rsid w:val="003620EC"/>
    <w:rsid w:val="00362CC5"/>
    <w:rsid w:val="0036328C"/>
    <w:rsid w:val="00364164"/>
    <w:rsid w:val="0036444E"/>
    <w:rsid w:val="00366B71"/>
    <w:rsid w:val="00367143"/>
    <w:rsid w:val="00367E8A"/>
    <w:rsid w:val="00372708"/>
    <w:rsid w:val="00372E71"/>
    <w:rsid w:val="00373E86"/>
    <w:rsid w:val="0037412F"/>
    <w:rsid w:val="00374B3A"/>
    <w:rsid w:val="0037510D"/>
    <w:rsid w:val="003756EB"/>
    <w:rsid w:val="003777FD"/>
    <w:rsid w:val="00381235"/>
    <w:rsid w:val="00382923"/>
    <w:rsid w:val="00383330"/>
    <w:rsid w:val="00383699"/>
    <w:rsid w:val="003862C6"/>
    <w:rsid w:val="00387E2D"/>
    <w:rsid w:val="00391276"/>
    <w:rsid w:val="003942D5"/>
    <w:rsid w:val="003A2AFB"/>
    <w:rsid w:val="003A2D0A"/>
    <w:rsid w:val="003A2D50"/>
    <w:rsid w:val="003A2DDE"/>
    <w:rsid w:val="003A3F62"/>
    <w:rsid w:val="003A423F"/>
    <w:rsid w:val="003A4709"/>
    <w:rsid w:val="003A63E5"/>
    <w:rsid w:val="003B0964"/>
    <w:rsid w:val="003B1326"/>
    <w:rsid w:val="003B2223"/>
    <w:rsid w:val="003B33C4"/>
    <w:rsid w:val="003B3907"/>
    <w:rsid w:val="003B405E"/>
    <w:rsid w:val="003B4A51"/>
    <w:rsid w:val="003B585B"/>
    <w:rsid w:val="003B5C49"/>
    <w:rsid w:val="003B5EA1"/>
    <w:rsid w:val="003B619B"/>
    <w:rsid w:val="003B7144"/>
    <w:rsid w:val="003C025F"/>
    <w:rsid w:val="003C344C"/>
    <w:rsid w:val="003C36DB"/>
    <w:rsid w:val="003C4D26"/>
    <w:rsid w:val="003C6342"/>
    <w:rsid w:val="003C6EBB"/>
    <w:rsid w:val="003C704C"/>
    <w:rsid w:val="003C724D"/>
    <w:rsid w:val="003D1733"/>
    <w:rsid w:val="003D176C"/>
    <w:rsid w:val="003D22DD"/>
    <w:rsid w:val="003D433F"/>
    <w:rsid w:val="003D6918"/>
    <w:rsid w:val="003E404E"/>
    <w:rsid w:val="003E5641"/>
    <w:rsid w:val="003E5653"/>
    <w:rsid w:val="003E781F"/>
    <w:rsid w:val="003F0C11"/>
    <w:rsid w:val="003F1EF3"/>
    <w:rsid w:val="003F400F"/>
    <w:rsid w:val="003F6271"/>
    <w:rsid w:val="00401DED"/>
    <w:rsid w:val="00403E26"/>
    <w:rsid w:val="00405FBA"/>
    <w:rsid w:val="0040632D"/>
    <w:rsid w:val="004075AA"/>
    <w:rsid w:val="00410E93"/>
    <w:rsid w:val="00412F2B"/>
    <w:rsid w:val="004131EF"/>
    <w:rsid w:val="00413315"/>
    <w:rsid w:val="004153FF"/>
    <w:rsid w:val="004160DA"/>
    <w:rsid w:val="00420D73"/>
    <w:rsid w:val="004217DC"/>
    <w:rsid w:val="00421A6B"/>
    <w:rsid w:val="00422929"/>
    <w:rsid w:val="004244C3"/>
    <w:rsid w:val="004248B7"/>
    <w:rsid w:val="00425981"/>
    <w:rsid w:val="00425E78"/>
    <w:rsid w:val="00430E21"/>
    <w:rsid w:val="00431055"/>
    <w:rsid w:val="0043154B"/>
    <w:rsid w:val="004324BA"/>
    <w:rsid w:val="00432F04"/>
    <w:rsid w:val="00435001"/>
    <w:rsid w:val="00436147"/>
    <w:rsid w:val="00436426"/>
    <w:rsid w:val="00440E12"/>
    <w:rsid w:val="00442E1E"/>
    <w:rsid w:val="00444575"/>
    <w:rsid w:val="00444C01"/>
    <w:rsid w:val="00447509"/>
    <w:rsid w:val="00447CA0"/>
    <w:rsid w:val="00450030"/>
    <w:rsid w:val="00450FE3"/>
    <w:rsid w:val="00451B23"/>
    <w:rsid w:val="00452DCB"/>
    <w:rsid w:val="00455290"/>
    <w:rsid w:val="00456929"/>
    <w:rsid w:val="0045714D"/>
    <w:rsid w:val="00460EC8"/>
    <w:rsid w:val="004642E6"/>
    <w:rsid w:val="00464851"/>
    <w:rsid w:val="00464CEA"/>
    <w:rsid w:val="0046582E"/>
    <w:rsid w:val="004708DE"/>
    <w:rsid w:val="00471D08"/>
    <w:rsid w:val="004740AA"/>
    <w:rsid w:val="00474F90"/>
    <w:rsid w:val="00475627"/>
    <w:rsid w:val="0047592E"/>
    <w:rsid w:val="00475A03"/>
    <w:rsid w:val="00475A4D"/>
    <w:rsid w:val="00475C12"/>
    <w:rsid w:val="00475ED6"/>
    <w:rsid w:val="0047668C"/>
    <w:rsid w:val="0048188D"/>
    <w:rsid w:val="00481FE7"/>
    <w:rsid w:val="004847CE"/>
    <w:rsid w:val="004900FE"/>
    <w:rsid w:val="004906B7"/>
    <w:rsid w:val="00490D41"/>
    <w:rsid w:val="004935DF"/>
    <w:rsid w:val="00495CBC"/>
    <w:rsid w:val="00495EC3"/>
    <w:rsid w:val="00496C36"/>
    <w:rsid w:val="00497996"/>
    <w:rsid w:val="004A099A"/>
    <w:rsid w:val="004A1DF9"/>
    <w:rsid w:val="004A3193"/>
    <w:rsid w:val="004A4A6D"/>
    <w:rsid w:val="004A6210"/>
    <w:rsid w:val="004A7D98"/>
    <w:rsid w:val="004B1E4E"/>
    <w:rsid w:val="004B33C8"/>
    <w:rsid w:val="004B4F54"/>
    <w:rsid w:val="004B5888"/>
    <w:rsid w:val="004B5ED5"/>
    <w:rsid w:val="004C045B"/>
    <w:rsid w:val="004C352D"/>
    <w:rsid w:val="004C4911"/>
    <w:rsid w:val="004C54C7"/>
    <w:rsid w:val="004C6A64"/>
    <w:rsid w:val="004D1F41"/>
    <w:rsid w:val="004D263F"/>
    <w:rsid w:val="004D54C7"/>
    <w:rsid w:val="004E02D2"/>
    <w:rsid w:val="004E04E0"/>
    <w:rsid w:val="004E1542"/>
    <w:rsid w:val="004E3868"/>
    <w:rsid w:val="004E3E17"/>
    <w:rsid w:val="004E4516"/>
    <w:rsid w:val="004E53CE"/>
    <w:rsid w:val="004E58A6"/>
    <w:rsid w:val="004E61A9"/>
    <w:rsid w:val="004F02D6"/>
    <w:rsid w:val="004F426C"/>
    <w:rsid w:val="004F46C0"/>
    <w:rsid w:val="004F6D15"/>
    <w:rsid w:val="004F7067"/>
    <w:rsid w:val="004F7A44"/>
    <w:rsid w:val="00501466"/>
    <w:rsid w:val="005019C0"/>
    <w:rsid w:val="00502D82"/>
    <w:rsid w:val="00502F51"/>
    <w:rsid w:val="00506373"/>
    <w:rsid w:val="00506674"/>
    <w:rsid w:val="00506F5C"/>
    <w:rsid w:val="00507341"/>
    <w:rsid w:val="005101E5"/>
    <w:rsid w:val="0051165B"/>
    <w:rsid w:val="005116F0"/>
    <w:rsid w:val="0051238C"/>
    <w:rsid w:val="00512849"/>
    <w:rsid w:val="005137FA"/>
    <w:rsid w:val="00513BA3"/>
    <w:rsid w:val="005147C2"/>
    <w:rsid w:val="00517469"/>
    <w:rsid w:val="0052016C"/>
    <w:rsid w:val="00520D4D"/>
    <w:rsid w:val="005212EA"/>
    <w:rsid w:val="00522510"/>
    <w:rsid w:val="00523AA9"/>
    <w:rsid w:val="0052471D"/>
    <w:rsid w:val="00524F47"/>
    <w:rsid w:val="00527785"/>
    <w:rsid w:val="0053005D"/>
    <w:rsid w:val="00530CD1"/>
    <w:rsid w:val="005313ED"/>
    <w:rsid w:val="00532EB0"/>
    <w:rsid w:val="00534EB3"/>
    <w:rsid w:val="00535E1C"/>
    <w:rsid w:val="00537726"/>
    <w:rsid w:val="0054000B"/>
    <w:rsid w:val="005421D9"/>
    <w:rsid w:val="00547AFE"/>
    <w:rsid w:val="0055014A"/>
    <w:rsid w:val="00550AF5"/>
    <w:rsid w:val="00550E72"/>
    <w:rsid w:val="00551889"/>
    <w:rsid w:val="005522BC"/>
    <w:rsid w:val="00552C80"/>
    <w:rsid w:val="005547DD"/>
    <w:rsid w:val="00555609"/>
    <w:rsid w:val="00557179"/>
    <w:rsid w:val="005663C9"/>
    <w:rsid w:val="005709E8"/>
    <w:rsid w:val="005733F7"/>
    <w:rsid w:val="00573A5D"/>
    <w:rsid w:val="00573CB5"/>
    <w:rsid w:val="005742F1"/>
    <w:rsid w:val="00577D80"/>
    <w:rsid w:val="005819F7"/>
    <w:rsid w:val="005823D3"/>
    <w:rsid w:val="0058550E"/>
    <w:rsid w:val="00586574"/>
    <w:rsid w:val="00587AD8"/>
    <w:rsid w:val="0059114B"/>
    <w:rsid w:val="0059217F"/>
    <w:rsid w:val="00592426"/>
    <w:rsid w:val="00594BDC"/>
    <w:rsid w:val="005950FA"/>
    <w:rsid w:val="00596CB1"/>
    <w:rsid w:val="00596FAC"/>
    <w:rsid w:val="005A3AEA"/>
    <w:rsid w:val="005A489F"/>
    <w:rsid w:val="005A58BE"/>
    <w:rsid w:val="005A6D5E"/>
    <w:rsid w:val="005A7BC7"/>
    <w:rsid w:val="005B0274"/>
    <w:rsid w:val="005B2269"/>
    <w:rsid w:val="005B28F1"/>
    <w:rsid w:val="005B294E"/>
    <w:rsid w:val="005B299B"/>
    <w:rsid w:val="005B3B38"/>
    <w:rsid w:val="005B7A12"/>
    <w:rsid w:val="005C3C64"/>
    <w:rsid w:val="005C4033"/>
    <w:rsid w:val="005C46DF"/>
    <w:rsid w:val="005C493B"/>
    <w:rsid w:val="005C6F72"/>
    <w:rsid w:val="005D036C"/>
    <w:rsid w:val="005D0810"/>
    <w:rsid w:val="005D0815"/>
    <w:rsid w:val="005D14F2"/>
    <w:rsid w:val="005D1D72"/>
    <w:rsid w:val="005D2FC9"/>
    <w:rsid w:val="005D4CCE"/>
    <w:rsid w:val="005D74FF"/>
    <w:rsid w:val="005E0733"/>
    <w:rsid w:val="005E29E9"/>
    <w:rsid w:val="005E4307"/>
    <w:rsid w:val="005E4ECC"/>
    <w:rsid w:val="005F7D6B"/>
    <w:rsid w:val="00600236"/>
    <w:rsid w:val="0060028D"/>
    <w:rsid w:val="006011BE"/>
    <w:rsid w:val="00602E41"/>
    <w:rsid w:val="006040DD"/>
    <w:rsid w:val="00605286"/>
    <w:rsid w:val="006056D2"/>
    <w:rsid w:val="00605CC0"/>
    <w:rsid w:val="00605F8E"/>
    <w:rsid w:val="00606D31"/>
    <w:rsid w:val="00610C8B"/>
    <w:rsid w:val="00610D80"/>
    <w:rsid w:val="00612359"/>
    <w:rsid w:val="00613B0E"/>
    <w:rsid w:val="0062016D"/>
    <w:rsid w:val="0062254B"/>
    <w:rsid w:val="006230CD"/>
    <w:rsid w:val="00623B65"/>
    <w:rsid w:val="0062646F"/>
    <w:rsid w:val="0063088F"/>
    <w:rsid w:val="00632F83"/>
    <w:rsid w:val="00635814"/>
    <w:rsid w:val="00635E37"/>
    <w:rsid w:val="00641766"/>
    <w:rsid w:val="00641E56"/>
    <w:rsid w:val="006420DF"/>
    <w:rsid w:val="00642661"/>
    <w:rsid w:val="00643FA7"/>
    <w:rsid w:val="00644F53"/>
    <w:rsid w:val="0064582C"/>
    <w:rsid w:val="0064785C"/>
    <w:rsid w:val="0065080D"/>
    <w:rsid w:val="00651601"/>
    <w:rsid w:val="0065292A"/>
    <w:rsid w:val="0065350E"/>
    <w:rsid w:val="00654441"/>
    <w:rsid w:val="006651CC"/>
    <w:rsid w:val="006660E3"/>
    <w:rsid w:val="00667D17"/>
    <w:rsid w:val="0067164C"/>
    <w:rsid w:val="006726AB"/>
    <w:rsid w:val="00673330"/>
    <w:rsid w:val="00674BC3"/>
    <w:rsid w:val="00676B5F"/>
    <w:rsid w:val="006771C0"/>
    <w:rsid w:val="00681550"/>
    <w:rsid w:val="0068168B"/>
    <w:rsid w:val="00682768"/>
    <w:rsid w:val="00683513"/>
    <w:rsid w:val="006847A4"/>
    <w:rsid w:val="00684EBE"/>
    <w:rsid w:val="0068740C"/>
    <w:rsid w:val="006918C4"/>
    <w:rsid w:val="00692EA8"/>
    <w:rsid w:val="00693563"/>
    <w:rsid w:val="00695DDE"/>
    <w:rsid w:val="00696CF6"/>
    <w:rsid w:val="006971F0"/>
    <w:rsid w:val="006A0F87"/>
    <w:rsid w:val="006A2C49"/>
    <w:rsid w:val="006A3BAA"/>
    <w:rsid w:val="006A3FDD"/>
    <w:rsid w:val="006A6492"/>
    <w:rsid w:val="006B04E5"/>
    <w:rsid w:val="006B1146"/>
    <w:rsid w:val="006B15C8"/>
    <w:rsid w:val="006B184C"/>
    <w:rsid w:val="006B4734"/>
    <w:rsid w:val="006B56E5"/>
    <w:rsid w:val="006B6C66"/>
    <w:rsid w:val="006C1BF3"/>
    <w:rsid w:val="006C28A2"/>
    <w:rsid w:val="006C5A15"/>
    <w:rsid w:val="006C5C49"/>
    <w:rsid w:val="006D6ADA"/>
    <w:rsid w:val="006D7007"/>
    <w:rsid w:val="006E042D"/>
    <w:rsid w:val="006E0A50"/>
    <w:rsid w:val="006E24AC"/>
    <w:rsid w:val="006E5795"/>
    <w:rsid w:val="006E5869"/>
    <w:rsid w:val="006F0732"/>
    <w:rsid w:val="006F0D4F"/>
    <w:rsid w:val="006F4FE6"/>
    <w:rsid w:val="006F54F5"/>
    <w:rsid w:val="006F5E21"/>
    <w:rsid w:val="007025D0"/>
    <w:rsid w:val="00703454"/>
    <w:rsid w:val="00703867"/>
    <w:rsid w:val="007039CF"/>
    <w:rsid w:val="00705C41"/>
    <w:rsid w:val="00705EF2"/>
    <w:rsid w:val="00707796"/>
    <w:rsid w:val="007077B5"/>
    <w:rsid w:val="007100E6"/>
    <w:rsid w:val="00710A54"/>
    <w:rsid w:val="007112FC"/>
    <w:rsid w:val="00712D81"/>
    <w:rsid w:val="00714A0E"/>
    <w:rsid w:val="00715918"/>
    <w:rsid w:val="00723BB1"/>
    <w:rsid w:val="00730628"/>
    <w:rsid w:val="007326A8"/>
    <w:rsid w:val="00735E25"/>
    <w:rsid w:val="00736DD1"/>
    <w:rsid w:val="007373ED"/>
    <w:rsid w:val="00740248"/>
    <w:rsid w:val="00740910"/>
    <w:rsid w:val="007421E7"/>
    <w:rsid w:val="00742F64"/>
    <w:rsid w:val="0074404B"/>
    <w:rsid w:val="00745882"/>
    <w:rsid w:val="00745D26"/>
    <w:rsid w:val="00746752"/>
    <w:rsid w:val="007476D1"/>
    <w:rsid w:val="00747E59"/>
    <w:rsid w:val="00747FFA"/>
    <w:rsid w:val="00750C8E"/>
    <w:rsid w:val="00752064"/>
    <w:rsid w:val="0075221D"/>
    <w:rsid w:val="00752473"/>
    <w:rsid w:val="007539D0"/>
    <w:rsid w:val="0075457C"/>
    <w:rsid w:val="00754917"/>
    <w:rsid w:val="00756052"/>
    <w:rsid w:val="007579B3"/>
    <w:rsid w:val="007636E4"/>
    <w:rsid w:val="00764E05"/>
    <w:rsid w:val="00765179"/>
    <w:rsid w:val="00767B73"/>
    <w:rsid w:val="00767D8F"/>
    <w:rsid w:val="007750AB"/>
    <w:rsid w:val="00776748"/>
    <w:rsid w:val="007774D9"/>
    <w:rsid w:val="00777541"/>
    <w:rsid w:val="00777D20"/>
    <w:rsid w:val="00777DD0"/>
    <w:rsid w:val="00777E61"/>
    <w:rsid w:val="00781526"/>
    <w:rsid w:val="00781BAB"/>
    <w:rsid w:val="007824F4"/>
    <w:rsid w:val="00783531"/>
    <w:rsid w:val="00784569"/>
    <w:rsid w:val="0078491A"/>
    <w:rsid w:val="007861DF"/>
    <w:rsid w:val="00786DE2"/>
    <w:rsid w:val="0079568D"/>
    <w:rsid w:val="0079691E"/>
    <w:rsid w:val="00796A88"/>
    <w:rsid w:val="007A0B43"/>
    <w:rsid w:val="007A16C5"/>
    <w:rsid w:val="007A2DAC"/>
    <w:rsid w:val="007A43D9"/>
    <w:rsid w:val="007B1663"/>
    <w:rsid w:val="007B30BA"/>
    <w:rsid w:val="007B567F"/>
    <w:rsid w:val="007B56AC"/>
    <w:rsid w:val="007C0FFD"/>
    <w:rsid w:val="007C10D7"/>
    <w:rsid w:val="007C2863"/>
    <w:rsid w:val="007C3002"/>
    <w:rsid w:val="007C3DFD"/>
    <w:rsid w:val="007C5035"/>
    <w:rsid w:val="007C5547"/>
    <w:rsid w:val="007C5F06"/>
    <w:rsid w:val="007C741D"/>
    <w:rsid w:val="007C7805"/>
    <w:rsid w:val="007D3A3B"/>
    <w:rsid w:val="007D5168"/>
    <w:rsid w:val="007D7C6C"/>
    <w:rsid w:val="007E0BE0"/>
    <w:rsid w:val="007E0BFF"/>
    <w:rsid w:val="007E0D20"/>
    <w:rsid w:val="007E1027"/>
    <w:rsid w:val="007E2405"/>
    <w:rsid w:val="007E2EBE"/>
    <w:rsid w:val="007E33B1"/>
    <w:rsid w:val="007E3684"/>
    <w:rsid w:val="007E5141"/>
    <w:rsid w:val="007E56D4"/>
    <w:rsid w:val="007E639E"/>
    <w:rsid w:val="007E7BDF"/>
    <w:rsid w:val="007F08BF"/>
    <w:rsid w:val="007F324D"/>
    <w:rsid w:val="007F3DF2"/>
    <w:rsid w:val="007F46DD"/>
    <w:rsid w:val="007F5B28"/>
    <w:rsid w:val="007F5BE0"/>
    <w:rsid w:val="007F7240"/>
    <w:rsid w:val="00800BED"/>
    <w:rsid w:val="00802A77"/>
    <w:rsid w:val="0080476E"/>
    <w:rsid w:val="00805687"/>
    <w:rsid w:val="008071EE"/>
    <w:rsid w:val="0080750B"/>
    <w:rsid w:val="00811CBC"/>
    <w:rsid w:val="008121CA"/>
    <w:rsid w:val="0081278A"/>
    <w:rsid w:val="00812B42"/>
    <w:rsid w:val="00815C78"/>
    <w:rsid w:val="00817BFF"/>
    <w:rsid w:val="00817E49"/>
    <w:rsid w:val="00817ECD"/>
    <w:rsid w:val="00821D3A"/>
    <w:rsid w:val="008224A1"/>
    <w:rsid w:val="00822A1C"/>
    <w:rsid w:val="00822F4A"/>
    <w:rsid w:val="0082333F"/>
    <w:rsid w:val="0082550E"/>
    <w:rsid w:val="00825A87"/>
    <w:rsid w:val="008260BE"/>
    <w:rsid w:val="008274A2"/>
    <w:rsid w:val="00830B3F"/>
    <w:rsid w:val="00832EBC"/>
    <w:rsid w:val="008340F3"/>
    <w:rsid w:val="0083586F"/>
    <w:rsid w:val="00836AD7"/>
    <w:rsid w:val="0083745B"/>
    <w:rsid w:val="00837A57"/>
    <w:rsid w:val="00837B36"/>
    <w:rsid w:val="008412BE"/>
    <w:rsid w:val="00844F94"/>
    <w:rsid w:val="00845441"/>
    <w:rsid w:val="00846284"/>
    <w:rsid w:val="008471A7"/>
    <w:rsid w:val="00847ABF"/>
    <w:rsid w:val="0085041C"/>
    <w:rsid w:val="00850D37"/>
    <w:rsid w:val="00851A13"/>
    <w:rsid w:val="00856C00"/>
    <w:rsid w:val="0085718D"/>
    <w:rsid w:val="0085740B"/>
    <w:rsid w:val="008601FA"/>
    <w:rsid w:val="0086062E"/>
    <w:rsid w:val="0086170B"/>
    <w:rsid w:val="0086271D"/>
    <w:rsid w:val="00863B67"/>
    <w:rsid w:val="008654D3"/>
    <w:rsid w:val="00866153"/>
    <w:rsid w:val="00867108"/>
    <w:rsid w:val="00870676"/>
    <w:rsid w:val="00873CA0"/>
    <w:rsid w:val="00874943"/>
    <w:rsid w:val="00875612"/>
    <w:rsid w:val="00876A74"/>
    <w:rsid w:val="008775E9"/>
    <w:rsid w:val="0087761A"/>
    <w:rsid w:val="00877C07"/>
    <w:rsid w:val="00880714"/>
    <w:rsid w:val="008853F3"/>
    <w:rsid w:val="00885CA4"/>
    <w:rsid w:val="008877FF"/>
    <w:rsid w:val="008878F6"/>
    <w:rsid w:val="00890700"/>
    <w:rsid w:val="008909B4"/>
    <w:rsid w:val="00890CDE"/>
    <w:rsid w:val="00891895"/>
    <w:rsid w:val="00892F6F"/>
    <w:rsid w:val="00893D82"/>
    <w:rsid w:val="0089495B"/>
    <w:rsid w:val="00895F09"/>
    <w:rsid w:val="00896B00"/>
    <w:rsid w:val="00897DFD"/>
    <w:rsid w:val="008A0F09"/>
    <w:rsid w:val="008A27BC"/>
    <w:rsid w:val="008A2822"/>
    <w:rsid w:val="008A524A"/>
    <w:rsid w:val="008A7F62"/>
    <w:rsid w:val="008B1D59"/>
    <w:rsid w:val="008B340D"/>
    <w:rsid w:val="008B38DB"/>
    <w:rsid w:val="008B6A92"/>
    <w:rsid w:val="008C77D3"/>
    <w:rsid w:val="008D11EE"/>
    <w:rsid w:val="008D1BA9"/>
    <w:rsid w:val="008D2830"/>
    <w:rsid w:val="008D2CAA"/>
    <w:rsid w:val="008D58EE"/>
    <w:rsid w:val="008D72A5"/>
    <w:rsid w:val="008D7338"/>
    <w:rsid w:val="008E1520"/>
    <w:rsid w:val="008E36DF"/>
    <w:rsid w:val="008E49F8"/>
    <w:rsid w:val="008E7E63"/>
    <w:rsid w:val="008F122D"/>
    <w:rsid w:val="008F33BB"/>
    <w:rsid w:val="008F4BAA"/>
    <w:rsid w:val="008F698D"/>
    <w:rsid w:val="008F75DB"/>
    <w:rsid w:val="008F764B"/>
    <w:rsid w:val="009000C3"/>
    <w:rsid w:val="00901051"/>
    <w:rsid w:val="009013E2"/>
    <w:rsid w:val="00901CC8"/>
    <w:rsid w:val="009024FB"/>
    <w:rsid w:val="009026B0"/>
    <w:rsid w:val="00904065"/>
    <w:rsid w:val="00904391"/>
    <w:rsid w:val="009066CE"/>
    <w:rsid w:val="00911395"/>
    <w:rsid w:val="00914622"/>
    <w:rsid w:val="009150E2"/>
    <w:rsid w:val="0091757B"/>
    <w:rsid w:val="00920A60"/>
    <w:rsid w:val="00922011"/>
    <w:rsid w:val="009246B9"/>
    <w:rsid w:val="00925F6C"/>
    <w:rsid w:val="009265F7"/>
    <w:rsid w:val="00932230"/>
    <w:rsid w:val="00932386"/>
    <w:rsid w:val="009332CC"/>
    <w:rsid w:val="009337F7"/>
    <w:rsid w:val="00933B55"/>
    <w:rsid w:val="00934A7D"/>
    <w:rsid w:val="009366F0"/>
    <w:rsid w:val="00937080"/>
    <w:rsid w:val="00937379"/>
    <w:rsid w:val="00937710"/>
    <w:rsid w:val="00946115"/>
    <w:rsid w:val="00946611"/>
    <w:rsid w:val="00947995"/>
    <w:rsid w:val="009511FA"/>
    <w:rsid w:val="0095352C"/>
    <w:rsid w:val="00953C9F"/>
    <w:rsid w:val="009542B4"/>
    <w:rsid w:val="009542FE"/>
    <w:rsid w:val="00961A09"/>
    <w:rsid w:val="00961DBA"/>
    <w:rsid w:val="00963092"/>
    <w:rsid w:val="00964DD8"/>
    <w:rsid w:val="00965186"/>
    <w:rsid w:val="009655A8"/>
    <w:rsid w:val="0096696E"/>
    <w:rsid w:val="0097528B"/>
    <w:rsid w:val="00975798"/>
    <w:rsid w:val="00976382"/>
    <w:rsid w:val="00977426"/>
    <w:rsid w:val="00983D9E"/>
    <w:rsid w:val="0098500B"/>
    <w:rsid w:val="00985393"/>
    <w:rsid w:val="0099059A"/>
    <w:rsid w:val="00990716"/>
    <w:rsid w:val="00992CA2"/>
    <w:rsid w:val="00994CF8"/>
    <w:rsid w:val="00995343"/>
    <w:rsid w:val="00995E99"/>
    <w:rsid w:val="00996AF3"/>
    <w:rsid w:val="009A0726"/>
    <w:rsid w:val="009A1251"/>
    <w:rsid w:val="009A2332"/>
    <w:rsid w:val="009A3CD6"/>
    <w:rsid w:val="009A44F3"/>
    <w:rsid w:val="009A538E"/>
    <w:rsid w:val="009A5899"/>
    <w:rsid w:val="009A5D4F"/>
    <w:rsid w:val="009A77AE"/>
    <w:rsid w:val="009B29EE"/>
    <w:rsid w:val="009B2C90"/>
    <w:rsid w:val="009B2E7C"/>
    <w:rsid w:val="009B3B3D"/>
    <w:rsid w:val="009B3F4B"/>
    <w:rsid w:val="009C0565"/>
    <w:rsid w:val="009C0580"/>
    <w:rsid w:val="009C58D6"/>
    <w:rsid w:val="009C5F00"/>
    <w:rsid w:val="009C6839"/>
    <w:rsid w:val="009C6AA2"/>
    <w:rsid w:val="009D0438"/>
    <w:rsid w:val="009D1417"/>
    <w:rsid w:val="009D20C6"/>
    <w:rsid w:val="009D4AA1"/>
    <w:rsid w:val="009D5BA7"/>
    <w:rsid w:val="009D66DB"/>
    <w:rsid w:val="009D74B1"/>
    <w:rsid w:val="009D75FC"/>
    <w:rsid w:val="009E0C8C"/>
    <w:rsid w:val="009E2CDB"/>
    <w:rsid w:val="009E37D3"/>
    <w:rsid w:val="009E432F"/>
    <w:rsid w:val="009E4D46"/>
    <w:rsid w:val="009F0105"/>
    <w:rsid w:val="009F454A"/>
    <w:rsid w:val="009F4EBB"/>
    <w:rsid w:val="009F6333"/>
    <w:rsid w:val="009F66D0"/>
    <w:rsid w:val="009F6D95"/>
    <w:rsid w:val="009F6E18"/>
    <w:rsid w:val="00A00A41"/>
    <w:rsid w:val="00A011CF"/>
    <w:rsid w:val="00A01934"/>
    <w:rsid w:val="00A05700"/>
    <w:rsid w:val="00A073CE"/>
    <w:rsid w:val="00A10BD4"/>
    <w:rsid w:val="00A12BF6"/>
    <w:rsid w:val="00A13A9D"/>
    <w:rsid w:val="00A1415D"/>
    <w:rsid w:val="00A14B16"/>
    <w:rsid w:val="00A15B4A"/>
    <w:rsid w:val="00A16236"/>
    <w:rsid w:val="00A20873"/>
    <w:rsid w:val="00A21641"/>
    <w:rsid w:val="00A21BEB"/>
    <w:rsid w:val="00A23150"/>
    <w:rsid w:val="00A231D5"/>
    <w:rsid w:val="00A25C70"/>
    <w:rsid w:val="00A26691"/>
    <w:rsid w:val="00A31DEF"/>
    <w:rsid w:val="00A3209A"/>
    <w:rsid w:val="00A3282A"/>
    <w:rsid w:val="00A34F88"/>
    <w:rsid w:val="00A3750D"/>
    <w:rsid w:val="00A41E63"/>
    <w:rsid w:val="00A43997"/>
    <w:rsid w:val="00A4589B"/>
    <w:rsid w:val="00A46F75"/>
    <w:rsid w:val="00A50666"/>
    <w:rsid w:val="00A50C48"/>
    <w:rsid w:val="00A51AA9"/>
    <w:rsid w:val="00A51BDF"/>
    <w:rsid w:val="00A5209C"/>
    <w:rsid w:val="00A527B9"/>
    <w:rsid w:val="00A53FC3"/>
    <w:rsid w:val="00A55A79"/>
    <w:rsid w:val="00A6049F"/>
    <w:rsid w:val="00A63124"/>
    <w:rsid w:val="00A638B0"/>
    <w:rsid w:val="00A6470E"/>
    <w:rsid w:val="00A6478F"/>
    <w:rsid w:val="00A64C96"/>
    <w:rsid w:val="00A67016"/>
    <w:rsid w:val="00A67870"/>
    <w:rsid w:val="00A67CBB"/>
    <w:rsid w:val="00A72B8B"/>
    <w:rsid w:val="00A735D0"/>
    <w:rsid w:val="00A74F26"/>
    <w:rsid w:val="00A76BF1"/>
    <w:rsid w:val="00A777A4"/>
    <w:rsid w:val="00A80C39"/>
    <w:rsid w:val="00A81590"/>
    <w:rsid w:val="00A82906"/>
    <w:rsid w:val="00A86BF8"/>
    <w:rsid w:val="00A8710E"/>
    <w:rsid w:val="00A87FDD"/>
    <w:rsid w:val="00A9067D"/>
    <w:rsid w:val="00A91180"/>
    <w:rsid w:val="00A9156E"/>
    <w:rsid w:val="00A92E0C"/>
    <w:rsid w:val="00A930D6"/>
    <w:rsid w:val="00AA084C"/>
    <w:rsid w:val="00AA138A"/>
    <w:rsid w:val="00AA1C78"/>
    <w:rsid w:val="00AA44C5"/>
    <w:rsid w:val="00AA4EF4"/>
    <w:rsid w:val="00AA5A2B"/>
    <w:rsid w:val="00AB1BCC"/>
    <w:rsid w:val="00AB2599"/>
    <w:rsid w:val="00AB2DE5"/>
    <w:rsid w:val="00AB453D"/>
    <w:rsid w:val="00AB46CC"/>
    <w:rsid w:val="00AB5553"/>
    <w:rsid w:val="00AB5E14"/>
    <w:rsid w:val="00AB67C0"/>
    <w:rsid w:val="00AB78D8"/>
    <w:rsid w:val="00AB7AAC"/>
    <w:rsid w:val="00AC00BF"/>
    <w:rsid w:val="00AC1EFA"/>
    <w:rsid w:val="00AC345C"/>
    <w:rsid w:val="00AC50AE"/>
    <w:rsid w:val="00AC5B52"/>
    <w:rsid w:val="00AC5D17"/>
    <w:rsid w:val="00AC65DD"/>
    <w:rsid w:val="00AD1B9B"/>
    <w:rsid w:val="00AD209A"/>
    <w:rsid w:val="00AD37E0"/>
    <w:rsid w:val="00AD5F19"/>
    <w:rsid w:val="00AE073A"/>
    <w:rsid w:val="00AE1AEA"/>
    <w:rsid w:val="00AE4709"/>
    <w:rsid w:val="00AE72C0"/>
    <w:rsid w:val="00AE79EF"/>
    <w:rsid w:val="00AF03E1"/>
    <w:rsid w:val="00AF066F"/>
    <w:rsid w:val="00AF0920"/>
    <w:rsid w:val="00AF4C49"/>
    <w:rsid w:val="00AF6204"/>
    <w:rsid w:val="00B00B3C"/>
    <w:rsid w:val="00B06123"/>
    <w:rsid w:val="00B061EB"/>
    <w:rsid w:val="00B1070C"/>
    <w:rsid w:val="00B11A50"/>
    <w:rsid w:val="00B126D1"/>
    <w:rsid w:val="00B13B1E"/>
    <w:rsid w:val="00B22155"/>
    <w:rsid w:val="00B23760"/>
    <w:rsid w:val="00B24A23"/>
    <w:rsid w:val="00B255B7"/>
    <w:rsid w:val="00B26B74"/>
    <w:rsid w:val="00B27FAE"/>
    <w:rsid w:val="00B3011D"/>
    <w:rsid w:val="00B306E1"/>
    <w:rsid w:val="00B31BA0"/>
    <w:rsid w:val="00B31DB7"/>
    <w:rsid w:val="00B33529"/>
    <w:rsid w:val="00B343B0"/>
    <w:rsid w:val="00B35DD8"/>
    <w:rsid w:val="00B446F9"/>
    <w:rsid w:val="00B451EA"/>
    <w:rsid w:val="00B465D2"/>
    <w:rsid w:val="00B5075C"/>
    <w:rsid w:val="00B5127C"/>
    <w:rsid w:val="00B5147D"/>
    <w:rsid w:val="00B51FB1"/>
    <w:rsid w:val="00B5317E"/>
    <w:rsid w:val="00B53376"/>
    <w:rsid w:val="00B54F71"/>
    <w:rsid w:val="00B555CD"/>
    <w:rsid w:val="00B57689"/>
    <w:rsid w:val="00B60E21"/>
    <w:rsid w:val="00B61CE7"/>
    <w:rsid w:val="00B63167"/>
    <w:rsid w:val="00B6349F"/>
    <w:rsid w:val="00B63EE2"/>
    <w:rsid w:val="00B648DA"/>
    <w:rsid w:val="00B6657A"/>
    <w:rsid w:val="00B66636"/>
    <w:rsid w:val="00B71962"/>
    <w:rsid w:val="00B778AD"/>
    <w:rsid w:val="00B83330"/>
    <w:rsid w:val="00B83E67"/>
    <w:rsid w:val="00B84F4F"/>
    <w:rsid w:val="00B87639"/>
    <w:rsid w:val="00B8773D"/>
    <w:rsid w:val="00B92576"/>
    <w:rsid w:val="00B95D91"/>
    <w:rsid w:val="00B96DFE"/>
    <w:rsid w:val="00B97F3A"/>
    <w:rsid w:val="00BA14A3"/>
    <w:rsid w:val="00BA33C8"/>
    <w:rsid w:val="00BA5538"/>
    <w:rsid w:val="00BA639A"/>
    <w:rsid w:val="00BA6920"/>
    <w:rsid w:val="00BA6CE6"/>
    <w:rsid w:val="00BA7925"/>
    <w:rsid w:val="00BB055F"/>
    <w:rsid w:val="00BB1F26"/>
    <w:rsid w:val="00BB3ABE"/>
    <w:rsid w:val="00BB4CB6"/>
    <w:rsid w:val="00BB5FD7"/>
    <w:rsid w:val="00BC2E72"/>
    <w:rsid w:val="00BC4F2B"/>
    <w:rsid w:val="00BC79A0"/>
    <w:rsid w:val="00BD17AF"/>
    <w:rsid w:val="00BD2741"/>
    <w:rsid w:val="00BD52DD"/>
    <w:rsid w:val="00BD6ABC"/>
    <w:rsid w:val="00BD6E89"/>
    <w:rsid w:val="00BD6F8D"/>
    <w:rsid w:val="00BE05E5"/>
    <w:rsid w:val="00BE3CDA"/>
    <w:rsid w:val="00BE4534"/>
    <w:rsid w:val="00BE467C"/>
    <w:rsid w:val="00BE6DB8"/>
    <w:rsid w:val="00BF06FE"/>
    <w:rsid w:val="00BF1B17"/>
    <w:rsid w:val="00BF2629"/>
    <w:rsid w:val="00BF613D"/>
    <w:rsid w:val="00BF7518"/>
    <w:rsid w:val="00C029D7"/>
    <w:rsid w:val="00C036B1"/>
    <w:rsid w:val="00C04509"/>
    <w:rsid w:val="00C059A1"/>
    <w:rsid w:val="00C05A67"/>
    <w:rsid w:val="00C05A75"/>
    <w:rsid w:val="00C0678D"/>
    <w:rsid w:val="00C06CA8"/>
    <w:rsid w:val="00C07D0B"/>
    <w:rsid w:val="00C111EA"/>
    <w:rsid w:val="00C1163C"/>
    <w:rsid w:val="00C15B50"/>
    <w:rsid w:val="00C161BF"/>
    <w:rsid w:val="00C1712B"/>
    <w:rsid w:val="00C17A99"/>
    <w:rsid w:val="00C2013F"/>
    <w:rsid w:val="00C20DB7"/>
    <w:rsid w:val="00C249E8"/>
    <w:rsid w:val="00C25BD4"/>
    <w:rsid w:val="00C276BF"/>
    <w:rsid w:val="00C27D72"/>
    <w:rsid w:val="00C3177F"/>
    <w:rsid w:val="00C33C05"/>
    <w:rsid w:val="00C34C04"/>
    <w:rsid w:val="00C37275"/>
    <w:rsid w:val="00C40D09"/>
    <w:rsid w:val="00C40D1C"/>
    <w:rsid w:val="00C42DA6"/>
    <w:rsid w:val="00C43542"/>
    <w:rsid w:val="00C45805"/>
    <w:rsid w:val="00C464B2"/>
    <w:rsid w:val="00C4666E"/>
    <w:rsid w:val="00C46FCB"/>
    <w:rsid w:val="00C51C88"/>
    <w:rsid w:val="00C5327A"/>
    <w:rsid w:val="00C558CA"/>
    <w:rsid w:val="00C55C9B"/>
    <w:rsid w:val="00C57003"/>
    <w:rsid w:val="00C62397"/>
    <w:rsid w:val="00C63F29"/>
    <w:rsid w:val="00C6562A"/>
    <w:rsid w:val="00C66F61"/>
    <w:rsid w:val="00C675CD"/>
    <w:rsid w:val="00C70B60"/>
    <w:rsid w:val="00C72670"/>
    <w:rsid w:val="00C73A64"/>
    <w:rsid w:val="00C75315"/>
    <w:rsid w:val="00C775BB"/>
    <w:rsid w:val="00C845B2"/>
    <w:rsid w:val="00C85C89"/>
    <w:rsid w:val="00C86560"/>
    <w:rsid w:val="00C870AF"/>
    <w:rsid w:val="00C8718C"/>
    <w:rsid w:val="00C871A5"/>
    <w:rsid w:val="00C925DD"/>
    <w:rsid w:val="00C94145"/>
    <w:rsid w:val="00C942B9"/>
    <w:rsid w:val="00C963FC"/>
    <w:rsid w:val="00C9685A"/>
    <w:rsid w:val="00C96B41"/>
    <w:rsid w:val="00C96FF5"/>
    <w:rsid w:val="00CA04FA"/>
    <w:rsid w:val="00CA12C1"/>
    <w:rsid w:val="00CA1962"/>
    <w:rsid w:val="00CA41F5"/>
    <w:rsid w:val="00CA495B"/>
    <w:rsid w:val="00CA60E1"/>
    <w:rsid w:val="00CA787B"/>
    <w:rsid w:val="00CB1004"/>
    <w:rsid w:val="00CB156D"/>
    <w:rsid w:val="00CB2A4B"/>
    <w:rsid w:val="00CB360B"/>
    <w:rsid w:val="00CB42AD"/>
    <w:rsid w:val="00CB6435"/>
    <w:rsid w:val="00CB70B2"/>
    <w:rsid w:val="00CC0387"/>
    <w:rsid w:val="00CC234D"/>
    <w:rsid w:val="00CC306D"/>
    <w:rsid w:val="00CC3ACC"/>
    <w:rsid w:val="00CC5240"/>
    <w:rsid w:val="00CC676F"/>
    <w:rsid w:val="00CC6ABD"/>
    <w:rsid w:val="00CD05E6"/>
    <w:rsid w:val="00CD17D4"/>
    <w:rsid w:val="00CD186D"/>
    <w:rsid w:val="00CD18E7"/>
    <w:rsid w:val="00CD326A"/>
    <w:rsid w:val="00CD5AC6"/>
    <w:rsid w:val="00CD5D1F"/>
    <w:rsid w:val="00CE0E13"/>
    <w:rsid w:val="00CE0FEE"/>
    <w:rsid w:val="00CE102E"/>
    <w:rsid w:val="00CE3EEF"/>
    <w:rsid w:val="00CE536D"/>
    <w:rsid w:val="00CE5ABF"/>
    <w:rsid w:val="00CE623C"/>
    <w:rsid w:val="00CE6345"/>
    <w:rsid w:val="00CE6BC3"/>
    <w:rsid w:val="00CF0E6B"/>
    <w:rsid w:val="00CF3719"/>
    <w:rsid w:val="00CF3E26"/>
    <w:rsid w:val="00CF68BC"/>
    <w:rsid w:val="00CF72B0"/>
    <w:rsid w:val="00D00806"/>
    <w:rsid w:val="00D00A73"/>
    <w:rsid w:val="00D0103A"/>
    <w:rsid w:val="00D012DF"/>
    <w:rsid w:val="00D029F7"/>
    <w:rsid w:val="00D05AF6"/>
    <w:rsid w:val="00D05E62"/>
    <w:rsid w:val="00D10A15"/>
    <w:rsid w:val="00D119F2"/>
    <w:rsid w:val="00D13CF3"/>
    <w:rsid w:val="00D156F8"/>
    <w:rsid w:val="00D15AF0"/>
    <w:rsid w:val="00D15E63"/>
    <w:rsid w:val="00D16112"/>
    <w:rsid w:val="00D16528"/>
    <w:rsid w:val="00D16DB6"/>
    <w:rsid w:val="00D1729E"/>
    <w:rsid w:val="00D17D5B"/>
    <w:rsid w:val="00D2003C"/>
    <w:rsid w:val="00D20633"/>
    <w:rsid w:val="00D20729"/>
    <w:rsid w:val="00D20983"/>
    <w:rsid w:val="00D213F4"/>
    <w:rsid w:val="00D24383"/>
    <w:rsid w:val="00D2496A"/>
    <w:rsid w:val="00D25544"/>
    <w:rsid w:val="00D25F80"/>
    <w:rsid w:val="00D27E8C"/>
    <w:rsid w:val="00D30CC1"/>
    <w:rsid w:val="00D35A20"/>
    <w:rsid w:val="00D36E6A"/>
    <w:rsid w:val="00D4006D"/>
    <w:rsid w:val="00D424A3"/>
    <w:rsid w:val="00D42690"/>
    <w:rsid w:val="00D507E4"/>
    <w:rsid w:val="00D5083C"/>
    <w:rsid w:val="00D50E97"/>
    <w:rsid w:val="00D513BF"/>
    <w:rsid w:val="00D54165"/>
    <w:rsid w:val="00D550AC"/>
    <w:rsid w:val="00D55C8B"/>
    <w:rsid w:val="00D62459"/>
    <w:rsid w:val="00D627B8"/>
    <w:rsid w:val="00D62C2C"/>
    <w:rsid w:val="00D63677"/>
    <w:rsid w:val="00D639E7"/>
    <w:rsid w:val="00D64F55"/>
    <w:rsid w:val="00D70807"/>
    <w:rsid w:val="00D727CF"/>
    <w:rsid w:val="00D72981"/>
    <w:rsid w:val="00D74DCA"/>
    <w:rsid w:val="00D75F57"/>
    <w:rsid w:val="00D7665F"/>
    <w:rsid w:val="00D819DF"/>
    <w:rsid w:val="00D823EE"/>
    <w:rsid w:val="00D82ACE"/>
    <w:rsid w:val="00D84153"/>
    <w:rsid w:val="00D847A1"/>
    <w:rsid w:val="00D84BDD"/>
    <w:rsid w:val="00D86D63"/>
    <w:rsid w:val="00D875D0"/>
    <w:rsid w:val="00D904B6"/>
    <w:rsid w:val="00D908A9"/>
    <w:rsid w:val="00D912C1"/>
    <w:rsid w:val="00D916D0"/>
    <w:rsid w:val="00D92186"/>
    <w:rsid w:val="00D941D6"/>
    <w:rsid w:val="00D94934"/>
    <w:rsid w:val="00D94FAA"/>
    <w:rsid w:val="00D96D97"/>
    <w:rsid w:val="00D96E33"/>
    <w:rsid w:val="00D96F37"/>
    <w:rsid w:val="00D97928"/>
    <w:rsid w:val="00D97F35"/>
    <w:rsid w:val="00DA1EE2"/>
    <w:rsid w:val="00DA20E8"/>
    <w:rsid w:val="00DA6EEF"/>
    <w:rsid w:val="00DA7ADA"/>
    <w:rsid w:val="00DB07CD"/>
    <w:rsid w:val="00DB1CCC"/>
    <w:rsid w:val="00DB23A5"/>
    <w:rsid w:val="00DB269D"/>
    <w:rsid w:val="00DB26E3"/>
    <w:rsid w:val="00DB4133"/>
    <w:rsid w:val="00DB5E17"/>
    <w:rsid w:val="00DC0485"/>
    <w:rsid w:val="00DC2237"/>
    <w:rsid w:val="00DC431C"/>
    <w:rsid w:val="00DC59E6"/>
    <w:rsid w:val="00DC727E"/>
    <w:rsid w:val="00DC77C4"/>
    <w:rsid w:val="00DD0210"/>
    <w:rsid w:val="00DD1AF6"/>
    <w:rsid w:val="00DD1C9B"/>
    <w:rsid w:val="00DD24DA"/>
    <w:rsid w:val="00DD3F37"/>
    <w:rsid w:val="00DD466A"/>
    <w:rsid w:val="00DD4FB5"/>
    <w:rsid w:val="00DD575A"/>
    <w:rsid w:val="00DD6CF1"/>
    <w:rsid w:val="00DD70AD"/>
    <w:rsid w:val="00DE289B"/>
    <w:rsid w:val="00DE2DE6"/>
    <w:rsid w:val="00DE3C60"/>
    <w:rsid w:val="00DE3EE0"/>
    <w:rsid w:val="00DE4386"/>
    <w:rsid w:val="00DE4F89"/>
    <w:rsid w:val="00DE7DF3"/>
    <w:rsid w:val="00DF1335"/>
    <w:rsid w:val="00DF17B5"/>
    <w:rsid w:val="00DF2096"/>
    <w:rsid w:val="00DF23DD"/>
    <w:rsid w:val="00DF2DF7"/>
    <w:rsid w:val="00DF5462"/>
    <w:rsid w:val="00DF5A92"/>
    <w:rsid w:val="00DF5C0F"/>
    <w:rsid w:val="00DF7895"/>
    <w:rsid w:val="00DF7D2E"/>
    <w:rsid w:val="00E019C8"/>
    <w:rsid w:val="00E01A0E"/>
    <w:rsid w:val="00E036C9"/>
    <w:rsid w:val="00E0483F"/>
    <w:rsid w:val="00E05A1D"/>
    <w:rsid w:val="00E06582"/>
    <w:rsid w:val="00E125DC"/>
    <w:rsid w:val="00E13C2E"/>
    <w:rsid w:val="00E14856"/>
    <w:rsid w:val="00E16257"/>
    <w:rsid w:val="00E21055"/>
    <w:rsid w:val="00E300D3"/>
    <w:rsid w:val="00E307C9"/>
    <w:rsid w:val="00E326C5"/>
    <w:rsid w:val="00E32B04"/>
    <w:rsid w:val="00E33311"/>
    <w:rsid w:val="00E33C7C"/>
    <w:rsid w:val="00E34829"/>
    <w:rsid w:val="00E34D2D"/>
    <w:rsid w:val="00E360DE"/>
    <w:rsid w:val="00E369AC"/>
    <w:rsid w:val="00E37144"/>
    <w:rsid w:val="00E4057C"/>
    <w:rsid w:val="00E41BB6"/>
    <w:rsid w:val="00E41E77"/>
    <w:rsid w:val="00E42EBA"/>
    <w:rsid w:val="00E43755"/>
    <w:rsid w:val="00E44ABD"/>
    <w:rsid w:val="00E47703"/>
    <w:rsid w:val="00E47F48"/>
    <w:rsid w:val="00E510C0"/>
    <w:rsid w:val="00E5115F"/>
    <w:rsid w:val="00E52962"/>
    <w:rsid w:val="00E52BB4"/>
    <w:rsid w:val="00E5343B"/>
    <w:rsid w:val="00E53E9D"/>
    <w:rsid w:val="00E5678A"/>
    <w:rsid w:val="00E60BEC"/>
    <w:rsid w:val="00E61E83"/>
    <w:rsid w:val="00E62345"/>
    <w:rsid w:val="00E62A3F"/>
    <w:rsid w:val="00E62CFA"/>
    <w:rsid w:val="00E62F16"/>
    <w:rsid w:val="00E62F5C"/>
    <w:rsid w:val="00E63B7C"/>
    <w:rsid w:val="00E6639D"/>
    <w:rsid w:val="00E66B51"/>
    <w:rsid w:val="00E7401C"/>
    <w:rsid w:val="00E7596B"/>
    <w:rsid w:val="00E80CE7"/>
    <w:rsid w:val="00E8220A"/>
    <w:rsid w:val="00E82778"/>
    <w:rsid w:val="00E83D17"/>
    <w:rsid w:val="00E87D39"/>
    <w:rsid w:val="00E87F53"/>
    <w:rsid w:val="00E9100D"/>
    <w:rsid w:val="00E92929"/>
    <w:rsid w:val="00E940BE"/>
    <w:rsid w:val="00E94947"/>
    <w:rsid w:val="00E95229"/>
    <w:rsid w:val="00E96A01"/>
    <w:rsid w:val="00E975F7"/>
    <w:rsid w:val="00EA0874"/>
    <w:rsid w:val="00EA1190"/>
    <w:rsid w:val="00EA3B96"/>
    <w:rsid w:val="00EA4BB9"/>
    <w:rsid w:val="00EA69C1"/>
    <w:rsid w:val="00EA73C1"/>
    <w:rsid w:val="00EB0D8A"/>
    <w:rsid w:val="00EB0E63"/>
    <w:rsid w:val="00EB2962"/>
    <w:rsid w:val="00EB3D17"/>
    <w:rsid w:val="00EB3DE7"/>
    <w:rsid w:val="00EC28E8"/>
    <w:rsid w:val="00EC3368"/>
    <w:rsid w:val="00EC53E1"/>
    <w:rsid w:val="00EC58CB"/>
    <w:rsid w:val="00EC5AD2"/>
    <w:rsid w:val="00EC77EC"/>
    <w:rsid w:val="00EC7E9D"/>
    <w:rsid w:val="00ED167F"/>
    <w:rsid w:val="00ED3B46"/>
    <w:rsid w:val="00ED666A"/>
    <w:rsid w:val="00ED6D2C"/>
    <w:rsid w:val="00ED7FE3"/>
    <w:rsid w:val="00EE036C"/>
    <w:rsid w:val="00EE0A6F"/>
    <w:rsid w:val="00EE0AB0"/>
    <w:rsid w:val="00EE177C"/>
    <w:rsid w:val="00EE2C3D"/>
    <w:rsid w:val="00EE3CE7"/>
    <w:rsid w:val="00EE5A84"/>
    <w:rsid w:val="00EE76B6"/>
    <w:rsid w:val="00EF1E70"/>
    <w:rsid w:val="00EF1E9C"/>
    <w:rsid w:val="00EF360B"/>
    <w:rsid w:val="00EF3E9D"/>
    <w:rsid w:val="00EF4508"/>
    <w:rsid w:val="00EF7461"/>
    <w:rsid w:val="00F0005B"/>
    <w:rsid w:val="00F010C8"/>
    <w:rsid w:val="00F01693"/>
    <w:rsid w:val="00F02079"/>
    <w:rsid w:val="00F02542"/>
    <w:rsid w:val="00F025C7"/>
    <w:rsid w:val="00F02DD4"/>
    <w:rsid w:val="00F03965"/>
    <w:rsid w:val="00F1121A"/>
    <w:rsid w:val="00F1409F"/>
    <w:rsid w:val="00F140F1"/>
    <w:rsid w:val="00F1498D"/>
    <w:rsid w:val="00F15F5F"/>
    <w:rsid w:val="00F164AE"/>
    <w:rsid w:val="00F16A3B"/>
    <w:rsid w:val="00F16AD9"/>
    <w:rsid w:val="00F17B46"/>
    <w:rsid w:val="00F17E40"/>
    <w:rsid w:val="00F20365"/>
    <w:rsid w:val="00F223B8"/>
    <w:rsid w:val="00F24633"/>
    <w:rsid w:val="00F32070"/>
    <w:rsid w:val="00F32EDA"/>
    <w:rsid w:val="00F33AA6"/>
    <w:rsid w:val="00F34F65"/>
    <w:rsid w:val="00F36AD0"/>
    <w:rsid w:val="00F375F3"/>
    <w:rsid w:val="00F4340C"/>
    <w:rsid w:val="00F44301"/>
    <w:rsid w:val="00F45E13"/>
    <w:rsid w:val="00F507B2"/>
    <w:rsid w:val="00F53137"/>
    <w:rsid w:val="00F53A22"/>
    <w:rsid w:val="00F54F59"/>
    <w:rsid w:val="00F56F8A"/>
    <w:rsid w:val="00F60BEA"/>
    <w:rsid w:val="00F60EF8"/>
    <w:rsid w:val="00F61059"/>
    <w:rsid w:val="00F616BB"/>
    <w:rsid w:val="00F643FA"/>
    <w:rsid w:val="00F644A2"/>
    <w:rsid w:val="00F64619"/>
    <w:rsid w:val="00F65328"/>
    <w:rsid w:val="00F653BE"/>
    <w:rsid w:val="00F6585E"/>
    <w:rsid w:val="00F65A63"/>
    <w:rsid w:val="00F65B4D"/>
    <w:rsid w:val="00F6623A"/>
    <w:rsid w:val="00F66739"/>
    <w:rsid w:val="00F679AA"/>
    <w:rsid w:val="00F67F16"/>
    <w:rsid w:val="00F70FFF"/>
    <w:rsid w:val="00F7156E"/>
    <w:rsid w:val="00F727C0"/>
    <w:rsid w:val="00F728F5"/>
    <w:rsid w:val="00F72AEF"/>
    <w:rsid w:val="00F7310C"/>
    <w:rsid w:val="00F731EC"/>
    <w:rsid w:val="00F76BEA"/>
    <w:rsid w:val="00F8132F"/>
    <w:rsid w:val="00F82302"/>
    <w:rsid w:val="00F9446A"/>
    <w:rsid w:val="00F96308"/>
    <w:rsid w:val="00FA050A"/>
    <w:rsid w:val="00FA067D"/>
    <w:rsid w:val="00FA1BF3"/>
    <w:rsid w:val="00FA2587"/>
    <w:rsid w:val="00FA4F75"/>
    <w:rsid w:val="00FA710F"/>
    <w:rsid w:val="00FB2473"/>
    <w:rsid w:val="00FB34D8"/>
    <w:rsid w:val="00FB43D6"/>
    <w:rsid w:val="00FB4D67"/>
    <w:rsid w:val="00FB5C57"/>
    <w:rsid w:val="00FC0547"/>
    <w:rsid w:val="00FC1CF0"/>
    <w:rsid w:val="00FC2878"/>
    <w:rsid w:val="00FC3B35"/>
    <w:rsid w:val="00FC4008"/>
    <w:rsid w:val="00FC437B"/>
    <w:rsid w:val="00FC4B88"/>
    <w:rsid w:val="00FC6CB4"/>
    <w:rsid w:val="00FC755F"/>
    <w:rsid w:val="00FD058C"/>
    <w:rsid w:val="00FD1C35"/>
    <w:rsid w:val="00FD3FCD"/>
    <w:rsid w:val="00FD601E"/>
    <w:rsid w:val="00FE195D"/>
    <w:rsid w:val="00FE3104"/>
    <w:rsid w:val="00FE3EEC"/>
    <w:rsid w:val="00FE44DC"/>
    <w:rsid w:val="00FE500A"/>
    <w:rsid w:val="00FE637B"/>
    <w:rsid w:val="00FE6898"/>
    <w:rsid w:val="00FE73FB"/>
    <w:rsid w:val="00FE7725"/>
    <w:rsid w:val="00FF65F7"/>
    <w:rsid w:val="00FF6F41"/>
    <w:rsid w:val="00FF7AD7"/>
    <w:rsid w:val="0117FBC4"/>
    <w:rsid w:val="0653EF1B"/>
    <w:rsid w:val="07118E52"/>
    <w:rsid w:val="077E5FE9"/>
    <w:rsid w:val="0975569B"/>
    <w:rsid w:val="09CA2B3E"/>
    <w:rsid w:val="0C51D10C"/>
    <w:rsid w:val="1430BBC7"/>
    <w:rsid w:val="14926D5E"/>
    <w:rsid w:val="14CAF085"/>
    <w:rsid w:val="16A8AE46"/>
    <w:rsid w:val="18C227EB"/>
    <w:rsid w:val="1D9A7163"/>
    <w:rsid w:val="1E61B245"/>
    <w:rsid w:val="1E830EFB"/>
    <w:rsid w:val="21A8D085"/>
    <w:rsid w:val="258BCE5F"/>
    <w:rsid w:val="265C920A"/>
    <w:rsid w:val="26BBDCB8"/>
    <w:rsid w:val="27017C82"/>
    <w:rsid w:val="2DFDDA0D"/>
    <w:rsid w:val="309792E3"/>
    <w:rsid w:val="3295291F"/>
    <w:rsid w:val="3440C34C"/>
    <w:rsid w:val="3B2B7BE8"/>
    <w:rsid w:val="3C590A0F"/>
    <w:rsid w:val="40F57573"/>
    <w:rsid w:val="45B69A29"/>
    <w:rsid w:val="4725B11E"/>
    <w:rsid w:val="49946F49"/>
    <w:rsid w:val="50D09D7C"/>
    <w:rsid w:val="53EAEEFD"/>
    <w:rsid w:val="56F03E0F"/>
    <w:rsid w:val="581CEE78"/>
    <w:rsid w:val="586B2597"/>
    <w:rsid w:val="61471B49"/>
    <w:rsid w:val="624C1A09"/>
    <w:rsid w:val="63E7EA6A"/>
    <w:rsid w:val="671F8B2C"/>
    <w:rsid w:val="6ABF5BA6"/>
    <w:rsid w:val="726A2B59"/>
    <w:rsid w:val="729C7EAF"/>
    <w:rsid w:val="751EDC56"/>
    <w:rsid w:val="7602E35B"/>
    <w:rsid w:val="7787817D"/>
    <w:rsid w:val="7F909D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091CD"/>
  <w15:docId w15:val="{7A6F272E-341D-491C-A903-B738FA142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253"/>
    <w:pPr>
      <w:spacing w:after="0" w:line="320" w:lineRule="atLeast"/>
    </w:pPr>
    <w:rPr>
      <w:color w:val="595959" w:themeColor="text1" w:themeTint="A6"/>
      <w:sz w:val="24"/>
      <w:lang w:val="en-GB"/>
    </w:rPr>
  </w:style>
  <w:style w:type="paragraph" w:styleId="Heading1">
    <w:name w:val="heading 1"/>
    <w:basedOn w:val="Normal"/>
    <w:next w:val="Normal"/>
    <w:link w:val="Heading1Char"/>
    <w:uiPriority w:val="9"/>
    <w:qFormat/>
    <w:rsid w:val="00082253"/>
    <w:pPr>
      <w:keepNext/>
      <w:keepLines/>
      <w:spacing w:before="200" w:after="120"/>
      <w:outlineLvl w:val="0"/>
    </w:pPr>
    <w:rPr>
      <w:rFonts w:eastAsiaTheme="majorEastAsia" w:cstheme="majorBidi"/>
      <w:b/>
      <w:bCs/>
      <w:caps/>
      <w:color w:val="DD1D21" w:themeColor="accent2"/>
      <w:sz w:val="28"/>
      <w:szCs w:val="28"/>
    </w:rPr>
  </w:style>
  <w:style w:type="paragraph" w:styleId="Heading2">
    <w:name w:val="heading 2"/>
    <w:basedOn w:val="Normal"/>
    <w:next w:val="Normal"/>
    <w:link w:val="Heading2Char"/>
    <w:uiPriority w:val="9"/>
    <w:qFormat/>
    <w:rsid w:val="0064785C"/>
    <w:pPr>
      <w:keepNext/>
      <w:keepLines/>
      <w:spacing w:before="200" w:after="120"/>
      <w:outlineLvl w:val="1"/>
    </w:pPr>
    <w:rPr>
      <w:rFonts w:asciiTheme="majorHAnsi" w:eastAsiaTheme="majorEastAsia" w:hAnsiTheme="majorHAnsi" w:cstheme="majorBidi"/>
      <w:bCs/>
      <w:szCs w:val="26"/>
    </w:rPr>
  </w:style>
  <w:style w:type="paragraph" w:styleId="Heading3">
    <w:name w:val="heading 3"/>
    <w:basedOn w:val="Normal"/>
    <w:next w:val="Normal"/>
    <w:link w:val="Heading3Char"/>
    <w:uiPriority w:val="9"/>
    <w:qFormat/>
    <w:rsid w:val="0064785C"/>
    <w:pPr>
      <w:keepNext/>
      <w:keepLines/>
      <w:spacing w:before="200" w:after="12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64785C"/>
    <w:pPr>
      <w:keepNext/>
      <w:keepLines/>
      <w:spacing w:before="200" w:after="120"/>
      <w:outlineLvl w:val="3"/>
    </w:pPr>
    <w:rPr>
      <w:rFonts w:eastAsiaTheme="majorEastAsia" w:cstheme="majorBidi"/>
      <w:bCs/>
      <w:i/>
      <w:iCs/>
    </w:rPr>
  </w:style>
  <w:style w:type="paragraph" w:styleId="Heading5">
    <w:name w:val="heading 5"/>
    <w:basedOn w:val="Normal"/>
    <w:next w:val="Normal"/>
    <w:link w:val="Heading5Char"/>
    <w:uiPriority w:val="9"/>
    <w:semiHidden/>
    <w:unhideWhenUsed/>
    <w:qFormat/>
    <w:rsid w:val="008B1D59"/>
    <w:pPr>
      <w:keepNext/>
      <w:keepLines/>
      <w:spacing w:before="40"/>
      <w:outlineLvl w:val="4"/>
    </w:pPr>
    <w:rPr>
      <w:rFonts w:asciiTheme="majorHAnsi" w:eastAsiaTheme="majorEastAsia" w:hAnsiTheme="majorHAnsi" w:cstheme="majorBidi"/>
      <w:color w:val="BD9A03" w:themeColor="accent1" w:themeShade="BF"/>
    </w:rPr>
  </w:style>
  <w:style w:type="paragraph" w:styleId="Heading6">
    <w:name w:val="heading 6"/>
    <w:basedOn w:val="Normal"/>
    <w:next w:val="Normal"/>
    <w:link w:val="Heading6Char"/>
    <w:uiPriority w:val="9"/>
    <w:semiHidden/>
    <w:unhideWhenUsed/>
    <w:qFormat/>
    <w:rsid w:val="008B1D59"/>
    <w:pPr>
      <w:keepNext/>
      <w:keepLines/>
      <w:spacing w:before="40"/>
      <w:outlineLvl w:val="5"/>
    </w:pPr>
    <w:rPr>
      <w:rFonts w:asciiTheme="majorHAnsi" w:eastAsiaTheme="majorEastAsia" w:hAnsiTheme="majorHAnsi" w:cstheme="majorBidi"/>
      <w:color w:val="7E6602" w:themeColor="accent1" w:themeShade="7F"/>
    </w:rPr>
  </w:style>
  <w:style w:type="paragraph" w:styleId="Heading7">
    <w:name w:val="heading 7"/>
    <w:basedOn w:val="Normal"/>
    <w:next w:val="Normal"/>
    <w:link w:val="Heading7Char"/>
    <w:uiPriority w:val="9"/>
    <w:semiHidden/>
    <w:unhideWhenUsed/>
    <w:qFormat/>
    <w:rsid w:val="008B1D59"/>
    <w:pPr>
      <w:keepNext/>
      <w:keepLines/>
      <w:spacing w:before="40"/>
      <w:outlineLvl w:val="6"/>
    </w:pPr>
    <w:rPr>
      <w:rFonts w:asciiTheme="majorHAnsi" w:eastAsiaTheme="majorEastAsia" w:hAnsiTheme="majorHAnsi" w:cstheme="majorBidi"/>
      <w:i/>
      <w:iCs/>
      <w:color w:val="7E6602" w:themeColor="accent1" w:themeShade="7F"/>
    </w:rPr>
  </w:style>
  <w:style w:type="paragraph" w:styleId="Heading8">
    <w:name w:val="heading 8"/>
    <w:basedOn w:val="Normal"/>
    <w:next w:val="Normal"/>
    <w:link w:val="Heading8Char"/>
    <w:uiPriority w:val="9"/>
    <w:semiHidden/>
    <w:unhideWhenUsed/>
    <w:qFormat/>
    <w:rsid w:val="008B1D59"/>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1D5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253"/>
    <w:rPr>
      <w:rFonts w:eastAsiaTheme="majorEastAsia" w:cstheme="majorBidi"/>
      <w:b/>
      <w:bCs/>
      <w:caps/>
      <w:color w:val="DD1D21" w:themeColor="accent2"/>
      <w:sz w:val="28"/>
      <w:szCs w:val="28"/>
      <w:lang w:val="en-GB"/>
    </w:rPr>
  </w:style>
  <w:style w:type="character" w:customStyle="1" w:styleId="Heading2Char">
    <w:name w:val="Heading 2 Char"/>
    <w:basedOn w:val="DefaultParagraphFont"/>
    <w:link w:val="Heading2"/>
    <w:uiPriority w:val="9"/>
    <w:rsid w:val="0064785C"/>
    <w:rPr>
      <w:rFonts w:asciiTheme="majorHAnsi" w:eastAsiaTheme="majorEastAsia" w:hAnsiTheme="majorHAnsi" w:cstheme="majorBidi"/>
      <w:bCs/>
      <w:color w:val="595959" w:themeColor="text1" w:themeTint="A6"/>
      <w:sz w:val="24"/>
      <w:szCs w:val="26"/>
      <w:lang w:val="en-GB"/>
    </w:rPr>
  </w:style>
  <w:style w:type="paragraph" w:styleId="MacroText">
    <w:name w:val="macro"/>
    <w:link w:val="MacroTextChar"/>
    <w:uiPriority w:val="99"/>
    <w:semiHidden/>
    <w:unhideWhenUsed/>
    <w:rsid w:val="009D0438"/>
    <w:pPr>
      <w:tabs>
        <w:tab w:val="left" w:pos="480"/>
        <w:tab w:val="left" w:pos="960"/>
        <w:tab w:val="left" w:pos="1440"/>
        <w:tab w:val="left" w:pos="1920"/>
        <w:tab w:val="left" w:pos="2400"/>
        <w:tab w:val="left" w:pos="2880"/>
        <w:tab w:val="left" w:pos="3360"/>
        <w:tab w:val="left" w:pos="3840"/>
        <w:tab w:val="left" w:pos="4320"/>
      </w:tabs>
      <w:spacing w:before="120" w:after="0" w:line="240" w:lineRule="auto"/>
    </w:pPr>
    <w:rPr>
      <w:rFonts w:eastAsia="Times New Roman" w:cs="Consolas"/>
      <w:sz w:val="20"/>
      <w:szCs w:val="20"/>
      <w:lang w:val="en-GB"/>
    </w:rPr>
  </w:style>
  <w:style w:type="character" w:customStyle="1" w:styleId="MacroTextChar">
    <w:name w:val="Macro Text Char"/>
    <w:basedOn w:val="DefaultParagraphFont"/>
    <w:link w:val="MacroText"/>
    <w:uiPriority w:val="99"/>
    <w:semiHidden/>
    <w:rsid w:val="009D0438"/>
    <w:rPr>
      <w:rFonts w:eastAsia="Times New Roman" w:cs="Consolas"/>
      <w:sz w:val="20"/>
      <w:szCs w:val="20"/>
      <w:lang w:val="en-GB"/>
    </w:rPr>
  </w:style>
  <w:style w:type="paragraph" w:styleId="Header">
    <w:name w:val="header"/>
    <w:basedOn w:val="Normal"/>
    <w:link w:val="HeaderChar"/>
    <w:uiPriority w:val="99"/>
    <w:unhideWhenUsed/>
    <w:rsid w:val="003A3F62"/>
    <w:pPr>
      <w:tabs>
        <w:tab w:val="center" w:pos="5103"/>
        <w:tab w:val="right" w:pos="10065"/>
      </w:tabs>
      <w:spacing w:line="240" w:lineRule="auto"/>
    </w:pPr>
    <w:rPr>
      <w:caps/>
      <w:sz w:val="20"/>
    </w:rPr>
  </w:style>
  <w:style w:type="character" w:customStyle="1" w:styleId="HeaderChar">
    <w:name w:val="Header Char"/>
    <w:basedOn w:val="DefaultParagraphFont"/>
    <w:link w:val="Header"/>
    <w:uiPriority w:val="99"/>
    <w:rsid w:val="003A3F62"/>
    <w:rPr>
      <w:caps/>
      <w:color w:val="595959" w:themeColor="text1" w:themeTint="A6"/>
      <w:sz w:val="20"/>
      <w:lang w:val="en-GB"/>
    </w:rPr>
  </w:style>
  <w:style w:type="paragraph" w:styleId="Footer">
    <w:name w:val="footer"/>
    <w:basedOn w:val="Normal"/>
    <w:link w:val="FooterChar"/>
    <w:uiPriority w:val="99"/>
    <w:unhideWhenUsed/>
    <w:rsid w:val="00444575"/>
    <w:pPr>
      <w:tabs>
        <w:tab w:val="center" w:pos="5103"/>
        <w:tab w:val="right" w:pos="10065"/>
      </w:tabs>
      <w:spacing w:line="240" w:lineRule="auto"/>
    </w:pPr>
    <w:rPr>
      <w:sz w:val="20"/>
    </w:rPr>
  </w:style>
  <w:style w:type="character" w:customStyle="1" w:styleId="FooterChar">
    <w:name w:val="Footer Char"/>
    <w:basedOn w:val="DefaultParagraphFont"/>
    <w:link w:val="Footer"/>
    <w:uiPriority w:val="99"/>
    <w:rsid w:val="00444575"/>
    <w:rPr>
      <w:color w:val="595959" w:themeColor="text1" w:themeTint="A6"/>
      <w:sz w:val="20"/>
      <w:lang w:val="en-GB"/>
    </w:rPr>
  </w:style>
  <w:style w:type="paragraph" w:styleId="Title">
    <w:name w:val="Title"/>
    <w:basedOn w:val="Normal"/>
    <w:next w:val="Normal"/>
    <w:link w:val="TitleChar"/>
    <w:uiPriority w:val="10"/>
    <w:qFormat/>
    <w:rsid w:val="00082253"/>
    <w:pPr>
      <w:spacing w:before="480" w:line="276" w:lineRule="auto"/>
      <w:contextualSpacing/>
    </w:pPr>
    <w:rPr>
      <w:rFonts w:eastAsiaTheme="majorEastAsia" w:cstheme="majorBidi"/>
      <w:b/>
      <w:caps/>
      <w:color w:val="DD1D21" w:themeColor="accent2"/>
      <w:spacing w:val="5"/>
      <w:kern w:val="28"/>
      <w:sz w:val="40"/>
      <w:szCs w:val="52"/>
    </w:rPr>
  </w:style>
  <w:style w:type="character" w:customStyle="1" w:styleId="TitleChar">
    <w:name w:val="Title Char"/>
    <w:basedOn w:val="DefaultParagraphFont"/>
    <w:link w:val="Title"/>
    <w:uiPriority w:val="10"/>
    <w:rsid w:val="00082253"/>
    <w:rPr>
      <w:rFonts w:eastAsiaTheme="majorEastAsia" w:cstheme="majorBidi"/>
      <w:b/>
      <w:caps/>
      <w:color w:val="DD1D21" w:themeColor="accent2"/>
      <w:spacing w:val="5"/>
      <w:kern w:val="28"/>
      <w:sz w:val="40"/>
      <w:szCs w:val="52"/>
      <w:lang w:val="en-GB"/>
    </w:rPr>
  </w:style>
  <w:style w:type="paragraph" w:styleId="Subtitle">
    <w:name w:val="Subtitle"/>
    <w:basedOn w:val="Normal"/>
    <w:next w:val="Normal"/>
    <w:link w:val="SubtitleChar"/>
    <w:uiPriority w:val="11"/>
    <w:qFormat/>
    <w:rsid w:val="002C7D0C"/>
    <w:pPr>
      <w:numPr>
        <w:ilvl w:val="1"/>
      </w:numPr>
    </w:pPr>
    <w:rPr>
      <w:rFonts w:eastAsiaTheme="majorEastAsia" w:cstheme="majorBidi"/>
      <w:iCs/>
      <w:sz w:val="28"/>
      <w:szCs w:val="24"/>
    </w:rPr>
  </w:style>
  <w:style w:type="character" w:customStyle="1" w:styleId="SubtitleChar">
    <w:name w:val="Subtitle Char"/>
    <w:basedOn w:val="DefaultParagraphFont"/>
    <w:link w:val="Subtitle"/>
    <w:uiPriority w:val="11"/>
    <w:rsid w:val="002C7D0C"/>
    <w:rPr>
      <w:rFonts w:eastAsiaTheme="majorEastAsia" w:cstheme="majorBidi"/>
      <w:iCs/>
      <w:color w:val="595959" w:themeColor="text1" w:themeTint="A6"/>
      <w:sz w:val="28"/>
      <w:szCs w:val="24"/>
      <w:lang w:val="en-GB"/>
    </w:rPr>
  </w:style>
  <w:style w:type="paragraph" w:styleId="TOCHeading">
    <w:name w:val="TOC Heading"/>
    <w:basedOn w:val="Heading1"/>
    <w:next w:val="Normal"/>
    <w:uiPriority w:val="39"/>
    <w:semiHidden/>
    <w:unhideWhenUsed/>
    <w:qFormat/>
    <w:rsid w:val="00444575"/>
    <w:pPr>
      <w:spacing w:line="276" w:lineRule="auto"/>
      <w:outlineLvl w:val="9"/>
    </w:pPr>
    <w:rPr>
      <w:rFonts w:asciiTheme="majorHAnsi" w:hAnsiTheme="majorHAnsi"/>
      <w:lang w:eastAsia="ja-JP"/>
    </w:rPr>
  </w:style>
  <w:style w:type="paragraph" w:styleId="TOC1">
    <w:name w:val="toc 1"/>
    <w:basedOn w:val="Normal"/>
    <w:next w:val="Normal"/>
    <w:autoRedefine/>
    <w:uiPriority w:val="39"/>
    <w:unhideWhenUsed/>
    <w:rsid w:val="00444575"/>
    <w:pPr>
      <w:spacing w:after="100"/>
    </w:pPr>
  </w:style>
  <w:style w:type="character" w:customStyle="1" w:styleId="Heading4Char">
    <w:name w:val="Heading 4 Char"/>
    <w:basedOn w:val="DefaultParagraphFont"/>
    <w:link w:val="Heading4"/>
    <w:uiPriority w:val="9"/>
    <w:semiHidden/>
    <w:rsid w:val="0064785C"/>
    <w:rPr>
      <w:rFonts w:eastAsiaTheme="majorEastAsia" w:cstheme="majorBidi"/>
      <w:bCs/>
      <w:i/>
      <w:iCs/>
      <w:color w:val="595959" w:themeColor="text1" w:themeTint="A6"/>
      <w:sz w:val="24"/>
      <w:lang w:val="en-GB"/>
    </w:rPr>
  </w:style>
  <w:style w:type="paragraph" w:styleId="BalloonText">
    <w:name w:val="Balloon Text"/>
    <w:basedOn w:val="Normal"/>
    <w:link w:val="BalloonTextChar"/>
    <w:uiPriority w:val="99"/>
    <w:semiHidden/>
    <w:unhideWhenUsed/>
    <w:rsid w:val="0044457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575"/>
    <w:rPr>
      <w:rFonts w:ascii="Tahoma" w:hAnsi="Tahoma" w:cs="Tahoma"/>
      <w:color w:val="595959" w:themeColor="text1" w:themeTint="A6"/>
      <w:sz w:val="16"/>
      <w:szCs w:val="16"/>
      <w:lang w:val="en-GB"/>
    </w:rPr>
  </w:style>
  <w:style w:type="paragraph" w:styleId="ListParagraph">
    <w:name w:val="List Paragraph"/>
    <w:basedOn w:val="Normal"/>
    <w:uiPriority w:val="34"/>
    <w:qFormat/>
    <w:rsid w:val="00444575"/>
    <w:pPr>
      <w:numPr>
        <w:numId w:val="1"/>
      </w:numPr>
      <w:contextualSpacing/>
    </w:pPr>
  </w:style>
  <w:style w:type="paragraph" w:styleId="TOC2">
    <w:name w:val="toc 2"/>
    <w:basedOn w:val="Normal"/>
    <w:next w:val="Normal"/>
    <w:autoRedefine/>
    <w:uiPriority w:val="39"/>
    <w:unhideWhenUsed/>
    <w:rsid w:val="00914622"/>
    <w:pPr>
      <w:tabs>
        <w:tab w:val="right" w:leader="dot" w:pos="9770"/>
      </w:tabs>
      <w:spacing w:after="100"/>
      <w:ind w:left="240"/>
    </w:pPr>
    <w:rPr>
      <w:noProof/>
      <w:sz w:val="20"/>
      <w:szCs w:val="18"/>
    </w:rPr>
  </w:style>
  <w:style w:type="character" w:customStyle="1" w:styleId="Heading3Char">
    <w:name w:val="Heading 3 Char"/>
    <w:basedOn w:val="DefaultParagraphFont"/>
    <w:link w:val="Heading3"/>
    <w:uiPriority w:val="9"/>
    <w:rsid w:val="0064785C"/>
    <w:rPr>
      <w:rFonts w:eastAsiaTheme="majorEastAsia" w:cstheme="majorBidi"/>
      <w:b/>
      <w:bCs/>
      <w:color w:val="595959" w:themeColor="text1" w:themeTint="A6"/>
      <w:sz w:val="24"/>
      <w:lang w:val="en-GB"/>
    </w:rPr>
  </w:style>
  <w:style w:type="paragraph" w:customStyle="1" w:styleId="AddressLabel">
    <w:name w:val="AddressLabel"/>
    <w:basedOn w:val="Normal"/>
    <w:semiHidden/>
    <w:rsid w:val="007F3DF2"/>
    <w:pPr>
      <w:spacing w:line="280" w:lineRule="atLeast"/>
    </w:pPr>
    <w:rPr>
      <w:rFonts w:ascii="Futura Medium" w:eastAsia="Times New Roman" w:hAnsi="Futura Medium" w:cs="Times New Roman"/>
      <w:noProof/>
      <w:color w:val="auto"/>
      <w:sz w:val="22"/>
      <w:szCs w:val="24"/>
    </w:rPr>
  </w:style>
  <w:style w:type="paragraph" w:styleId="Bibliography">
    <w:name w:val="Bibliography"/>
    <w:basedOn w:val="Normal"/>
    <w:next w:val="Normal"/>
    <w:uiPriority w:val="37"/>
    <w:semiHidden/>
    <w:unhideWhenUsed/>
    <w:rsid w:val="008B1D59"/>
  </w:style>
  <w:style w:type="paragraph" w:styleId="BlockText">
    <w:name w:val="Block Text"/>
    <w:basedOn w:val="Normal"/>
    <w:uiPriority w:val="99"/>
    <w:semiHidden/>
    <w:unhideWhenUsed/>
    <w:rsid w:val="008B1D59"/>
    <w:pPr>
      <w:pBdr>
        <w:top w:val="single" w:sz="2" w:space="10" w:color="FBCE07" w:themeColor="accent1"/>
        <w:left w:val="single" w:sz="2" w:space="10" w:color="FBCE07" w:themeColor="accent1"/>
        <w:bottom w:val="single" w:sz="2" w:space="10" w:color="FBCE07" w:themeColor="accent1"/>
        <w:right w:val="single" w:sz="2" w:space="10" w:color="FBCE07" w:themeColor="accent1"/>
      </w:pBdr>
      <w:ind w:left="1152" w:right="1152"/>
    </w:pPr>
    <w:rPr>
      <w:rFonts w:eastAsiaTheme="minorEastAsia"/>
      <w:i/>
      <w:iCs/>
      <w:color w:val="FBCE07" w:themeColor="accent1"/>
    </w:rPr>
  </w:style>
  <w:style w:type="paragraph" w:styleId="BodyText">
    <w:name w:val="Body Text"/>
    <w:basedOn w:val="Normal"/>
    <w:link w:val="BodyTextChar"/>
    <w:uiPriority w:val="99"/>
    <w:unhideWhenUsed/>
    <w:rsid w:val="008B1D59"/>
    <w:pPr>
      <w:spacing w:after="120"/>
    </w:pPr>
  </w:style>
  <w:style w:type="character" w:customStyle="1" w:styleId="BodyTextChar">
    <w:name w:val="Body Text Char"/>
    <w:basedOn w:val="DefaultParagraphFont"/>
    <w:link w:val="BodyText"/>
    <w:uiPriority w:val="99"/>
    <w:rsid w:val="008B1D59"/>
    <w:rPr>
      <w:color w:val="595959" w:themeColor="text1" w:themeTint="A6"/>
      <w:sz w:val="24"/>
      <w:lang w:val="en-GB"/>
    </w:rPr>
  </w:style>
  <w:style w:type="paragraph" w:styleId="BodyText2">
    <w:name w:val="Body Text 2"/>
    <w:basedOn w:val="Normal"/>
    <w:link w:val="BodyText2Char"/>
    <w:uiPriority w:val="99"/>
    <w:semiHidden/>
    <w:unhideWhenUsed/>
    <w:rsid w:val="008B1D59"/>
    <w:pPr>
      <w:spacing w:after="120" w:line="480" w:lineRule="auto"/>
    </w:pPr>
  </w:style>
  <w:style w:type="character" w:customStyle="1" w:styleId="BodyText2Char">
    <w:name w:val="Body Text 2 Char"/>
    <w:basedOn w:val="DefaultParagraphFont"/>
    <w:link w:val="BodyText2"/>
    <w:uiPriority w:val="99"/>
    <w:semiHidden/>
    <w:rsid w:val="008B1D59"/>
    <w:rPr>
      <w:color w:val="595959" w:themeColor="text1" w:themeTint="A6"/>
      <w:sz w:val="24"/>
      <w:lang w:val="en-GB"/>
    </w:rPr>
  </w:style>
  <w:style w:type="paragraph" w:styleId="BodyText3">
    <w:name w:val="Body Text 3"/>
    <w:basedOn w:val="Normal"/>
    <w:link w:val="BodyText3Char"/>
    <w:uiPriority w:val="99"/>
    <w:semiHidden/>
    <w:unhideWhenUsed/>
    <w:rsid w:val="008B1D59"/>
    <w:pPr>
      <w:spacing w:after="120"/>
    </w:pPr>
    <w:rPr>
      <w:sz w:val="16"/>
      <w:szCs w:val="16"/>
    </w:rPr>
  </w:style>
  <w:style w:type="character" w:customStyle="1" w:styleId="BodyText3Char">
    <w:name w:val="Body Text 3 Char"/>
    <w:basedOn w:val="DefaultParagraphFont"/>
    <w:link w:val="BodyText3"/>
    <w:uiPriority w:val="99"/>
    <w:semiHidden/>
    <w:rsid w:val="008B1D59"/>
    <w:rPr>
      <w:color w:val="595959" w:themeColor="text1" w:themeTint="A6"/>
      <w:sz w:val="16"/>
      <w:szCs w:val="16"/>
      <w:lang w:val="en-GB"/>
    </w:rPr>
  </w:style>
  <w:style w:type="paragraph" w:styleId="BodyTextFirstIndent">
    <w:name w:val="Body Text First Indent"/>
    <w:basedOn w:val="BodyText"/>
    <w:link w:val="BodyTextFirstIndentChar"/>
    <w:uiPriority w:val="99"/>
    <w:semiHidden/>
    <w:unhideWhenUsed/>
    <w:rsid w:val="008B1D59"/>
    <w:pPr>
      <w:spacing w:after="0"/>
      <w:ind w:firstLine="360"/>
    </w:pPr>
  </w:style>
  <w:style w:type="character" w:customStyle="1" w:styleId="BodyTextFirstIndentChar">
    <w:name w:val="Body Text First Indent Char"/>
    <w:basedOn w:val="BodyTextChar"/>
    <w:link w:val="BodyTextFirstIndent"/>
    <w:uiPriority w:val="99"/>
    <w:semiHidden/>
    <w:rsid w:val="008B1D59"/>
    <w:rPr>
      <w:color w:val="595959" w:themeColor="text1" w:themeTint="A6"/>
      <w:sz w:val="24"/>
      <w:lang w:val="en-GB"/>
    </w:rPr>
  </w:style>
  <w:style w:type="paragraph" w:styleId="BodyTextIndent">
    <w:name w:val="Body Text Indent"/>
    <w:basedOn w:val="Normal"/>
    <w:link w:val="BodyTextIndentChar"/>
    <w:uiPriority w:val="99"/>
    <w:semiHidden/>
    <w:unhideWhenUsed/>
    <w:rsid w:val="008B1D59"/>
    <w:pPr>
      <w:spacing w:after="120"/>
      <w:ind w:left="360"/>
    </w:pPr>
  </w:style>
  <w:style w:type="character" w:customStyle="1" w:styleId="BodyTextIndentChar">
    <w:name w:val="Body Text Indent Char"/>
    <w:basedOn w:val="DefaultParagraphFont"/>
    <w:link w:val="BodyTextIndent"/>
    <w:uiPriority w:val="99"/>
    <w:semiHidden/>
    <w:rsid w:val="008B1D59"/>
    <w:rPr>
      <w:color w:val="595959" w:themeColor="text1" w:themeTint="A6"/>
      <w:sz w:val="24"/>
      <w:lang w:val="en-GB"/>
    </w:rPr>
  </w:style>
  <w:style w:type="paragraph" w:styleId="BodyTextFirstIndent2">
    <w:name w:val="Body Text First Indent 2"/>
    <w:basedOn w:val="BodyTextIndent"/>
    <w:link w:val="BodyTextFirstIndent2Char"/>
    <w:uiPriority w:val="99"/>
    <w:semiHidden/>
    <w:unhideWhenUsed/>
    <w:rsid w:val="008B1D59"/>
    <w:pPr>
      <w:spacing w:after="0"/>
      <w:ind w:firstLine="360"/>
    </w:pPr>
  </w:style>
  <w:style w:type="character" w:customStyle="1" w:styleId="BodyTextFirstIndent2Char">
    <w:name w:val="Body Text First Indent 2 Char"/>
    <w:basedOn w:val="BodyTextIndentChar"/>
    <w:link w:val="BodyTextFirstIndent2"/>
    <w:uiPriority w:val="99"/>
    <w:semiHidden/>
    <w:rsid w:val="008B1D59"/>
    <w:rPr>
      <w:color w:val="595959" w:themeColor="text1" w:themeTint="A6"/>
      <w:sz w:val="24"/>
      <w:lang w:val="en-GB"/>
    </w:rPr>
  </w:style>
  <w:style w:type="paragraph" w:styleId="BodyTextIndent2">
    <w:name w:val="Body Text Indent 2"/>
    <w:basedOn w:val="Normal"/>
    <w:link w:val="BodyTextIndent2Char"/>
    <w:uiPriority w:val="99"/>
    <w:semiHidden/>
    <w:unhideWhenUsed/>
    <w:rsid w:val="008B1D59"/>
    <w:pPr>
      <w:spacing w:after="120" w:line="480" w:lineRule="auto"/>
      <w:ind w:left="360"/>
    </w:pPr>
  </w:style>
  <w:style w:type="character" w:customStyle="1" w:styleId="BodyTextIndent2Char">
    <w:name w:val="Body Text Indent 2 Char"/>
    <w:basedOn w:val="DefaultParagraphFont"/>
    <w:link w:val="BodyTextIndent2"/>
    <w:uiPriority w:val="99"/>
    <w:semiHidden/>
    <w:rsid w:val="008B1D59"/>
    <w:rPr>
      <w:color w:val="595959" w:themeColor="text1" w:themeTint="A6"/>
      <w:sz w:val="24"/>
      <w:lang w:val="en-GB"/>
    </w:rPr>
  </w:style>
  <w:style w:type="paragraph" w:styleId="BodyTextIndent3">
    <w:name w:val="Body Text Indent 3"/>
    <w:basedOn w:val="Normal"/>
    <w:link w:val="BodyTextIndent3Char"/>
    <w:uiPriority w:val="99"/>
    <w:semiHidden/>
    <w:unhideWhenUsed/>
    <w:rsid w:val="008B1D5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B1D59"/>
    <w:rPr>
      <w:color w:val="595959" w:themeColor="text1" w:themeTint="A6"/>
      <w:sz w:val="16"/>
      <w:szCs w:val="16"/>
      <w:lang w:val="en-GB"/>
    </w:rPr>
  </w:style>
  <w:style w:type="character" w:styleId="BookTitle">
    <w:name w:val="Book Title"/>
    <w:basedOn w:val="DefaultParagraphFont"/>
    <w:uiPriority w:val="33"/>
    <w:semiHidden/>
    <w:qFormat/>
    <w:rsid w:val="008B1D59"/>
    <w:rPr>
      <w:b/>
      <w:bCs/>
      <w:i/>
      <w:iCs/>
      <w:spacing w:val="5"/>
      <w:lang w:val="en-GB"/>
    </w:rPr>
  </w:style>
  <w:style w:type="paragraph" w:styleId="Caption">
    <w:name w:val="caption"/>
    <w:basedOn w:val="Normal"/>
    <w:next w:val="Normal"/>
    <w:uiPriority w:val="35"/>
    <w:semiHidden/>
    <w:unhideWhenUsed/>
    <w:qFormat/>
    <w:rsid w:val="008B1D59"/>
    <w:pPr>
      <w:spacing w:after="200" w:line="240" w:lineRule="auto"/>
    </w:pPr>
    <w:rPr>
      <w:i/>
      <w:iCs/>
      <w:color w:val="7F7F7F" w:themeColor="text2"/>
      <w:sz w:val="18"/>
      <w:szCs w:val="18"/>
    </w:rPr>
  </w:style>
  <w:style w:type="paragraph" w:styleId="Closing">
    <w:name w:val="Closing"/>
    <w:basedOn w:val="Normal"/>
    <w:link w:val="ClosingChar"/>
    <w:uiPriority w:val="99"/>
    <w:semiHidden/>
    <w:unhideWhenUsed/>
    <w:rsid w:val="008B1D59"/>
    <w:pPr>
      <w:spacing w:line="240" w:lineRule="auto"/>
      <w:ind w:left="4320"/>
    </w:pPr>
  </w:style>
  <w:style w:type="character" w:customStyle="1" w:styleId="ClosingChar">
    <w:name w:val="Closing Char"/>
    <w:basedOn w:val="DefaultParagraphFont"/>
    <w:link w:val="Closing"/>
    <w:uiPriority w:val="99"/>
    <w:semiHidden/>
    <w:rsid w:val="008B1D59"/>
    <w:rPr>
      <w:color w:val="595959" w:themeColor="text1" w:themeTint="A6"/>
      <w:sz w:val="24"/>
      <w:lang w:val="en-GB"/>
    </w:rPr>
  </w:style>
  <w:style w:type="table" w:styleId="ColorfulGrid">
    <w:name w:val="Colorful Grid"/>
    <w:basedOn w:val="TableNormal"/>
    <w:uiPriority w:val="73"/>
    <w:semiHidden/>
    <w:unhideWhenUsed/>
    <w:rsid w:val="008B1D5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B1D5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5CD" w:themeFill="accent1" w:themeFillTint="33"/>
    </w:tcPr>
    <w:tblStylePr w:type="firstRow">
      <w:rPr>
        <w:b/>
        <w:bCs/>
      </w:rPr>
      <w:tblPr/>
      <w:tcPr>
        <w:shd w:val="clear" w:color="auto" w:fill="FDEB9B" w:themeFill="accent1" w:themeFillTint="66"/>
      </w:tcPr>
    </w:tblStylePr>
    <w:tblStylePr w:type="lastRow">
      <w:rPr>
        <w:b/>
        <w:bCs/>
        <w:color w:val="000000" w:themeColor="text1"/>
      </w:rPr>
      <w:tblPr/>
      <w:tcPr>
        <w:shd w:val="clear" w:color="auto" w:fill="FDEB9B" w:themeFill="accent1" w:themeFillTint="66"/>
      </w:tcPr>
    </w:tblStylePr>
    <w:tblStylePr w:type="firstCol">
      <w:rPr>
        <w:color w:val="FFFFFF" w:themeColor="background1"/>
      </w:rPr>
      <w:tblPr/>
      <w:tcPr>
        <w:shd w:val="clear" w:color="auto" w:fill="BD9A03" w:themeFill="accent1" w:themeFillShade="BF"/>
      </w:tcPr>
    </w:tblStylePr>
    <w:tblStylePr w:type="lastCol">
      <w:rPr>
        <w:color w:val="FFFFFF" w:themeColor="background1"/>
      </w:rPr>
      <w:tblPr/>
      <w:tcPr>
        <w:shd w:val="clear" w:color="auto" w:fill="BD9A03" w:themeFill="accent1" w:themeFillShade="BF"/>
      </w:tcPr>
    </w:tblStylePr>
    <w:tblStylePr w:type="band1Vert">
      <w:tblPr/>
      <w:tcPr>
        <w:shd w:val="clear" w:color="auto" w:fill="FDE683" w:themeFill="accent1" w:themeFillTint="7F"/>
      </w:tcPr>
    </w:tblStylePr>
    <w:tblStylePr w:type="band1Horz">
      <w:tblPr/>
      <w:tcPr>
        <w:shd w:val="clear" w:color="auto" w:fill="FDE683" w:themeFill="accent1" w:themeFillTint="7F"/>
      </w:tcPr>
    </w:tblStylePr>
  </w:style>
  <w:style w:type="table" w:styleId="ColorfulGrid-Accent2">
    <w:name w:val="Colorful Grid Accent 2"/>
    <w:basedOn w:val="TableNormal"/>
    <w:uiPriority w:val="73"/>
    <w:semiHidden/>
    <w:unhideWhenUsed/>
    <w:rsid w:val="008B1D5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1D1" w:themeFill="accent2" w:themeFillTint="33"/>
    </w:tcPr>
    <w:tblStylePr w:type="firstRow">
      <w:rPr>
        <w:b/>
        <w:bCs/>
      </w:rPr>
      <w:tblPr/>
      <w:tcPr>
        <w:shd w:val="clear" w:color="auto" w:fill="F3A3A4" w:themeFill="accent2" w:themeFillTint="66"/>
      </w:tcPr>
    </w:tblStylePr>
    <w:tblStylePr w:type="lastRow">
      <w:rPr>
        <w:b/>
        <w:bCs/>
        <w:color w:val="000000" w:themeColor="text1"/>
      </w:rPr>
      <w:tblPr/>
      <w:tcPr>
        <w:shd w:val="clear" w:color="auto" w:fill="F3A3A4" w:themeFill="accent2" w:themeFillTint="66"/>
      </w:tcPr>
    </w:tblStylePr>
    <w:tblStylePr w:type="firstCol">
      <w:rPr>
        <w:color w:val="FFFFFF" w:themeColor="background1"/>
      </w:rPr>
      <w:tblPr/>
      <w:tcPr>
        <w:shd w:val="clear" w:color="auto" w:fill="A51518" w:themeFill="accent2" w:themeFillShade="BF"/>
      </w:tcPr>
    </w:tblStylePr>
    <w:tblStylePr w:type="lastCol">
      <w:rPr>
        <w:color w:val="FFFFFF" w:themeColor="background1"/>
      </w:rPr>
      <w:tblPr/>
      <w:tcPr>
        <w:shd w:val="clear" w:color="auto" w:fill="A51518" w:themeFill="accent2" w:themeFillShade="BF"/>
      </w:tcPr>
    </w:tblStylePr>
    <w:tblStylePr w:type="band1Vert">
      <w:tblPr/>
      <w:tcPr>
        <w:shd w:val="clear" w:color="auto" w:fill="F08C8E" w:themeFill="accent2" w:themeFillTint="7F"/>
      </w:tcPr>
    </w:tblStylePr>
    <w:tblStylePr w:type="band1Horz">
      <w:tblPr/>
      <w:tcPr>
        <w:shd w:val="clear" w:color="auto" w:fill="F08C8E" w:themeFill="accent2" w:themeFillTint="7F"/>
      </w:tcPr>
    </w:tblStylePr>
  </w:style>
  <w:style w:type="table" w:styleId="ColorfulGrid-Accent3">
    <w:name w:val="Colorful Grid Accent 3"/>
    <w:basedOn w:val="TableNormal"/>
    <w:uiPriority w:val="73"/>
    <w:semiHidden/>
    <w:unhideWhenUsed/>
    <w:rsid w:val="008B1D5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4D4FF" w:themeFill="accent3" w:themeFillTint="33"/>
    </w:tcPr>
    <w:tblStylePr w:type="firstRow">
      <w:rPr>
        <w:b/>
        <w:bCs/>
      </w:rPr>
      <w:tblPr/>
      <w:tcPr>
        <w:shd w:val="clear" w:color="auto" w:fill="69ABFF" w:themeFill="accent3" w:themeFillTint="66"/>
      </w:tcPr>
    </w:tblStylePr>
    <w:tblStylePr w:type="lastRow">
      <w:rPr>
        <w:b/>
        <w:bCs/>
        <w:color w:val="000000" w:themeColor="text1"/>
      </w:rPr>
      <w:tblPr/>
      <w:tcPr>
        <w:shd w:val="clear" w:color="auto" w:fill="69ABFF" w:themeFill="accent3" w:themeFillTint="66"/>
      </w:tcPr>
    </w:tblStylePr>
    <w:tblStylePr w:type="firstCol">
      <w:rPr>
        <w:color w:val="FFFFFF" w:themeColor="background1"/>
      </w:rPr>
      <w:tblPr/>
      <w:tcPr>
        <w:shd w:val="clear" w:color="auto" w:fill="002C65" w:themeFill="accent3" w:themeFillShade="BF"/>
      </w:tcPr>
    </w:tblStylePr>
    <w:tblStylePr w:type="lastCol">
      <w:rPr>
        <w:color w:val="FFFFFF" w:themeColor="background1"/>
      </w:rPr>
      <w:tblPr/>
      <w:tcPr>
        <w:shd w:val="clear" w:color="auto" w:fill="002C65" w:themeFill="accent3" w:themeFillShade="BF"/>
      </w:tcPr>
    </w:tblStylePr>
    <w:tblStylePr w:type="band1Vert">
      <w:tblPr/>
      <w:tcPr>
        <w:shd w:val="clear" w:color="auto" w:fill="4496FF" w:themeFill="accent3" w:themeFillTint="7F"/>
      </w:tcPr>
    </w:tblStylePr>
    <w:tblStylePr w:type="band1Horz">
      <w:tblPr/>
      <w:tcPr>
        <w:shd w:val="clear" w:color="auto" w:fill="4496FF" w:themeFill="accent3" w:themeFillTint="7F"/>
      </w:tcPr>
    </w:tblStylePr>
  </w:style>
  <w:style w:type="table" w:styleId="ColorfulGrid-Accent4">
    <w:name w:val="Colorful Grid Accent 4"/>
    <w:basedOn w:val="TableNormal"/>
    <w:uiPriority w:val="73"/>
    <w:semiHidden/>
    <w:unhideWhenUsed/>
    <w:rsid w:val="008B1D5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DF6FF" w:themeFill="accent4" w:themeFillTint="33"/>
    </w:tcPr>
    <w:tblStylePr w:type="firstRow">
      <w:rPr>
        <w:b/>
        <w:bCs/>
      </w:rPr>
      <w:tblPr/>
      <w:tcPr>
        <w:shd w:val="clear" w:color="auto" w:fill="7BEEFF" w:themeFill="accent4" w:themeFillTint="66"/>
      </w:tcPr>
    </w:tblStylePr>
    <w:tblStylePr w:type="lastRow">
      <w:rPr>
        <w:b/>
        <w:bCs/>
        <w:color w:val="000000" w:themeColor="text1"/>
      </w:rPr>
      <w:tblPr/>
      <w:tcPr>
        <w:shd w:val="clear" w:color="auto" w:fill="7BEEFF" w:themeFill="accent4" w:themeFillTint="66"/>
      </w:tcPr>
    </w:tblStylePr>
    <w:tblStylePr w:type="firstCol">
      <w:rPr>
        <w:color w:val="FFFFFF" w:themeColor="background1"/>
      </w:rPr>
      <w:tblPr/>
      <w:tcPr>
        <w:shd w:val="clear" w:color="auto" w:fill="007586" w:themeFill="accent4" w:themeFillShade="BF"/>
      </w:tcPr>
    </w:tblStylePr>
    <w:tblStylePr w:type="lastCol">
      <w:rPr>
        <w:color w:val="FFFFFF" w:themeColor="background1"/>
      </w:rPr>
      <w:tblPr/>
      <w:tcPr>
        <w:shd w:val="clear" w:color="auto" w:fill="007586" w:themeFill="accent4" w:themeFillShade="BF"/>
      </w:tcPr>
    </w:tblStylePr>
    <w:tblStylePr w:type="band1Vert">
      <w:tblPr/>
      <w:tcPr>
        <w:shd w:val="clear" w:color="auto" w:fill="5AEAFF" w:themeFill="accent4" w:themeFillTint="7F"/>
      </w:tcPr>
    </w:tblStylePr>
    <w:tblStylePr w:type="band1Horz">
      <w:tblPr/>
      <w:tcPr>
        <w:shd w:val="clear" w:color="auto" w:fill="5AEAFF" w:themeFill="accent4" w:themeFillTint="7F"/>
      </w:tcPr>
    </w:tblStylePr>
  </w:style>
  <w:style w:type="table" w:styleId="ColorfulGrid-Accent5">
    <w:name w:val="Colorful Grid Accent 5"/>
    <w:basedOn w:val="TableNormal"/>
    <w:uiPriority w:val="73"/>
    <w:semiHidden/>
    <w:unhideWhenUsed/>
    <w:rsid w:val="008B1D5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3FFD9" w:themeFill="accent5" w:themeFillTint="33"/>
    </w:tcPr>
    <w:tblStylePr w:type="firstRow">
      <w:rPr>
        <w:b/>
        <w:bCs/>
      </w:rPr>
      <w:tblPr/>
      <w:tcPr>
        <w:shd w:val="clear" w:color="auto" w:fill="67FFB4" w:themeFill="accent5" w:themeFillTint="66"/>
      </w:tcPr>
    </w:tblStylePr>
    <w:tblStylePr w:type="lastRow">
      <w:rPr>
        <w:b/>
        <w:bCs/>
        <w:color w:val="000000" w:themeColor="text1"/>
      </w:rPr>
      <w:tblPr/>
      <w:tcPr>
        <w:shd w:val="clear" w:color="auto" w:fill="67FFB4" w:themeFill="accent5" w:themeFillTint="66"/>
      </w:tcPr>
    </w:tblStylePr>
    <w:tblStylePr w:type="firstCol">
      <w:rPr>
        <w:color w:val="FFFFFF" w:themeColor="background1"/>
      </w:rPr>
      <w:tblPr/>
      <w:tcPr>
        <w:shd w:val="clear" w:color="auto" w:fill="006231" w:themeFill="accent5" w:themeFillShade="BF"/>
      </w:tcPr>
    </w:tblStylePr>
    <w:tblStylePr w:type="lastCol">
      <w:rPr>
        <w:color w:val="FFFFFF" w:themeColor="background1"/>
      </w:rPr>
      <w:tblPr/>
      <w:tcPr>
        <w:shd w:val="clear" w:color="auto" w:fill="006231" w:themeFill="accent5" w:themeFillShade="BF"/>
      </w:tcPr>
    </w:tblStylePr>
    <w:tblStylePr w:type="band1Vert">
      <w:tblPr/>
      <w:tcPr>
        <w:shd w:val="clear" w:color="auto" w:fill="42FFA1" w:themeFill="accent5" w:themeFillTint="7F"/>
      </w:tcPr>
    </w:tblStylePr>
    <w:tblStylePr w:type="band1Horz">
      <w:tblPr/>
      <w:tcPr>
        <w:shd w:val="clear" w:color="auto" w:fill="42FFA1" w:themeFill="accent5" w:themeFillTint="7F"/>
      </w:tcPr>
    </w:tblStylePr>
  </w:style>
  <w:style w:type="table" w:styleId="ColorfulGrid-Accent6">
    <w:name w:val="Colorful Grid Accent 6"/>
    <w:basedOn w:val="TableNormal"/>
    <w:uiPriority w:val="73"/>
    <w:rsid w:val="008B1D5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E7CA" w:themeFill="accent6" w:themeFillTint="33"/>
    </w:tcPr>
    <w:tblStylePr w:type="firstRow">
      <w:rPr>
        <w:b/>
        <w:bCs/>
      </w:rPr>
      <w:tblPr/>
      <w:tcPr>
        <w:shd w:val="clear" w:color="auto" w:fill="FCCF95" w:themeFill="accent6" w:themeFillTint="66"/>
      </w:tcPr>
    </w:tblStylePr>
    <w:tblStylePr w:type="lastRow">
      <w:rPr>
        <w:b/>
        <w:bCs/>
        <w:color w:val="000000" w:themeColor="text1"/>
      </w:rPr>
      <w:tblPr/>
      <w:tcPr>
        <w:shd w:val="clear" w:color="auto" w:fill="FCCF95" w:themeFill="accent6" w:themeFillTint="66"/>
      </w:tcPr>
    </w:tblStylePr>
    <w:tblStylePr w:type="firstCol">
      <w:rPr>
        <w:color w:val="FFFFFF" w:themeColor="background1"/>
      </w:rPr>
      <w:tblPr/>
      <w:tcPr>
        <w:shd w:val="clear" w:color="auto" w:fill="AF6403" w:themeFill="accent6" w:themeFillShade="BF"/>
      </w:tcPr>
    </w:tblStylePr>
    <w:tblStylePr w:type="lastCol">
      <w:rPr>
        <w:color w:val="FFFFFF" w:themeColor="background1"/>
      </w:rPr>
      <w:tblPr/>
      <w:tcPr>
        <w:shd w:val="clear" w:color="auto" w:fill="AF6403" w:themeFill="accent6" w:themeFillShade="BF"/>
      </w:tcPr>
    </w:tblStylePr>
    <w:tblStylePr w:type="band1Vert">
      <w:tblPr/>
      <w:tcPr>
        <w:shd w:val="clear" w:color="auto" w:fill="FCC47B" w:themeFill="accent6" w:themeFillTint="7F"/>
      </w:tcPr>
    </w:tblStylePr>
    <w:tblStylePr w:type="band1Horz">
      <w:tblPr/>
      <w:tcPr>
        <w:shd w:val="clear" w:color="auto" w:fill="FCC47B" w:themeFill="accent6" w:themeFillTint="7F"/>
      </w:tcPr>
    </w:tblStylePr>
  </w:style>
  <w:style w:type="table" w:styleId="ColorfulList">
    <w:name w:val="Colorful List"/>
    <w:basedOn w:val="TableNormal"/>
    <w:uiPriority w:val="72"/>
    <w:semiHidden/>
    <w:unhideWhenUsed/>
    <w:rsid w:val="008B1D5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0171A" w:themeFill="accent2" w:themeFillShade="CC"/>
      </w:tcPr>
    </w:tblStylePr>
    <w:tblStylePr w:type="lastRow">
      <w:rPr>
        <w:b/>
        <w:bCs/>
        <w:color w:val="B017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B1D59"/>
    <w:pPr>
      <w:spacing w:after="0" w:line="240" w:lineRule="auto"/>
    </w:pPr>
    <w:rPr>
      <w:color w:val="000000" w:themeColor="text1"/>
    </w:rPr>
    <w:tblPr>
      <w:tblStyleRowBandSize w:val="1"/>
      <w:tblStyleColBandSize w:val="1"/>
    </w:tblPr>
    <w:tcPr>
      <w:shd w:val="clear" w:color="auto" w:fill="FEFAE6" w:themeFill="accent1" w:themeFillTint="19"/>
    </w:tcPr>
    <w:tblStylePr w:type="firstRow">
      <w:rPr>
        <w:b/>
        <w:bCs/>
        <w:color w:val="FFFFFF" w:themeColor="background1"/>
      </w:rPr>
      <w:tblPr/>
      <w:tcPr>
        <w:tcBorders>
          <w:bottom w:val="single" w:sz="12" w:space="0" w:color="FFFFFF" w:themeColor="background1"/>
        </w:tcBorders>
        <w:shd w:val="clear" w:color="auto" w:fill="B0171A" w:themeFill="accent2" w:themeFillShade="CC"/>
      </w:tcPr>
    </w:tblStylePr>
    <w:tblStylePr w:type="lastRow">
      <w:rPr>
        <w:b/>
        <w:bCs/>
        <w:color w:val="B017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F2C1" w:themeFill="accent1" w:themeFillTint="3F"/>
      </w:tcPr>
    </w:tblStylePr>
    <w:tblStylePr w:type="band1Horz">
      <w:tblPr/>
      <w:tcPr>
        <w:shd w:val="clear" w:color="auto" w:fill="FEF5CD" w:themeFill="accent1" w:themeFillTint="33"/>
      </w:tcPr>
    </w:tblStylePr>
  </w:style>
  <w:style w:type="table" w:styleId="ColorfulList-Accent2">
    <w:name w:val="Colorful List Accent 2"/>
    <w:basedOn w:val="TableNormal"/>
    <w:uiPriority w:val="72"/>
    <w:semiHidden/>
    <w:unhideWhenUsed/>
    <w:rsid w:val="008B1D59"/>
    <w:pPr>
      <w:spacing w:after="0" w:line="240" w:lineRule="auto"/>
    </w:pPr>
    <w:rPr>
      <w:color w:val="000000" w:themeColor="text1"/>
    </w:rPr>
    <w:tblPr>
      <w:tblStyleRowBandSize w:val="1"/>
      <w:tblStyleColBandSize w:val="1"/>
    </w:tblPr>
    <w:tcPr>
      <w:shd w:val="clear" w:color="auto" w:fill="FCE8E8" w:themeFill="accent2" w:themeFillTint="19"/>
    </w:tcPr>
    <w:tblStylePr w:type="firstRow">
      <w:rPr>
        <w:b/>
        <w:bCs/>
        <w:color w:val="FFFFFF" w:themeColor="background1"/>
      </w:rPr>
      <w:tblPr/>
      <w:tcPr>
        <w:tcBorders>
          <w:bottom w:val="single" w:sz="12" w:space="0" w:color="FFFFFF" w:themeColor="background1"/>
        </w:tcBorders>
        <w:shd w:val="clear" w:color="auto" w:fill="B0171A" w:themeFill="accent2" w:themeFillShade="CC"/>
      </w:tcPr>
    </w:tblStylePr>
    <w:tblStylePr w:type="lastRow">
      <w:rPr>
        <w:b/>
        <w:bCs/>
        <w:color w:val="B017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C6C6" w:themeFill="accent2" w:themeFillTint="3F"/>
      </w:tcPr>
    </w:tblStylePr>
    <w:tblStylePr w:type="band1Horz">
      <w:tblPr/>
      <w:tcPr>
        <w:shd w:val="clear" w:color="auto" w:fill="F9D1D1" w:themeFill="accent2" w:themeFillTint="33"/>
      </w:tcPr>
    </w:tblStylePr>
  </w:style>
  <w:style w:type="table" w:styleId="ColorfulList-Accent3">
    <w:name w:val="Colorful List Accent 3"/>
    <w:basedOn w:val="TableNormal"/>
    <w:uiPriority w:val="72"/>
    <w:semiHidden/>
    <w:unhideWhenUsed/>
    <w:rsid w:val="008B1D59"/>
    <w:pPr>
      <w:spacing w:after="0" w:line="240" w:lineRule="auto"/>
    </w:pPr>
    <w:rPr>
      <w:color w:val="000000" w:themeColor="text1"/>
    </w:rPr>
    <w:tblPr>
      <w:tblStyleRowBandSize w:val="1"/>
      <w:tblStyleColBandSize w:val="1"/>
    </w:tblPr>
    <w:tcPr>
      <w:shd w:val="clear" w:color="auto" w:fill="DAEAFF" w:themeFill="accent3" w:themeFillTint="19"/>
    </w:tcPr>
    <w:tblStylePr w:type="firstRow">
      <w:rPr>
        <w:b/>
        <w:bCs/>
        <w:color w:val="FFFFFF" w:themeColor="background1"/>
      </w:rPr>
      <w:tblPr/>
      <w:tcPr>
        <w:tcBorders>
          <w:bottom w:val="single" w:sz="12" w:space="0" w:color="FFFFFF" w:themeColor="background1"/>
        </w:tcBorders>
        <w:shd w:val="clear" w:color="auto" w:fill="007D90" w:themeFill="accent4" w:themeFillShade="CC"/>
      </w:tcPr>
    </w:tblStylePr>
    <w:tblStylePr w:type="lastRow">
      <w:rPr>
        <w:b/>
        <w:bCs/>
        <w:color w:val="007D9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2CBFF" w:themeFill="accent3" w:themeFillTint="3F"/>
      </w:tcPr>
    </w:tblStylePr>
    <w:tblStylePr w:type="band1Horz">
      <w:tblPr/>
      <w:tcPr>
        <w:shd w:val="clear" w:color="auto" w:fill="B4D4FF" w:themeFill="accent3" w:themeFillTint="33"/>
      </w:tcPr>
    </w:tblStylePr>
  </w:style>
  <w:style w:type="table" w:styleId="ColorfulList-Accent4">
    <w:name w:val="Colorful List Accent 4"/>
    <w:basedOn w:val="TableNormal"/>
    <w:uiPriority w:val="72"/>
    <w:semiHidden/>
    <w:unhideWhenUsed/>
    <w:rsid w:val="008B1D59"/>
    <w:pPr>
      <w:spacing w:after="0" w:line="240" w:lineRule="auto"/>
    </w:pPr>
    <w:rPr>
      <w:color w:val="000000" w:themeColor="text1"/>
    </w:rPr>
    <w:tblPr>
      <w:tblStyleRowBandSize w:val="1"/>
      <w:tblStyleColBandSize w:val="1"/>
    </w:tblPr>
    <w:tcPr>
      <w:shd w:val="clear" w:color="auto" w:fill="DEFAFF" w:themeFill="accent4" w:themeFillTint="19"/>
    </w:tcPr>
    <w:tblStylePr w:type="firstRow">
      <w:rPr>
        <w:b/>
        <w:bCs/>
        <w:color w:val="FFFFFF" w:themeColor="background1"/>
      </w:rPr>
      <w:tblPr/>
      <w:tcPr>
        <w:tcBorders>
          <w:bottom w:val="single" w:sz="12" w:space="0" w:color="FFFFFF" w:themeColor="background1"/>
        </w:tcBorders>
        <w:shd w:val="clear" w:color="auto" w:fill="002F6C" w:themeFill="accent3" w:themeFillShade="CC"/>
      </w:tcPr>
    </w:tblStylePr>
    <w:tblStylePr w:type="lastRow">
      <w:rPr>
        <w:b/>
        <w:bCs/>
        <w:color w:val="002F6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F4FF" w:themeFill="accent4" w:themeFillTint="3F"/>
      </w:tcPr>
    </w:tblStylePr>
    <w:tblStylePr w:type="band1Horz">
      <w:tblPr/>
      <w:tcPr>
        <w:shd w:val="clear" w:color="auto" w:fill="BDF6FF" w:themeFill="accent4" w:themeFillTint="33"/>
      </w:tcPr>
    </w:tblStylePr>
  </w:style>
  <w:style w:type="table" w:styleId="ColorfulList-Accent5">
    <w:name w:val="Colorful List Accent 5"/>
    <w:basedOn w:val="TableNormal"/>
    <w:uiPriority w:val="72"/>
    <w:semiHidden/>
    <w:unhideWhenUsed/>
    <w:rsid w:val="008B1D59"/>
    <w:pPr>
      <w:spacing w:after="0" w:line="240" w:lineRule="auto"/>
    </w:pPr>
    <w:rPr>
      <w:color w:val="000000" w:themeColor="text1"/>
    </w:rPr>
    <w:tblPr>
      <w:tblStyleRowBandSize w:val="1"/>
      <w:tblStyleColBandSize w:val="1"/>
    </w:tblPr>
    <w:tcPr>
      <w:shd w:val="clear" w:color="auto" w:fill="D9FFEC" w:themeFill="accent5" w:themeFillTint="19"/>
    </w:tcPr>
    <w:tblStylePr w:type="firstRow">
      <w:rPr>
        <w:b/>
        <w:bCs/>
        <w:color w:val="FFFFFF" w:themeColor="background1"/>
      </w:rPr>
      <w:tblPr/>
      <w:tcPr>
        <w:tcBorders>
          <w:bottom w:val="single" w:sz="12" w:space="0" w:color="FFFFFF" w:themeColor="background1"/>
        </w:tcBorders>
        <w:shd w:val="clear" w:color="auto" w:fill="BB6B04" w:themeFill="accent6" w:themeFillShade="CC"/>
      </w:tcPr>
    </w:tblStylePr>
    <w:tblStylePr w:type="lastRow">
      <w:rPr>
        <w:b/>
        <w:bCs/>
        <w:color w:val="BB6B0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1FFD0" w:themeFill="accent5" w:themeFillTint="3F"/>
      </w:tcPr>
    </w:tblStylePr>
    <w:tblStylePr w:type="band1Horz">
      <w:tblPr/>
      <w:tcPr>
        <w:shd w:val="clear" w:color="auto" w:fill="B3FFD9" w:themeFill="accent5" w:themeFillTint="33"/>
      </w:tcPr>
    </w:tblStylePr>
  </w:style>
  <w:style w:type="table" w:styleId="ColorfulList-Accent6">
    <w:name w:val="Colorful List Accent 6"/>
    <w:basedOn w:val="TableNormal"/>
    <w:uiPriority w:val="72"/>
    <w:rsid w:val="008B1D59"/>
    <w:pPr>
      <w:spacing w:after="0" w:line="240" w:lineRule="auto"/>
    </w:pPr>
    <w:rPr>
      <w:color w:val="000000" w:themeColor="text1"/>
    </w:rPr>
    <w:tblPr>
      <w:tblStyleRowBandSize w:val="1"/>
      <w:tblStyleColBandSize w:val="1"/>
    </w:tblPr>
    <w:tcPr>
      <w:shd w:val="clear" w:color="auto" w:fill="FEF3E4" w:themeFill="accent6" w:themeFillTint="19"/>
    </w:tcPr>
    <w:tblStylePr w:type="firstRow">
      <w:rPr>
        <w:b/>
        <w:bCs/>
        <w:color w:val="FFFFFF" w:themeColor="background1"/>
      </w:rPr>
      <w:tblPr/>
      <w:tcPr>
        <w:tcBorders>
          <w:bottom w:val="single" w:sz="12" w:space="0" w:color="FFFFFF" w:themeColor="background1"/>
        </w:tcBorders>
        <w:shd w:val="clear" w:color="auto" w:fill="006935" w:themeFill="accent5" w:themeFillShade="CC"/>
      </w:tcPr>
    </w:tblStylePr>
    <w:tblStylePr w:type="lastRow">
      <w:rPr>
        <w:b/>
        <w:bCs/>
        <w:color w:val="00693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1BD" w:themeFill="accent6" w:themeFillTint="3F"/>
      </w:tcPr>
    </w:tblStylePr>
    <w:tblStylePr w:type="band1Horz">
      <w:tblPr/>
      <w:tcPr>
        <w:shd w:val="clear" w:color="auto" w:fill="FEE7CA" w:themeFill="accent6" w:themeFillTint="33"/>
      </w:tcPr>
    </w:tblStylePr>
  </w:style>
  <w:style w:type="table" w:styleId="ColorfulShading">
    <w:name w:val="Colorful Shading"/>
    <w:basedOn w:val="TableNormal"/>
    <w:uiPriority w:val="71"/>
    <w:semiHidden/>
    <w:unhideWhenUsed/>
    <w:rsid w:val="008B1D59"/>
    <w:pPr>
      <w:spacing w:after="0" w:line="240" w:lineRule="auto"/>
    </w:pPr>
    <w:rPr>
      <w:color w:val="000000" w:themeColor="text1"/>
    </w:rPr>
    <w:tblPr>
      <w:tblStyleRowBandSize w:val="1"/>
      <w:tblStyleColBandSize w:val="1"/>
      <w:tblBorders>
        <w:top w:val="single" w:sz="24" w:space="0" w:color="DD1D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1D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B1D59"/>
    <w:pPr>
      <w:spacing w:after="0" w:line="240" w:lineRule="auto"/>
    </w:pPr>
    <w:rPr>
      <w:color w:val="000000" w:themeColor="text1"/>
    </w:rPr>
    <w:tblPr>
      <w:tblStyleRowBandSize w:val="1"/>
      <w:tblStyleColBandSize w:val="1"/>
      <w:tblBorders>
        <w:top w:val="single" w:sz="24" w:space="0" w:color="DD1D21" w:themeColor="accent2"/>
        <w:left w:val="single" w:sz="4" w:space="0" w:color="FBCE07" w:themeColor="accent1"/>
        <w:bottom w:val="single" w:sz="4" w:space="0" w:color="FBCE07" w:themeColor="accent1"/>
        <w:right w:val="single" w:sz="4" w:space="0" w:color="FBCE07" w:themeColor="accent1"/>
        <w:insideH w:val="single" w:sz="4" w:space="0" w:color="FFFFFF" w:themeColor="background1"/>
        <w:insideV w:val="single" w:sz="4" w:space="0" w:color="FFFFFF" w:themeColor="background1"/>
      </w:tblBorders>
    </w:tblPr>
    <w:tcPr>
      <w:shd w:val="clear" w:color="auto" w:fill="FEFAE6" w:themeFill="accent1" w:themeFillTint="19"/>
    </w:tcPr>
    <w:tblStylePr w:type="firstRow">
      <w:rPr>
        <w:b/>
        <w:bCs/>
      </w:rPr>
      <w:tblPr/>
      <w:tcPr>
        <w:tcBorders>
          <w:top w:val="nil"/>
          <w:left w:val="nil"/>
          <w:bottom w:val="single" w:sz="24" w:space="0" w:color="DD1D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87B02" w:themeFill="accent1" w:themeFillShade="99"/>
      </w:tcPr>
    </w:tblStylePr>
    <w:tblStylePr w:type="firstCol">
      <w:rPr>
        <w:color w:val="FFFFFF" w:themeColor="background1"/>
      </w:rPr>
      <w:tblPr/>
      <w:tcPr>
        <w:tcBorders>
          <w:top w:val="nil"/>
          <w:left w:val="nil"/>
          <w:bottom w:val="nil"/>
          <w:right w:val="nil"/>
          <w:insideH w:val="single" w:sz="4" w:space="0" w:color="987B02" w:themeColor="accent1" w:themeShade="99"/>
          <w:insideV w:val="nil"/>
        </w:tcBorders>
        <w:shd w:val="clear" w:color="auto" w:fill="987B0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87B02" w:themeFill="accent1" w:themeFillShade="99"/>
      </w:tcPr>
    </w:tblStylePr>
    <w:tblStylePr w:type="band1Vert">
      <w:tblPr/>
      <w:tcPr>
        <w:shd w:val="clear" w:color="auto" w:fill="FDEB9B" w:themeFill="accent1" w:themeFillTint="66"/>
      </w:tcPr>
    </w:tblStylePr>
    <w:tblStylePr w:type="band1Horz">
      <w:tblPr/>
      <w:tcPr>
        <w:shd w:val="clear" w:color="auto" w:fill="FDE68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B1D59"/>
    <w:pPr>
      <w:spacing w:after="0" w:line="240" w:lineRule="auto"/>
    </w:pPr>
    <w:rPr>
      <w:color w:val="000000" w:themeColor="text1"/>
    </w:rPr>
    <w:tblPr>
      <w:tblStyleRowBandSize w:val="1"/>
      <w:tblStyleColBandSize w:val="1"/>
      <w:tblBorders>
        <w:top w:val="single" w:sz="24" w:space="0" w:color="DD1D21" w:themeColor="accent2"/>
        <w:left w:val="single" w:sz="4" w:space="0" w:color="DD1D21" w:themeColor="accent2"/>
        <w:bottom w:val="single" w:sz="4" w:space="0" w:color="DD1D21" w:themeColor="accent2"/>
        <w:right w:val="single" w:sz="4" w:space="0" w:color="DD1D21" w:themeColor="accent2"/>
        <w:insideH w:val="single" w:sz="4" w:space="0" w:color="FFFFFF" w:themeColor="background1"/>
        <w:insideV w:val="single" w:sz="4" w:space="0" w:color="FFFFFF" w:themeColor="background1"/>
      </w:tblBorders>
    </w:tblPr>
    <w:tcPr>
      <w:shd w:val="clear" w:color="auto" w:fill="FCE8E8" w:themeFill="accent2" w:themeFillTint="19"/>
    </w:tcPr>
    <w:tblStylePr w:type="firstRow">
      <w:rPr>
        <w:b/>
        <w:bCs/>
      </w:rPr>
      <w:tblPr/>
      <w:tcPr>
        <w:tcBorders>
          <w:top w:val="nil"/>
          <w:left w:val="nil"/>
          <w:bottom w:val="single" w:sz="24" w:space="0" w:color="DD1D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1113" w:themeFill="accent2" w:themeFillShade="99"/>
      </w:tcPr>
    </w:tblStylePr>
    <w:tblStylePr w:type="firstCol">
      <w:rPr>
        <w:color w:val="FFFFFF" w:themeColor="background1"/>
      </w:rPr>
      <w:tblPr/>
      <w:tcPr>
        <w:tcBorders>
          <w:top w:val="nil"/>
          <w:left w:val="nil"/>
          <w:bottom w:val="nil"/>
          <w:right w:val="nil"/>
          <w:insideH w:val="single" w:sz="4" w:space="0" w:color="841113" w:themeColor="accent2" w:themeShade="99"/>
          <w:insideV w:val="nil"/>
        </w:tcBorders>
        <w:shd w:val="clear" w:color="auto" w:fill="8411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41113" w:themeFill="accent2" w:themeFillShade="99"/>
      </w:tcPr>
    </w:tblStylePr>
    <w:tblStylePr w:type="band1Vert">
      <w:tblPr/>
      <w:tcPr>
        <w:shd w:val="clear" w:color="auto" w:fill="F3A3A4" w:themeFill="accent2" w:themeFillTint="66"/>
      </w:tcPr>
    </w:tblStylePr>
    <w:tblStylePr w:type="band1Horz">
      <w:tblPr/>
      <w:tcPr>
        <w:shd w:val="clear" w:color="auto" w:fill="F08C8E"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B1D59"/>
    <w:pPr>
      <w:spacing w:after="0" w:line="240" w:lineRule="auto"/>
    </w:pPr>
    <w:rPr>
      <w:color w:val="000000" w:themeColor="text1"/>
    </w:rPr>
    <w:tblPr>
      <w:tblStyleRowBandSize w:val="1"/>
      <w:tblStyleColBandSize w:val="1"/>
      <w:tblBorders>
        <w:top w:val="single" w:sz="24" w:space="0" w:color="009EB4" w:themeColor="accent4"/>
        <w:left w:val="single" w:sz="4" w:space="0" w:color="003C88" w:themeColor="accent3"/>
        <w:bottom w:val="single" w:sz="4" w:space="0" w:color="003C88" w:themeColor="accent3"/>
        <w:right w:val="single" w:sz="4" w:space="0" w:color="003C88" w:themeColor="accent3"/>
        <w:insideH w:val="single" w:sz="4" w:space="0" w:color="FFFFFF" w:themeColor="background1"/>
        <w:insideV w:val="single" w:sz="4" w:space="0" w:color="FFFFFF" w:themeColor="background1"/>
      </w:tblBorders>
    </w:tblPr>
    <w:tcPr>
      <w:shd w:val="clear" w:color="auto" w:fill="DAEAFF" w:themeFill="accent3" w:themeFillTint="19"/>
    </w:tcPr>
    <w:tblStylePr w:type="firstRow">
      <w:rPr>
        <w:b/>
        <w:bCs/>
      </w:rPr>
      <w:tblPr/>
      <w:tcPr>
        <w:tcBorders>
          <w:top w:val="nil"/>
          <w:left w:val="nil"/>
          <w:bottom w:val="single" w:sz="24" w:space="0" w:color="009EB4"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2351" w:themeFill="accent3" w:themeFillShade="99"/>
      </w:tcPr>
    </w:tblStylePr>
    <w:tblStylePr w:type="firstCol">
      <w:rPr>
        <w:color w:val="FFFFFF" w:themeColor="background1"/>
      </w:rPr>
      <w:tblPr/>
      <w:tcPr>
        <w:tcBorders>
          <w:top w:val="nil"/>
          <w:left w:val="nil"/>
          <w:bottom w:val="nil"/>
          <w:right w:val="nil"/>
          <w:insideH w:val="single" w:sz="4" w:space="0" w:color="002351" w:themeColor="accent3" w:themeShade="99"/>
          <w:insideV w:val="nil"/>
        </w:tcBorders>
        <w:shd w:val="clear" w:color="auto" w:fill="00235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02351" w:themeFill="accent3" w:themeFillShade="99"/>
      </w:tcPr>
    </w:tblStylePr>
    <w:tblStylePr w:type="band1Vert">
      <w:tblPr/>
      <w:tcPr>
        <w:shd w:val="clear" w:color="auto" w:fill="69ABFF" w:themeFill="accent3" w:themeFillTint="66"/>
      </w:tcPr>
    </w:tblStylePr>
    <w:tblStylePr w:type="band1Horz">
      <w:tblPr/>
      <w:tcPr>
        <w:shd w:val="clear" w:color="auto" w:fill="4496FF" w:themeFill="accent3" w:themeFillTint="7F"/>
      </w:tcPr>
    </w:tblStylePr>
  </w:style>
  <w:style w:type="table" w:styleId="ColorfulShading-Accent4">
    <w:name w:val="Colorful Shading Accent 4"/>
    <w:basedOn w:val="TableNormal"/>
    <w:uiPriority w:val="71"/>
    <w:semiHidden/>
    <w:unhideWhenUsed/>
    <w:rsid w:val="008B1D59"/>
    <w:pPr>
      <w:spacing w:after="0" w:line="240" w:lineRule="auto"/>
    </w:pPr>
    <w:rPr>
      <w:color w:val="000000" w:themeColor="text1"/>
    </w:rPr>
    <w:tblPr>
      <w:tblStyleRowBandSize w:val="1"/>
      <w:tblStyleColBandSize w:val="1"/>
      <w:tblBorders>
        <w:top w:val="single" w:sz="24" w:space="0" w:color="003C88" w:themeColor="accent3"/>
        <w:left w:val="single" w:sz="4" w:space="0" w:color="009EB4" w:themeColor="accent4"/>
        <w:bottom w:val="single" w:sz="4" w:space="0" w:color="009EB4" w:themeColor="accent4"/>
        <w:right w:val="single" w:sz="4" w:space="0" w:color="009EB4" w:themeColor="accent4"/>
        <w:insideH w:val="single" w:sz="4" w:space="0" w:color="FFFFFF" w:themeColor="background1"/>
        <w:insideV w:val="single" w:sz="4" w:space="0" w:color="FFFFFF" w:themeColor="background1"/>
      </w:tblBorders>
    </w:tblPr>
    <w:tcPr>
      <w:shd w:val="clear" w:color="auto" w:fill="DEFAFF" w:themeFill="accent4" w:themeFillTint="19"/>
    </w:tcPr>
    <w:tblStylePr w:type="firstRow">
      <w:rPr>
        <w:b/>
        <w:bCs/>
      </w:rPr>
      <w:tblPr/>
      <w:tcPr>
        <w:tcBorders>
          <w:top w:val="nil"/>
          <w:left w:val="nil"/>
          <w:bottom w:val="single" w:sz="24" w:space="0" w:color="003C8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E6C" w:themeFill="accent4" w:themeFillShade="99"/>
      </w:tcPr>
    </w:tblStylePr>
    <w:tblStylePr w:type="firstCol">
      <w:rPr>
        <w:color w:val="FFFFFF" w:themeColor="background1"/>
      </w:rPr>
      <w:tblPr/>
      <w:tcPr>
        <w:tcBorders>
          <w:top w:val="nil"/>
          <w:left w:val="nil"/>
          <w:bottom w:val="nil"/>
          <w:right w:val="nil"/>
          <w:insideH w:val="single" w:sz="4" w:space="0" w:color="005E6C" w:themeColor="accent4" w:themeShade="99"/>
          <w:insideV w:val="nil"/>
        </w:tcBorders>
        <w:shd w:val="clear" w:color="auto" w:fill="005E6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5E6C" w:themeFill="accent4" w:themeFillShade="99"/>
      </w:tcPr>
    </w:tblStylePr>
    <w:tblStylePr w:type="band1Vert">
      <w:tblPr/>
      <w:tcPr>
        <w:shd w:val="clear" w:color="auto" w:fill="7BEEFF" w:themeFill="accent4" w:themeFillTint="66"/>
      </w:tcPr>
    </w:tblStylePr>
    <w:tblStylePr w:type="band1Horz">
      <w:tblPr/>
      <w:tcPr>
        <w:shd w:val="clear" w:color="auto" w:fill="5AEAF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B1D59"/>
    <w:pPr>
      <w:spacing w:after="0" w:line="240" w:lineRule="auto"/>
    </w:pPr>
    <w:rPr>
      <w:color w:val="000000" w:themeColor="text1"/>
    </w:rPr>
    <w:tblPr>
      <w:tblStyleRowBandSize w:val="1"/>
      <w:tblStyleColBandSize w:val="1"/>
      <w:tblBorders>
        <w:top w:val="single" w:sz="24" w:space="0" w:color="EB8705" w:themeColor="accent6"/>
        <w:left w:val="single" w:sz="4" w:space="0" w:color="008443" w:themeColor="accent5"/>
        <w:bottom w:val="single" w:sz="4" w:space="0" w:color="008443" w:themeColor="accent5"/>
        <w:right w:val="single" w:sz="4" w:space="0" w:color="008443" w:themeColor="accent5"/>
        <w:insideH w:val="single" w:sz="4" w:space="0" w:color="FFFFFF" w:themeColor="background1"/>
        <w:insideV w:val="single" w:sz="4" w:space="0" w:color="FFFFFF" w:themeColor="background1"/>
      </w:tblBorders>
    </w:tblPr>
    <w:tcPr>
      <w:shd w:val="clear" w:color="auto" w:fill="D9FFEC" w:themeFill="accent5" w:themeFillTint="19"/>
    </w:tcPr>
    <w:tblStylePr w:type="firstRow">
      <w:rPr>
        <w:b/>
        <w:bCs/>
      </w:rPr>
      <w:tblPr/>
      <w:tcPr>
        <w:tcBorders>
          <w:top w:val="nil"/>
          <w:left w:val="nil"/>
          <w:bottom w:val="single" w:sz="24" w:space="0" w:color="EB870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F27" w:themeFill="accent5" w:themeFillShade="99"/>
      </w:tcPr>
    </w:tblStylePr>
    <w:tblStylePr w:type="firstCol">
      <w:rPr>
        <w:color w:val="FFFFFF" w:themeColor="background1"/>
      </w:rPr>
      <w:tblPr/>
      <w:tcPr>
        <w:tcBorders>
          <w:top w:val="nil"/>
          <w:left w:val="nil"/>
          <w:bottom w:val="nil"/>
          <w:right w:val="nil"/>
          <w:insideH w:val="single" w:sz="4" w:space="0" w:color="004F27" w:themeColor="accent5" w:themeShade="99"/>
          <w:insideV w:val="nil"/>
        </w:tcBorders>
        <w:shd w:val="clear" w:color="auto" w:fill="004F2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4F27" w:themeFill="accent5" w:themeFillShade="99"/>
      </w:tcPr>
    </w:tblStylePr>
    <w:tblStylePr w:type="band1Vert">
      <w:tblPr/>
      <w:tcPr>
        <w:shd w:val="clear" w:color="auto" w:fill="67FFB4" w:themeFill="accent5" w:themeFillTint="66"/>
      </w:tcPr>
    </w:tblStylePr>
    <w:tblStylePr w:type="band1Horz">
      <w:tblPr/>
      <w:tcPr>
        <w:shd w:val="clear" w:color="auto" w:fill="42FFA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8B1D59"/>
    <w:pPr>
      <w:spacing w:after="0" w:line="240" w:lineRule="auto"/>
    </w:pPr>
    <w:rPr>
      <w:color w:val="000000" w:themeColor="text1"/>
    </w:rPr>
    <w:tblPr>
      <w:tblStyleRowBandSize w:val="1"/>
      <w:tblStyleColBandSize w:val="1"/>
      <w:tblBorders>
        <w:top w:val="single" w:sz="24" w:space="0" w:color="008443" w:themeColor="accent5"/>
        <w:left w:val="single" w:sz="4" w:space="0" w:color="EB8705" w:themeColor="accent6"/>
        <w:bottom w:val="single" w:sz="4" w:space="0" w:color="EB8705" w:themeColor="accent6"/>
        <w:right w:val="single" w:sz="4" w:space="0" w:color="EB8705" w:themeColor="accent6"/>
        <w:insideH w:val="single" w:sz="4" w:space="0" w:color="FFFFFF" w:themeColor="background1"/>
        <w:insideV w:val="single" w:sz="4" w:space="0" w:color="FFFFFF" w:themeColor="background1"/>
      </w:tblBorders>
    </w:tblPr>
    <w:tcPr>
      <w:shd w:val="clear" w:color="auto" w:fill="FEF3E4" w:themeFill="accent6" w:themeFillTint="19"/>
    </w:tcPr>
    <w:tblStylePr w:type="firstRow">
      <w:rPr>
        <w:b/>
        <w:bCs/>
      </w:rPr>
      <w:tblPr/>
      <w:tcPr>
        <w:tcBorders>
          <w:top w:val="nil"/>
          <w:left w:val="nil"/>
          <w:bottom w:val="single" w:sz="24" w:space="0" w:color="00844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5003" w:themeFill="accent6" w:themeFillShade="99"/>
      </w:tcPr>
    </w:tblStylePr>
    <w:tblStylePr w:type="firstCol">
      <w:rPr>
        <w:color w:val="FFFFFF" w:themeColor="background1"/>
      </w:rPr>
      <w:tblPr/>
      <w:tcPr>
        <w:tcBorders>
          <w:top w:val="nil"/>
          <w:left w:val="nil"/>
          <w:bottom w:val="nil"/>
          <w:right w:val="nil"/>
          <w:insideH w:val="single" w:sz="4" w:space="0" w:color="8C5003" w:themeColor="accent6" w:themeShade="99"/>
          <w:insideV w:val="nil"/>
        </w:tcBorders>
        <w:shd w:val="clear" w:color="auto" w:fill="8C500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C5003" w:themeFill="accent6" w:themeFillShade="99"/>
      </w:tcPr>
    </w:tblStylePr>
    <w:tblStylePr w:type="band1Vert">
      <w:tblPr/>
      <w:tcPr>
        <w:shd w:val="clear" w:color="auto" w:fill="FCCF95" w:themeFill="accent6" w:themeFillTint="66"/>
      </w:tcPr>
    </w:tblStylePr>
    <w:tblStylePr w:type="band1Horz">
      <w:tblPr/>
      <w:tcPr>
        <w:shd w:val="clear" w:color="auto" w:fill="FCC47B"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8B1D59"/>
    <w:rPr>
      <w:sz w:val="16"/>
      <w:szCs w:val="16"/>
      <w:lang w:val="en-GB"/>
    </w:rPr>
  </w:style>
  <w:style w:type="paragraph" w:styleId="CommentText">
    <w:name w:val="annotation text"/>
    <w:basedOn w:val="Normal"/>
    <w:link w:val="CommentTextChar"/>
    <w:uiPriority w:val="99"/>
    <w:semiHidden/>
    <w:unhideWhenUsed/>
    <w:rsid w:val="008B1D59"/>
    <w:pPr>
      <w:spacing w:line="240" w:lineRule="auto"/>
    </w:pPr>
    <w:rPr>
      <w:sz w:val="20"/>
      <w:szCs w:val="20"/>
    </w:rPr>
  </w:style>
  <w:style w:type="character" w:customStyle="1" w:styleId="CommentTextChar">
    <w:name w:val="Comment Text Char"/>
    <w:basedOn w:val="DefaultParagraphFont"/>
    <w:link w:val="CommentText"/>
    <w:uiPriority w:val="99"/>
    <w:semiHidden/>
    <w:rsid w:val="008B1D59"/>
    <w:rPr>
      <w:color w:val="595959" w:themeColor="text1" w:themeTint="A6"/>
      <w:sz w:val="20"/>
      <w:szCs w:val="20"/>
      <w:lang w:val="en-GB"/>
    </w:rPr>
  </w:style>
  <w:style w:type="paragraph" w:styleId="CommentSubject">
    <w:name w:val="annotation subject"/>
    <w:basedOn w:val="CommentText"/>
    <w:next w:val="CommentText"/>
    <w:link w:val="CommentSubjectChar"/>
    <w:uiPriority w:val="99"/>
    <w:semiHidden/>
    <w:unhideWhenUsed/>
    <w:rsid w:val="008B1D59"/>
    <w:rPr>
      <w:b/>
      <w:bCs/>
    </w:rPr>
  </w:style>
  <w:style w:type="character" w:customStyle="1" w:styleId="CommentSubjectChar">
    <w:name w:val="Comment Subject Char"/>
    <w:basedOn w:val="CommentTextChar"/>
    <w:link w:val="CommentSubject"/>
    <w:uiPriority w:val="99"/>
    <w:semiHidden/>
    <w:rsid w:val="008B1D59"/>
    <w:rPr>
      <w:b/>
      <w:bCs/>
      <w:color w:val="595959" w:themeColor="text1" w:themeTint="A6"/>
      <w:sz w:val="20"/>
      <w:szCs w:val="20"/>
      <w:lang w:val="en-GB"/>
    </w:rPr>
  </w:style>
  <w:style w:type="table" w:styleId="DarkList">
    <w:name w:val="Dark List"/>
    <w:basedOn w:val="TableNormal"/>
    <w:uiPriority w:val="70"/>
    <w:semiHidden/>
    <w:unhideWhenUsed/>
    <w:rsid w:val="008B1D5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B1D59"/>
    <w:pPr>
      <w:spacing w:after="0" w:line="240" w:lineRule="auto"/>
    </w:pPr>
    <w:rPr>
      <w:color w:val="FFFFFF" w:themeColor="background1"/>
    </w:rPr>
    <w:tblPr>
      <w:tblStyleRowBandSize w:val="1"/>
      <w:tblStyleColBandSize w:val="1"/>
    </w:tblPr>
    <w:tcPr>
      <w:shd w:val="clear" w:color="auto" w:fill="FBCE0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E660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D9A0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D9A03" w:themeFill="accent1" w:themeFillShade="BF"/>
      </w:tcPr>
    </w:tblStylePr>
    <w:tblStylePr w:type="band1Vert">
      <w:tblPr/>
      <w:tcPr>
        <w:tcBorders>
          <w:top w:val="nil"/>
          <w:left w:val="nil"/>
          <w:bottom w:val="nil"/>
          <w:right w:val="nil"/>
          <w:insideH w:val="nil"/>
          <w:insideV w:val="nil"/>
        </w:tcBorders>
        <w:shd w:val="clear" w:color="auto" w:fill="BD9A03" w:themeFill="accent1" w:themeFillShade="BF"/>
      </w:tcPr>
    </w:tblStylePr>
    <w:tblStylePr w:type="band1Horz">
      <w:tblPr/>
      <w:tcPr>
        <w:tcBorders>
          <w:top w:val="nil"/>
          <w:left w:val="nil"/>
          <w:bottom w:val="nil"/>
          <w:right w:val="nil"/>
          <w:insideH w:val="nil"/>
          <w:insideV w:val="nil"/>
        </w:tcBorders>
        <w:shd w:val="clear" w:color="auto" w:fill="BD9A03" w:themeFill="accent1" w:themeFillShade="BF"/>
      </w:tcPr>
    </w:tblStylePr>
  </w:style>
  <w:style w:type="table" w:styleId="DarkList-Accent2">
    <w:name w:val="Dark List Accent 2"/>
    <w:basedOn w:val="TableNormal"/>
    <w:uiPriority w:val="70"/>
    <w:semiHidden/>
    <w:unhideWhenUsed/>
    <w:rsid w:val="008B1D59"/>
    <w:pPr>
      <w:spacing w:after="0" w:line="240" w:lineRule="auto"/>
    </w:pPr>
    <w:rPr>
      <w:color w:val="FFFFFF" w:themeColor="background1"/>
    </w:rPr>
    <w:tblPr>
      <w:tblStyleRowBandSize w:val="1"/>
      <w:tblStyleColBandSize w:val="1"/>
    </w:tblPr>
    <w:tcPr>
      <w:shd w:val="clear" w:color="auto" w:fill="DD1D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D0E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515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51518" w:themeFill="accent2" w:themeFillShade="BF"/>
      </w:tcPr>
    </w:tblStylePr>
    <w:tblStylePr w:type="band1Vert">
      <w:tblPr/>
      <w:tcPr>
        <w:tcBorders>
          <w:top w:val="nil"/>
          <w:left w:val="nil"/>
          <w:bottom w:val="nil"/>
          <w:right w:val="nil"/>
          <w:insideH w:val="nil"/>
          <w:insideV w:val="nil"/>
        </w:tcBorders>
        <w:shd w:val="clear" w:color="auto" w:fill="A51518" w:themeFill="accent2" w:themeFillShade="BF"/>
      </w:tcPr>
    </w:tblStylePr>
    <w:tblStylePr w:type="band1Horz">
      <w:tblPr/>
      <w:tcPr>
        <w:tcBorders>
          <w:top w:val="nil"/>
          <w:left w:val="nil"/>
          <w:bottom w:val="nil"/>
          <w:right w:val="nil"/>
          <w:insideH w:val="nil"/>
          <w:insideV w:val="nil"/>
        </w:tcBorders>
        <w:shd w:val="clear" w:color="auto" w:fill="A51518" w:themeFill="accent2" w:themeFillShade="BF"/>
      </w:tcPr>
    </w:tblStylePr>
  </w:style>
  <w:style w:type="table" w:styleId="DarkList-Accent3">
    <w:name w:val="Dark List Accent 3"/>
    <w:basedOn w:val="TableNormal"/>
    <w:uiPriority w:val="70"/>
    <w:semiHidden/>
    <w:unhideWhenUsed/>
    <w:rsid w:val="008B1D59"/>
    <w:pPr>
      <w:spacing w:after="0" w:line="240" w:lineRule="auto"/>
    </w:pPr>
    <w:rPr>
      <w:color w:val="FFFFFF" w:themeColor="background1"/>
    </w:rPr>
    <w:tblPr>
      <w:tblStyleRowBandSize w:val="1"/>
      <w:tblStyleColBandSize w:val="1"/>
    </w:tblPr>
    <w:tcPr>
      <w:shd w:val="clear" w:color="auto" w:fill="003C8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1D4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02C65"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02C65" w:themeFill="accent3" w:themeFillShade="BF"/>
      </w:tcPr>
    </w:tblStylePr>
    <w:tblStylePr w:type="band1Vert">
      <w:tblPr/>
      <w:tcPr>
        <w:tcBorders>
          <w:top w:val="nil"/>
          <w:left w:val="nil"/>
          <w:bottom w:val="nil"/>
          <w:right w:val="nil"/>
          <w:insideH w:val="nil"/>
          <w:insideV w:val="nil"/>
        </w:tcBorders>
        <w:shd w:val="clear" w:color="auto" w:fill="002C65" w:themeFill="accent3" w:themeFillShade="BF"/>
      </w:tcPr>
    </w:tblStylePr>
    <w:tblStylePr w:type="band1Horz">
      <w:tblPr/>
      <w:tcPr>
        <w:tcBorders>
          <w:top w:val="nil"/>
          <w:left w:val="nil"/>
          <w:bottom w:val="nil"/>
          <w:right w:val="nil"/>
          <w:insideH w:val="nil"/>
          <w:insideV w:val="nil"/>
        </w:tcBorders>
        <w:shd w:val="clear" w:color="auto" w:fill="002C65" w:themeFill="accent3" w:themeFillShade="BF"/>
      </w:tcPr>
    </w:tblStylePr>
  </w:style>
  <w:style w:type="table" w:styleId="DarkList-Accent4">
    <w:name w:val="Dark List Accent 4"/>
    <w:basedOn w:val="TableNormal"/>
    <w:uiPriority w:val="70"/>
    <w:semiHidden/>
    <w:unhideWhenUsed/>
    <w:rsid w:val="008B1D59"/>
    <w:pPr>
      <w:spacing w:after="0" w:line="240" w:lineRule="auto"/>
    </w:pPr>
    <w:rPr>
      <w:color w:val="FFFFFF" w:themeColor="background1"/>
    </w:rPr>
    <w:tblPr>
      <w:tblStyleRowBandSize w:val="1"/>
      <w:tblStyleColBandSize w:val="1"/>
    </w:tblPr>
    <w:tcPr>
      <w:shd w:val="clear" w:color="auto" w:fill="009EB4"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E5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7586"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7586" w:themeFill="accent4" w:themeFillShade="BF"/>
      </w:tcPr>
    </w:tblStylePr>
    <w:tblStylePr w:type="band1Vert">
      <w:tblPr/>
      <w:tcPr>
        <w:tcBorders>
          <w:top w:val="nil"/>
          <w:left w:val="nil"/>
          <w:bottom w:val="nil"/>
          <w:right w:val="nil"/>
          <w:insideH w:val="nil"/>
          <w:insideV w:val="nil"/>
        </w:tcBorders>
        <w:shd w:val="clear" w:color="auto" w:fill="007586" w:themeFill="accent4" w:themeFillShade="BF"/>
      </w:tcPr>
    </w:tblStylePr>
    <w:tblStylePr w:type="band1Horz">
      <w:tblPr/>
      <w:tcPr>
        <w:tcBorders>
          <w:top w:val="nil"/>
          <w:left w:val="nil"/>
          <w:bottom w:val="nil"/>
          <w:right w:val="nil"/>
          <w:insideH w:val="nil"/>
          <w:insideV w:val="nil"/>
        </w:tcBorders>
        <w:shd w:val="clear" w:color="auto" w:fill="007586" w:themeFill="accent4" w:themeFillShade="BF"/>
      </w:tcPr>
    </w:tblStylePr>
  </w:style>
  <w:style w:type="table" w:styleId="DarkList-Accent5">
    <w:name w:val="Dark List Accent 5"/>
    <w:basedOn w:val="TableNormal"/>
    <w:uiPriority w:val="70"/>
    <w:semiHidden/>
    <w:unhideWhenUsed/>
    <w:rsid w:val="008B1D59"/>
    <w:pPr>
      <w:spacing w:after="0" w:line="240" w:lineRule="auto"/>
    </w:pPr>
    <w:rPr>
      <w:color w:val="FFFFFF" w:themeColor="background1"/>
    </w:rPr>
    <w:tblPr>
      <w:tblStyleRowBandSize w:val="1"/>
      <w:tblStyleColBandSize w:val="1"/>
    </w:tblPr>
    <w:tcPr>
      <w:shd w:val="clear" w:color="auto" w:fill="00844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12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6231"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6231" w:themeFill="accent5" w:themeFillShade="BF"/>
      </w:tcPr>
    </w:tblStylePr>
    <w:tblStylePr w:type="band1Vert">
      <w:tblPr/>
      <w:tcPr>
        <w:tcBorders>
          <w:top w:val="nil"/>
          <w:left w:val="nil"/>
          <w:bottom w:val="nil"/>
          <w:right w:val="nil"/>
          <w:insideH w:val="nil"/>
          <w:insideV w:val="nil"/>
        </w:tcBorders>
        <w:shd w:val="clear" w:color="auto" w:fill="006231" w:themeFill="accent5" w:themeFillShade="BF"/>
      </w:tcPr>
    </w:tblStylePr>
    <w:tblStylePr w:type="band1Horz">
      <w:tblPr/>
      <w:tcPr>
        <w:tcBorders>
          <w:top w:val="nil"/>
          <w:left w:val="nil"/>
          <w:bottom w:val="nil"/>
          <w:right w:val="nil"/>
          <w:insideH w:val="nil"/>
          <w:insideV w:val="nil"/>
        </w:tcBorders>
        <w:shd w:val="clear" w:color="auto" w:fill="006231" w:themeFill="accent5" w:themeFillShade="BF"/>
      </w:tcPr>
    </w:tblStylePr>
  </w:style>
  <w:style w:type="table" w:styleId="DarkList-Accent6">
    <w:name w:val="Dark List Accent 6"/>
    <w:basedOn w:val="TableNormal"/>
    <w:uiPriority w:val="70"/>
    <w:rsid w:val="008B1D59"/>
    <w:pPr>
      <w:spacing w:after="0" w:line="240" w:lineRule="auto"/>
    </w:pPr>
    <w:rPr>
      <w:color w:val="FFFFFF" w:themeColor="background1"/>
    </w:rPr>
    <w:tblPr>
      <w:tblStyleRowBandSize w:val="1"/>
      <w:tblStyleColBandSize w:val="1"/>
    </w:tblPr>
    <w:tcPr>
      <w:shd w:val="clear" w:color="auto" w:fill="EB870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430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F640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F6403" w:themeFill="accent6" w:themeFillShade="BF"/>
      </w:tcPr>
    </w:tblStylePr>
    <w:tblStylePr w:type="band1Vert">
      <w:tblPr/>
      <w:tcPr>
        <w:tcBorders>
          <w:top w:val="nil"/>
          <w:left w:val="nil"/>
          <w:bottom w:val="nil"/>
          <w:right w:val="nil"/>
          <w:insideH w:val="nil"/>
          <w:insideV w:val="nil"/>
        </w:tcBorders>
        <w:shd w:val="clear" w:color="auto" w:fill="AF6403" w:themeFill="accent6" w:themeFillShade="BF"/>
      </w:tcPr>
    </w:tblStylePr>
    <w:tblStylePr w:type="band1Horz">
      <w:tblPr/>
      <w:tcPr>
        <w:tcBorders>
          <w:top w:val="nil"/>
          <w:left w:val="nil"/>
          <w:bottom w:val="nil"/>
          <w:right w:val="nil"/>
          <w:insideH w:val="nil"/>
          <w:insideV w:val="nil"/>
        </w:tcBorders>
        <w:shd w:val="clear" w:color="auto" w:fill="AF6403" w:themeFill="accent6" w:themeFillShade="BF"/>
      </w:tcPr>
    </w:tblStylePr>
  </w:style>
  <w:style w:type="paragraph" w:styleId="Date">
    <w:name w:val="Date"/>
    <w:basedOn w:val="Normal"/>
    <w:next w:val="Normal"/>
    <w:link w:val="DateChar"/>
    <w:uiPriority w:val="99"/>
    <w:semiHidden/>
    <w:unhideWhenUsed/>
    <w:rsid w:val="008B1D59"/>
  </w:style>
  <w:style w:type="character" w:customStyle="1" w:styleId="DateChar">
    <w:name w:val="Date Char"/>
    <w:basedOn w:val="DefaultParagraphFont"/>
    <w:link w:val="Date"/>
    <w:uiPriority w:val="99"/>
    <w:semiHidden/>
    <w:rsid w:val="008B1D59"/>
    <w:rPr>
      <w:color w:val="595959" w:themeColor="text1" w:themeTint="A6"/>
      <w:sz w:val="24"/>
      <w:lang w:val="en-GB"/>
    </w:rPr>
  </w:style>
  <w:style w:type="paragraph" w:styleId="DocumentMap">
    <w:name w:val="Document Map"/>
    <w:basedOn w:val="Normal"/>
    <w:link w:val="DocumentMapChar"/>
    <w:uiPriority w:val="99"/>
    <w:semiHidden/>
    <w:unhideWhenUsed/>
    <w:rsid w:val="008B1D59"/>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B1D59"/>
    <w:rPr>
      <w:rFonts w:ascii="Segoe UI" w:hAnsi="Segoe UI" w:cs="Segoe UI"/>
      <w:color w:val="595959" w:themeColor="text1" w:themeTint="A6"/>
      <w:sz w:val="16"/>
      <w:szCs w:val="16"/>
      <w:lang w:val="en-GB"/>
    </w:rPr>
  </w:style>
  <w:style w:type="paragraph" w:styleId="E-mailSignature">
    <w:name w:val="E-mail Signature"/>
    <w:basedOn w:val="Normal"/>
    <w:link w:val="E-mailSignatureChar"/>
    <w:uiPriority w:val="99"/>
    <w:semiHidden/>
    <w:unhideWhenUsed/>
    <w:rsid w:val="008B1D59"/>
    <w:pPr>
      <w:spacing w:line="240" w:lineRule="auto"/>
    </w:pPr>
  </w:style>
  <w:style w:type="character" w:customStyle="1" w:styleId="E-mailSignatureChar">
    <w:name w:val="E-mail Signature Char"/>
    <w:basedOn w:val="DefaultParagraphFont"/>
    <w:link w:val="E-mailSignature"/>
    <w:uiPriority w:val="99"/>
    <w:semiHidden/>
    <w:rsid w:val="008B1D59"/>
    <w:rPr>
      <w:color w:val="595959" w:themeColor="text1" w:themeTint="A6"/>
      <w:sz w:val="24"/>
      <w:lang w:val="en-GB"/>
    </w:rPr>
  </w:style>
  <w:style w:type="character" w:styleId="Emphasis">
    <w:name w:val="Emphasis"/>
    <w:basedOn w:val="DefaultParagraphFont"/>
    <w:uiPriority w:val="20"/>
    <w:qFormat/>
    <w:rsid w:val="008B1D59"/>
    <w:rPr>
      <w:i/>
      <w:iCs/>
      <w:lang w:val="en-GB"/>
    </w:rPr>
  </w:style>
  <w:style w:type="character" w:styleId="EndnoteReference">
    <w:name w:val="endnote reference"/>
    <w:basedOn w:val="DefaultParagraphFont"/>
    <w:uiPriority w:val="99"/>
    <w:semiHidden/>
    <w:unhideWhenUsed/>
    <w:rsid w:val="008B1D59"/>
    <w:rPr>
      <w:vertAlign w:val="superscript"/>
      <w:lang w:val="en-GB"/>
    </w:rPr>
  </w:style>
  <w:style w:type="paragraph" w:styleId="EndnoteText">
    <w:name w:val="endnote text"/>
    <w:basedOn w:val="Normal"/>
    <w:link w:val="EndnoteTextChar"/>
    <w:uiPriority w:val="99"/>
    <w:semiHidden/>
    <w:unhideWhenUsed/>
    <w:rsid w:val="008B1D59"/>
    <w:pPr>
      <w:spacing w:line="240" w:lineRule="auto"/>
    </w:pPr>
    <w:rPr>
      <w:sz w:val="20"/>
      <w:szCs w:val="20"/>
    </w:rPr>
  </w:style>
  <w:style w:type="character" w:customStyle="1" w:styleId="EndnoteTextChar">
    <w:name w:val="Endnote Text Char"/>
    <w:basedOn w:val="DefaultParagraphFont"/>
    <w:link w:val="EndnoteText"/>
    <w:uiPriority w:val="99"/>
    <w:semiHidden/>
    <w:rsid w:val="008B1D59"/>
    <w:rPr>
      <w:color w:val="595959" w:themeColor="text1" w:themeTint="A6"/>
      <w:sz w:val="20"/>
      <w:szCs w:val="20"/>
      <w:lang w:val="en-GB"/>
    </w:rPr>
  </w:style>
  <w:style w:type="paragraph" w:styleId="EnvelopeAddress">
    <w:name w:val="envelope address"/>
    <w:basedOn w:val="Normal"/>
    <w:uiPriority w:val="99"/>
    <w:semiHidden/>
    <w:unhideWhenUsed/>
    <w:rsid w:val="008B1D59"/>
    <w:pPr>
      <w:framePr w:w="7920" w:h="1980" w:hRule="exact" w:hSpace="180" w:wrap="auto" w:hAnchor="page" w:xAlign="center" w:yAlign="bottom"/>
      <w:spacing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8B1D59"/>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8B1D59"/>
    <w:rPr>
      <w:color w:val="641964" w:themeColor="followedHyperlink"/>
      <w:u w:val="single"/>
      <w:lang w:val="en-GB"/>
    </w:rPr>
  </w:style>
  <w:style w:type="character" w:styleId="FootnoteReference">
    <w:name w:val="footnote reference"/>
    <w:basedOn w:val="DefaultParagraphFont"/>
    <w:uiPriority w:val="99"/>
    <w:semiHidden/>
    <w:unhideWhenUsed/>
    <w:rsid w:val="008B1D59"/>
    <w:rPr>
      <w:vertAlign w:val="superscript"/>
      <w:lang w:val="en-GB"/>
    </w:rPr>
  </w:style>
  <w:style w:type="paragraph" w:styleId="FootnoteText">
    <w:name w:val="footnote text"/>
    <w:basedOn w:val="Normal"/>
    <w:link w:val="FootnoteTextChar"/>
    <w:uiPriority w:val="99"/>
    <w:semiHidden/>
    <w:unhideWhenUsed/>
    <w:rsid w:val="008B1D59"/>
    <w:pPr>
      <w:spacing w:line="240" w:lineRule="auto"/>
    </w:pPr>
    <w:rPr>
      <w:sz w:val="20"/>
      <w:szCs w:val="20"/>
    </w:rPr>
  </w:style>
  <w:style w:type="character" w:customStyle="1" w:styleId="FootnoteTextChar">
    <w:name w:val="Footnote Text Char"/>
    <w:basedOn w:val="DefaultParagraphFont"/>
    <w:link w:val="FootnoteText"/>
    <w:uiPriority w:val="99"/>
    <w:semiHidden/>
    <w:rsid w:val="008B1D59"/>
    <w:rPr>
      <w:color w:val="595959" w:themeColor="text1" w:themeTint="A6"/>
      <w:sz w:val="20"/>
      <w:szCs w:val="20"/>
      <w:lang w:val="en-GB"/>
    </w:rPr>
  </w:style>
  <w:style w:type="table" w:styleId="GridTable1Light">
    <w:name w:val="Grid Table 1 Light"/>
    <w:basedOn w:val="TableNormal"/>
    <w:uiPriority w:val="46"/>
    <w:rsid w:val="008B1D5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B1D59"/>
    <w:pPr>
      <w:spacing w:after="0" w:line="240" w:lineRule="auto"/>
    </w:pPr>
    <w:tblPr>
      <w:tblStyleRowBandSize w:val="1"/>
      <w:tblStyleColBandSize w:val="1"/>
      <w:tblBorders>
        <w:top w:val="single" w:sz="4" w:space="0" w:color="FDEB9B" w:themeColor="accent1" w:themeTint="66"/>
        <w:left w:val="single" w:sz="4" w:space="0" w:color="FDEB9B" w:themeColor="accent1" w:themeTint="66"/>
        <w:bottom w:val="single" w:sz="4" w:space="0" w:color="FDEB9B" w:themeColor="accent1" w:themeTint="66"/>
        <w:right w:val="single" w:sz="4" w:space="0" w:color="FDEB9B" w:themeColor="accent1" w:themeTint="66"/>
        <w:insideH w:val="single" w:sz="4" w:space="0" w:color="FDEB9B" w:themeColor="accent1" w:themeTint="66"/>
        <w:insideV w:val="single" w:sz="4" w:space="0" w:color="FDEB9B" w:themeColor="accent1" w:themeTint="66"/>
      </w:tblBorders>
    </w:tblPr>
    <w:tblStylePr w:type="firstRow">
      <w:rPr>
        <w:b/>
        <w:bCs/>
      </w:rPr>
      <w:tblPr/>
      <w:tcPr>
        <w:tcBorders>
          <w:bottom w:val="single" w:sz="12" w:space="0" w:color="FCE16A" w:themeColor="accent1" w:themeTint="99"/>
        </w:tcBorders>
      </w:tcPr>
    </w:tblStylePr>
    <w:tblStylePr w:type="lastRow">
      <w:rPr>
        <w:b/>
        <w:bCs/>
      </w:rPr>
      <w:tblPr/>
      <w:tcPr>
        <w:tcBorders>
          <w:top w:val="double" w:sz="2" w:space="0" w:color="FCE16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B1D59"/>
    <w:pPr>
      <w:spacing w:after="0" w:line="240" w:lineRule="auto"/>
    </w:pPr>
    <w:tblPr>
      <w:tblStyleRowBandSize w:val="1"/>
      <w:tblStyleColBandSize w:val="1"/>
      <w:tblBorders>
        <w:top w:val="single" w:sz="4" w:space="0" w:color="F3A3A4" w:themeColor="accent2" w:themeTint="66"/>
        <w:left w:val="single" w:sz="4" w:space="0" w:color="F3A3A4" w:themeColor="accent2" w:themeTint="66"/>
        <w:bottom w:val="single" w:sz="4" w:space="0" w:color="F3A3A4" w:themeColor="accent2" w:themeTint="66"/>
        <w:right w:val="single" w:sz="4" w:space="0" w:color="F3A3A4" w:themeColor="accent2" w:themeTint="66"/>
        <w:insideH w:val="single" w:sz="4" w:space="0" w:color="F3A3A4" w:themeColor="accent2" w:themeTint="66"/>
        <w:insideV w:val="single" w:sz="4" w:space="0" w:color="F3A3A4" w:themeColor="accent2" w:themeTint="66"/>
      </w:tblBorders>
    </w:tblPr>
    <w:tblStylePr w:type="firstRow">
      <w:rPr>
        <w:b/>
        <w:bCs/>
      </w:rPr>
      <w:tblPr/>
      <w:tcPr>
        <w:tcBorders>
          <w:bottom w:val="single" w:sz="12" w:space="0" w:color="ED7577" w:themeColor="accent2" w:themeTint="99"/>
        </w:tcBorders>
      </w:tcPr>
    </w:tblStylePr>
    <w:tblStylePr w:type="lastRow">
      <w:rPr>
        <w:b/>
        <w:bCs/>
      </w:rPr>
      <w:tblPr/>
      <w:tcPr>
        <w:tcBorders>
          <w:top w:val="double" w:sz="2" w:space="0" w:color="ED7577"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B1D59"/>
    <w:pPr>
      <w:spacing w:after="0" w:line="240" w:lineRule="auto"/>
    </w:pPr>
    <w:tblPr>
      <w:tblStyleRowBandSize w:val="1"/>
      <w:tblStyleColBandSize w:val="1"/>
      <w:tblBorders>
        <w:top w:val="single" w:sz="4" w:space="0" w:color="69ABFF" w:themeColor="accent3" w:themeTint="66"/>
        <w:left w:val="single" w:sz="4" w:space="0" w:color="69ABFF" w:themeColor="accent3" w:themeTint="66"/>
        <w:bottom w:val="single" w:sz="4" w:space="0" w:color="69ABFF" w:themeColor="accent3" w:themeTint="66"/>
        <w:right w:val="single" w:sz="4" w:space="0" w:color="69ABFF" w:themeColor="accent3" w:themeTint="66"/>
        <w:insideH w:val="single" w:sz="4" w:space="0" w:color="69ABFF" w:themeColor="accent3" w:themeTint="66"/>
        <w:insideV w:val="single" w:sz="4" w:space="0" w:color="69ABFF" w:themeColor="accent3" w:themeTint="66"/>
      </w:tblBorders>
    </w:tblPr>
    <w:tblStylePr w:type="firstRow">
      <w:rPr>
        <w:b/>
        <w:bCs/>
      </w:rPr>
      <w:tblPr/>
      <w:tcPr>
        <w:tcBorders>
          <w:bottom w:val="single" w:sz="12" w:space="0" w:color="1E81FF" w:themeColor="accent3" w:themeTint="99"/>
        </w:tcBorders>
      </w:tcPr>
    </w:tblStylePr>
    <w:tblStylePr w:type="lastRow">
      <w:rPr>
        <w:b/>
        <w:bCs/>
      </w:rPr>
      <w:tblPr/>
      <w:tcPr>
        <w:tcBorders>
          <w:top w:val="double" w:sz="2" w:space="0" w:color="1E81FF"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B1D59"/>
    <w:pPr>
      <w:spacing w:after="0" w:line="240" w:lineRule="auto"/>
    </w:pPr>
    <w:tblPr>
      <w:tblStyleRowBandSize w:val="1"/>
      <w:tblStyleColBandSize w:val="1"/>
      <w:tblBorders>
        <w:top w:val="single" w:sz="4" w:space="0" w:color="7BEEFF" w:themeColor="accent4" w:themeTint="66"/>
        <w:left w:val="single" w:sz="4" w:space="0" w:color="7BEEFF" w:themeColor="accent4" w:themeTint="66"/>
        <w:bottom w:val="single" w:sz="4" w:space="0" w:color="7BEEFF" w:themeColor="accent4" w:themeTint="66"/>
        <w:right w:val="single" w:sz="4" w:space="0" w:color="7BEEFF" w:themeColor="accent4" w:themeTint="66"/>
        <w:insideH w:val="single" w:sz="4" w:space="0" w:color="7BEEFF" w:themeColor="accent4" w:themeTint="66"/>
        <w:insideV w:val="single" w:sz="4" w:space="0" w:color="7BEEFF" w:themeColor="accent4" w:themeTint="66"/>
      </w:tblBorders>
    </w:tblPr>
    <w:tblStylePr w:type="firstRow">
      <w:rPr>
        <w:b/>
        <w:bCs/>
      </w:rPr>
      <w:tblPr/>
      <w:tcPr>
        <w:tcBorders>
          <w:bottom w:val="single" w:sz="12" w:space="0" w:color="39E6FF" w:themeColor="accent4" w:themeTint="99"/>
        </w:tcBorders>
      </w:tcPr>
    </w:tblStylePr>
    <w:tblStylePr w:type="lastRow">
      <w:rPr>
        <w:b/>
        <w:bCs/>
      </w:rPr>
      <w:tblPr/>
      <w:tcPr>
        <w:tcBorders>
          <w:top w:val="double" w:sz="2" w:space="0" w:color="39E6FF"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B1D59"/>
    <w:pPr>
      <w:spacing w:after="0" w:line="240" w:lineRule="auto"/>
    </w:pPr>
    <w:tblPr>
      <w:tblStyleRowBandSize w:val="1"/>
      <w:tblStyleColBandSize w:val="1"/>
      <w:tblBorders>
        <w:top w:val="single" w:sz="4" w:space="0" w:color="67FFB4" w:themeColor="accent5" w:themeTint="66"/>
        <w:left w:val="single" w:sz="4" w:space="0" w:color="67FFB4" w:themeColor="accent5" w:themeTint="66"/>
        <w:bottom w:val="single" w:sz="4" w:space="0" w:color="67FFB4" w:themeColor="accent5" w:themeTint="66"/>
        <w:right w:val="single" w:sz="4" w:space="0" w:color="67FFB4" w:themeColor="accent5" w:themeTint="66"/>
        <w:insideH w:val="single" w:sz="4" w:space="0" w:color="67FFB4" w:themeColor="accent5" w:themeTint="66"/>
        <w:insideV w:val="single" w:sz="4" w:space="0" w:color="67FFB4" w:themeColor="accent5" w:themeTint="66"/>
      </w:tblBorders>
    </w:tblPr>
    <w:tblStylePr w:type="firstRow">
      <w:rPr>
        <w:b/>
        <w:bCs/>
      </w:rPr>
      <w:tblPr/>
      <w:tcPr>
        <w:tcBorders>
          <w:bottom w:val="single" w:sz="12" w:space="0" w:color="1CFF8E" w:themeColor="accent5" w:themeTint="99"/>
        </w:tcBorders>
      </w:tcPr>
    </w:tblStylePr>
    <w:tblStylePr w:type="lastRow">
      <w:rPr>
        <w:b/>
        <w:bCs/>
      </w:rPr>
      <w:tblPr/>
      <w:tcPr>
        <w:tcBorders>
          <w:top w:val="double" w:sz="2" w:space="0" w:color="1CFF8E"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B1D59"/>
    <w:pPr>
      <w:spacing w:after="0" w:line="240" w:lineRule="auto"/>
    </w:pPr>
    <w:tblPr>
      <w:tblStyleRowBandSize w:val="1"/>
      <w:tblStyleColBandSize w:val="1"/>
      <w:tblBorders>
        <w:top w:val="single" w:sz="4" w:space="0" w:color="FCCF95" w:themeColor="accent6" w:themeTint="66"/>
        <w:left w:val="single" w:sz="4" w:space="0" w:color="FCCF95" w:themeColor="accent6" w:themeTint="66"/>
        <w:bottom w:val="single" w:sz="4" w:space="0" w:color="FCCF95" w:themeColor="accent6" w:themeTint="66"/>
        <w:right w:val="single" w:sz="4" w:space="0" w:color="FCCF95" w:themeColor="accent6" w:themeTint="66"/>
        <w:insideH w:val="single" w:sz="4" w:space="0" w:color="FCCF95" w:themeColor="accent6" w:themeTint="66"/>
        <w:insideV w:val="single" w:sz="4" w:space="0" w:color="FCCF95" w:themeColor="accent6" w:themeTint="66"/>
      </w:tblBorders>
    </w:tblPr>
    <w:tblStylePr w:type="firstRow">
      <w:rPr>
        <w:b/>
        <w:bCs/>
      </w:rPr>
      <w:tblPr/>
      <w:tcPr>
        <w:tcBorders>
          <w:bottom w:val="single" w:sz="12" w:space="0" w:color="FBB860" w:themeColor="accent6" w:themeTint="99"/>
        </w:tcBorders>
      </w:tcPr>
    </w:tblStylePr>
    <w:tblStylePr w:type="lastRow">
      <w:rPr>
        <w:b/>
        <w:bCs/>
      </w:rPr>
      <w:tblPr/>
      <w:tcPr>
        <w:tcBorders>
          <w:top w:val="double" w:sz="2" w:space="0" w:color="FBB860"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B1D5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B1D59"/>
    <w:pPr>
      <w:spacing w:after="0" w:line="240" w:lineRule="auto"/>
    </w:pPr>
    <w:tblPr>
      <w:tblStyleRowBandSize w:val="1"/>
      <w:tblStyleColBandSize w:val="1"/>
      <w:tblBorders>
        <w:top w:val="single" w:sz="2" w:space="0" w:color="FCE16A" w:themeColor="accent1" w:themeTint="99"/>
        <w:bottom w:val="single" w:sz="2" w:space="0" w:color="FCE16A" w:themeColor="accent1" w:themeTint="99"/>
        <w:insideH w:val="single" w:sz="2" w:space="0" w:color="FCE16A" w:themeColor="accent1" w:themeTint="99"/>
        <w:insideV w:val="single" w:sz="2" w:space="0" w:color="FCE16A" w:themeColor="accent1" w:themeTint="99"/>
      </w:tblBorders>
    </w:tblPr>
    <w:tblStylePr w:type="firstRow">
      <w:rPr>
        <w:b/>
        <w:bCs/>
      </w:rPr>
      <w:tblPr/>
      <w:tcPr>
        <w:tcBorders>
          <w:top w:val="nil"/>
          <w:bottom w:val="single" w:sz="12" w:space="0" w:color="FCE16A" w:themeColor="accent1" w:themeTint="99"/>
          <w:insideH w:val="nil"/>
          <w:insideV w:val="nil"/>
        </w:tcBorders>
        <w:shd w:val="clear" w:color="auto" w:fill="FFFFFF" w:themeFill="background1"/>
      </w:tcPr>
    </w:tblStylePr>
    <w:tblStylePr w:type="lastRow">
      <w:rPr>
        <w:b/>
        <w:bCs/>
      </w:rPr>
      <w:tblPr/>
      <w:tcPr>
        <w:tcBorders>
          <w:top w:val="double" w:sz="2" w:space="0" w:color="FCE16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5CD" w:themeFill="accent1" w:themeFillTint="33"/>
      </w:tcPr>
    </w:tblStylePr>
    <w:tblStylePr w:type="band1Horz">
      <w:tblPr/>
      <w:tcPr>
        <w:shd w:val="clear" w:color="auto" w:fill="FEF5CD" w:themeFill="accent1" w:themeFillTint="33"/>
      </w:tcPr>
    </w:tblStylePr>
  </w:style>
  <w:style w:type="table" w:styleId="GridTable2-Accent2">
    <w:name w:val="Grid Table 2 Accent 2"/>
    <w:basedOn w:val="TableNormal"/>
    <w:uiPriority w:val="47"/>
    <w:rsid w:val="008B1D59"/>
    <w:pPr>
      <w:spacing w:after="0" w:line="240" w:lineRule="auto"/>
    </w:pPr>
    <w:tblPr>
      <w:tblStyleRowBandSize w:val="1"/>
      <w:tblStyleColBandSize w:val="1"/>
      <w:tblBorders>
        <w:top w:val="single" w:sz="2" w:space="0" w:color="ED7577" w:themeColor="accent2" w:themeTint="99"/>
        <w:bottom w:val="single" w:sz="2" w:space="0" w:color="ED7577" w:themeColor="accent2" w:themeTint="99"/>
        <w:insideH w:val="single" w:sz="2" w:space="0" w:color="ED7577" w:themeColor="accent2" w:themeTint="99"/>
        <w:insideV w:val="single" w:sz="2" w:space="0" w:color="ED7577" w:themeColor="accent2" w:themeTint="99"/>
      </w:tblBorders>
    </w:tblPr>
    <w:tblStylePr w:type="firstRow">
      <w:rPr>
        <w:b/>
        <w:bCs/>
      </w:rPr>
      <w:tblPr/>
      <w:tcPr>
        <w:tcBorders>
          <w:top w:val="nil"/>
          <w:bottom w:val="single" w:sz="12" w:space="0" w:color="ED7577" w:themeColor="accent2" w:themeTint="99"/>
          <w:insideH w:val="nil"/>
          <w:insideV w:val="nil"/>
        </w:tcBorders>
        <w:shd w:val="clear" w:color="auto" w:fill="FFFFFF" w:themeFill="background1"/>
      </w:tcPr>
    </w:tblStylePr>
    <w:tblStylePr w:type="lastRow">
      <w:rPr>
        <w:b/>
        <w:bCs/>
      </w:rPr>
      <w:tblPr/>
      <w:tcPr>
        <w:tcBorders>
          <w:top w:val="double" w:sz="2" w:space="0" w:color="ED75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1D1" w:themeFill="accent2" w:themeFillTint="33"/>
      </w:tcPr>
    </w:tblStylePr>
    <w:tblStylePr w:type="band1Horz">
      <w:tblPr/>
      <w:tcPr>
        <w:shd w:val="clear" w:color="auto" w:fill="F9D1D1" w:themeFill="accent2" w:themeFillTint="33"/>
      </w:tcPr>
    </w:tblStylePr>
  </w:style>
  <w:style w:type="table" w:styleId="GridTable2-Accent3">
    <w:name w:val="Grid Table 2 Accent 3"/>
    <w:basedOn w:val="TableNormal"/>
    <w:uiPriority w:val="47"/>
    <w:rsid w:val="008B1D59"/>
    <w:pPr>
      <w:spacing w:after="0" w:line="240" w:lineRule="auto"/>
    </w:pPr>
    <w:tblPr>
      <w:tblStyleRowBandSize w:val="1"/>
      <w:tblStyleColBandSize w:val="1"/>
      <w:tblBorders>
        <w:top w:val="single" w:sz="2" w:space="0" w:color="1E81FF" w:themeColor="accent3" w:themeTint="99"/>
        <w:bottom w:val="single" w:sz="2" w:space="0" w:color="1E81FF" w:themeColor="accent3" w:themeTint="99"/>
        <w:insideH w:val="single" w:sz="2" w:space="0" w:color="1E81FF" w:themeColor="accent3" w:themeTint="99"/>
        <w:insideV w:val="single" w:sz="2" w:space="0" w:color="1E81FF" w:themeColor="accent3" w:themeTint="99"/>
      </w:tblBorders>
    </w:tblPr>
    <w:tblStylePr w:type="firstRow">
      <w:rPr>
        <w:b/>
        <w:bCs/>
      </w:rPr>
      <w:tblPr/>
      <w:tcPr>
        <w:tcBorders>
          <w:top w:val="nil"/>
          <w:bottom w:val="single" w:sz="12" w:space="0" w:color="1E81FF" w:themeColor="accent3" w:themeTint="99"/>
          <w:insideH w:val="nil"/>
          <w:insideV w:val="nil"/>
        </w:tcBorders>
        <w:shd w:val="clear" w:color="auto" w:fill="FFFFFF" w:themeFill="background1"/>
      </w:tcPr>
    </w:tblStylePr>
    <w:tblStylePr w:type="lastRow">
      <w:rPr>
        <w:b/>
        <w:bCs/>
      </w:rPr>
      <w:tblPr/>
      <w:tcPr>
        <w:tcBorders>
          <w:top w:val="double" w:sz="2" w:space="0" w:color="1E81F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4D4FF" w:themeFill="accent3" w:themeFillTint="33"/>
      </w:tcPr>
    </w:tblStylePr>
    <w:tblStylePr w:type="band1Horz">
      <w:tblPr/>
      <w:tcPr>
        <w:shd w:val="clear" w:color="auto" w:fill="B4D4FF" w:themeFill="accent3" w:themeFillTint="33"/>
      </w:tcPr>
    </w:tblStylePr>
  </w:style>
  <w:style w:type="table" w:styleId="GridTable2-Accent4">
    <w:name w:val="Grid Table 2 Accent 4"/>
    <w:basedOn w:val="TableNormal"/>
    <w:uiPriority w:val="47"/>
    <w:rsid w:val="008B1D59"/>
    <w:pPr>
      <w:spacing w:after="0" w:line="240" w:lineRule="auto"/>
    </w:pPr>
    <w:tblPr>
      <w:tblStyleRowBandSize w:val="1"/>
      <w:tblStyleColBandSize w:val="1"/>
      <w:tblBorders>
        <w:top w:val="single" w:sz="2" w:space="0" w:color="39E6FF" w:themeColor="accent4" w:themeTint="99"/>
        <w:bottom w:val="single" w:sz="2" w:space="0" w:color="39E6FF" w:themeColor="accent4" w:themeTint="99"/>
        <w:insideH w:val="single" w:sz="2" w:space="0" w:color="39E6FF" w:themeColor="accent4" w:themeTint="99"/>
        <w:insideV w:val="single" w:sz="2" w:space="0" w:color="39E6FF" w:themeColor="accent4" w:themeTint="99"/>
      </w:tblBorders>
    </w:tblPr>
    <w:tblStylePr w:type="firstRow">
      <w:rPr>
        <w:b/>
        <w:bCs/>
      </w:rPr>
      <w:tblPr/>
      <w:tcPr>
        <w:tcBorders>
          <w:top w:val="nil"/>
          <w:bottom w:val="single" w:sz="12" w:space="0" w:color="39E6FF" w:themeColor="accent4" w:themeTint="99"/>
          <w:insideH w:val="nil"/>
          <w:insideV w:val="nil"/>
        </w:tcBorders>
        <w:shd w:val="clear" w:color="auto" w:fill="FFFFFF" w:themeFill="background1"/>
      </w:tcPr>
    </w:tblStylePr>
    <w:tblStylePr w:type="lastRow">
      <w:rPr>
        <w:b/>
        <w:bCs/>
      </w:rPr>
      <w:tblPr/>
      <w:tcPr>
        <w:tcBorders>
          <w:top w:val="double" w:sz="2" w:space="0" w:color="39E6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6FF" w:themeFill="accent4" w:themeFillTint="33"/>
      </w:tcPr>
    </w:tblStylePr>
    <w:tblStylePr w:type="band1Horz">
      <w:tblPr/>
      <w:tcPr>
        <w:shd w:val="clear" w:color="auto" w:fill="BDF6FF" w:themeFill="accent4" w:themeFillTint="33"/>
      </w:tcPr>
    </w:tblStylePr>
  </w:style>
  <w:style w:type="table" w:styleId="GridTable2-Accent5">
    <w:name w:val="Grid Table 2 Accent 5"/>
    <w:basedOn w:val="TableNormal"/>
    <w:uiPriority w:val="47"/>
    <w:rsid w:val="008B1D59"/>
    <w:pPr>
      <w:spacing w:after="0" w:line="240" w:lineRule="auto"/>
    </w:pPr>
    <w:tblPr>
      <w:tblStyleRowBandSize w:val="1"/>
      <w:tblStyleColBandSize w:val="1"/>
      <w:tblBorders>
        <w:top w:val="single" w:sz="2" w:space="0" w:color="1CFF8E" w:themeColor="accent5" w:themeTint="99"/>
        <w:bottom w:val="single" w:sz="2" w:space="0" w:color="1CFF8E" w:themeColor="accent5" w:themeTint="99"/>
        <w:insideH w:val="single" w:sz="2" w:space="0" w:color="1CFF8E" w:themeColor="accent5" w:themeTint="99"/>
        <w:insideV w:val="single" w:sz="2" w:space="0" w:color="1CFF8E" w:themeColor="accent5" w:themeTint="99"/>
      </w:tblBorders>
    </w:tblPr>
    <w:tblStylePr w:type="firstRow">
      <w:rPr>
        <w:b/>
        <w:bCs/>
      </w:rPr>
      <w:tblPr/>
      <w:tcPr>
        <w:tcBorders>
          <w:top w:val="nil"/>
          <w:bottom w:val="single" w:sz="12" w:space="0" w:color="1CFF8E" w:themeColor="accent5" w:themeTint="99"/>
          <w:insideH w:val="nil"/>
          <w:insideV w:val="nil"/>
        </w:tcBorders>
        <w:shd w:val="clear" w:color="auto" w:fill="FFFFFF" w:themeFill="background1"/>
      </w:tcPr>
    </w:tblStylePr>
    <w:tblStylePr w:type="lastRow">
      <w:rPr>
        <w:b/>
        <w:bCs/>
      </w:rPr>
      <w:tblPr/>
      <w:tcPr>
        <w:tcBorders>
          <w:top w:val="double" w:sz="2" w:space="0" w:color="1CFF8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3FFD9" w:themeFill="accent5" w:themeFillTint="33"/>
      </w:tcPr>
    </w:tblStylePr>
    <w:tblStylePr w:type="band1Horz">
      <w:tblPr/>
      <w:tcPr>
        <w:shd w:val="clear" w:color="auto" w:fill="B3FFD9" w:themeFill="accent5" w:themeFillTint="33"/>
      </w:tcPr>
    </w:tblStylePr>
  </w:style>
  <w:style w:type="table" w:styleId="GridTable2-Accent6">
    <w:name w:val="Grid Table 2 Accent 6"/>
    <w:basedOn w:val="TableNormal"/>
    <w:uiPriority w:val="47"/>
    <w:rsid w:val="008B1D59"/>
    <w:pPr>
      <w:spacing w:after="0" w:line="240" w:lineRule="auto"/>
    </w:pPr>
    <w:tblPr>
      <w:tblStyleRowBandSize w:val="1"/>
      <w:tblStyleColBandSize w:val="1"/>
      <w:tblBorders>
        <w:top w:val="single" w:sz="2" w:space="0" w:color="FBB860" w:themeColor="accent6" w:themeTint="99"/>
        <w:bottom w:val="single" w:sz="2" w:space="0" w:color="FBB860" w:themeColor="accent6" w:themeTint="99"/>
        <w:insideH w:val="single" w:sz="2" w:space="0" w:color="FBB860" w:themeColor="accent6" w:themeTint="99"/>
        <w:insideV w:val="single" w:sz="2" w:space="0" w:color="FBB860" w:themeColor="accent6" w:themeTint="99"/>
      </w:tblBorders>
    </w:tblPr>
    <w:tblStylePr w:type="firstRow">
      <w:rPr>
        <w:b/>
        <w:bCs/>
      </w:rPr>
      <w:tblPr/>
      <w:tcPr>
        <w:tcBorders>
          <w:top w:val="nil"/>
          <w:bottom w:val="single" w:sz="12" w:space="0" w:color="FBB860" w:themeColor="accent6" w:themeTint="99"/>
          <w:insideH w:val="nil"/>
          <w:insideV w:val="nil"/>
        </w:tcBorders>
        <w:shd w:val="clear" w:color="auto" w:fill="FFFFFF" w:themeFill="background1"/>
      </w:tcPr>
    </w:tblStylePr>
    <w:tblStylePr w:type="lastRow">
      <w:rPr>
        <w:b/>
        <w:bCs/>
      </w:rPr>
      <w:tblPr/>
      <w:tcPr>
        <w:tcBorders>
          <w:top w:val="double" w:sz="2" w:space="0" w:color="FBB860"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E7CA" w:themeFill="accent6" w:themeFillTint="33"/>
      </w:tcPr>
    </w:tblStylePr>
    <w:tblStylePr w:type="band1Horz">
      <w:tblPr/>
      <w:tcPr>
        <w:shd w:val="clear" w:color="auto" w:fill="FEE7CA" w:themeFill="accent6" w:themeFillTint="33"/>
      </w:tcPr>
    </w:tblStylePr>
  </w:style>
  <w:style w:type="table" w:styleId="GridTable3">
    <w:name w:val="Grid Table 3"/>
    <w:basedOn w:val="TableNormal"/>
    <w:uiPriority w:val="48"/>
    <w:rsid w:val="008B1D5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B1D59"/>
    <w:pPr>
      <w:spacing w:after="0" w:line="240" w:lineRule="auto"/>
    </w:pPr>
    <w:tblPr>
      <w:tblStyleRowBandSize w:val="1"/>
      <w:tblStyleColBandSize w:val="1"/>
      <w:tblBorders>
        <w:top w:val="single" w:sz="4" w:space="0" w:color="FCE16A" w:themeColor="accent1" w:themeTint="99"/>
        <w:left w:val="single" w:sz="4" w:space="0" w:color="FCE16A" w:themeColor="accent1" w:themeTint="99"/>
        <w:bottom w:val="single" w:sz="4" w:space="0" w:color="FCE16A" w:themeColor="accent1" w:themeTint="99"/>
        <w:right w:val="single" w:sz="4" w:space="0" w:color="FCE16A" w:themeColor="accent1" w:themeTint="99"/>
        <w:insideH w:val="single" w:sz="4" w:space="0" w:color="FCE16A" w:themeColor="accent1" w:themeTint="99"/>
        <w:insideV w:val="single" w:sz="4" w:space="0" w:color="FCE16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5CD" w:themeFill="accent1" w:themeFillTint="33"/>
      </w:tcPr>
    </w:tblStylePr>
    <w:tblStylePr w:type="band1Horz">
      <w:tblPr/>
      <w:tcPr>
        <w:shd w:val="clear" w:color="auto" w:fill="FEF5CD" w:themeFill="accent1" w:themeFillTint="33"/>
      </w:tcPr>
    </w:tblStylePr>
    <w:tblStylePr w:type="neCell">
      <w:tblPr/>
      <w:tcPr>
        <w:tcBorders>
          <w:bottom w:val="single" w:sz="4" w:space="0" w:color="FCE16A" w:themeColor="accent1" w:themeTint="99"/>
        </w:tcBorders>
      </w:tcPr>
    </w:tblStylePr>
    <w:tblStylePr w:type="nwCell">
      <w:tblPr/>
      <w:tcPr>
        <w:tcBorders>
          <w:bottom w:val="single" w:sz="4" w:space="0" w:color="FCE16A" w:themeColor="accent1" w:themeTint="99"/>
        </w:tcBorders>
      </w:tcPr>
    </w:tblStylePr>
    <w:tblStylePr w:type="seCell">
      <w:tblPr/>
      <w:tcPr>
        <w:tcBorders>
          <w:top w:val="single" w:sz="4" w:space="0" w:color="FCE16A" w:themeColor="accent1" w:themeTint="99"/>
        </w:tcBorders>
      </w:tcPr>
    </w:tblStylePr>
    <w:tblStylePr w:type="swCell">
      <w:tblPr/>
      <w:tcPr>
        <w:tcBorders>
          <w:top w:val="single" w:sz="4" w:space="0" w:color="FCE16A" w:themeColor="accent1" w:themeTint="99"/>
        </w:tcBorders>
      </w:tcPr>
    </w:tblStylePr>
  </w:style>
  <w:style w:type="table" w:styleId="GridTable3-Accent2">
    <w:name w:val="Grid Table 3 Accent 2"/>
    <w:basedOn w:val="TableNormal"/>
    <w:uiPriority w:val="48"/>
    <w:rsid w:val="008B1D59"/>
    <w:pPr>
      <w:spacing w:after="0" w:line="240" w:lineRule="auto"/>
    </w:pPr>
    <w:tblPr>
      <w:tblStyleRowBandSize w:val="1"/>
      <w:tblStyleColBandSize w:val="1"/>
      <w:tblBorders>
        <w:top w:val="single" w:sz="4" w:space="0" w:color="ED7577" w:themeColor="accent2" w:themeTint="99"/>
        <w:left w:val="single" w:sz="4" w:space="0" w:color="ED7577" w:themeColor="accent2" w:themeTint="99"/>
        <w:bottom w:val="single" w:sz="4" w:space="0" w:color="ED7577" w:themeColor="accent2" w:themeTint="99"/>
        <w:right w:val="single" w:sz="4" w:space="0" w:color="ED7577" w:themeColor="accent2" w:themeTint="99"/>
        <w:insideH w:val="single" w:sz="4" w:space="0" w:color="ED7577" w:themeColor="accent2" w:themeTint="99"/>
        <w:insideV w:val="single" w:sz="4" w:space="0" w:color="ED7577"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1D1" w:themeFill="accent2" w:themeFillTint="33"/>
      </w:tcPr>
    </w:tblStylePr>
    <w:tblStylePr w:type="band1Horz">
      <w:tblPr/>
      <w:tcPr>
        <w:shd w:val="clear" w:color="auto" w:fill="F9D1D1" w:themeFill="accent2" w:themeFillTint="33"/>
      </w:tcPr>
    </w:tblStylePr>
    <w:tblStylePr w:type="neCell">
      <w:tblPr/>
      <w:tcPr>
        <w:tcBorders>
          <w:bottom w:val="single" w:sz="4" w:space="0" w:color="ED7577" w:themeColor="accent2" w:themeTint="99"/>
        </w:tcBorders>
      </w:tcPr>
    </w:tblStylePr>
    <w:tblStylePr w:type="nwCell">
      <w:tblPr/>
      <w:tcPr>
        <w:tcBorders>
          <w:bottom w:val="single" w:sz="4" w:space="0" w:color="ED7577" w:themeColor="accent2" w:themeTint="99"/>
        </w:tcBorders>
      </w:tcPr>
    </w:tblStylePr>
    <w:tblStylePr w:type="seCell">
      <w:tblPr/>
      <w:tcPr>
        <w:tcBorders>
          <w:top w:val="single" w:sz="4" w:space="0" w:color="ED7577" w:themeColor="accent2" w:themeTint="99"/>
        </w:tcBorders>
      </w:tcPr>
    </w:tblStylePr>
    <w:tblStylePr w:type="swCell">
      <w:tblPr/>
      <w:tcPr>
        <w:tcBorders>
          <w:top w:val="single" w:sz="4" w:space="0" w:color="ED7577" w:themeColor="accent2" w:themeTint="99"/>
        </w:tcBorders>
      </w:tcPr>
    </w:tblStylePr>
  </w:style>
  <w:style w:type="table" w:styleId="GridTable3-Accent3">
    <w:name w:val="Grid Table 3 Accent 3"/>
    <w:basedOn w:val="TableNormal"/>
    <w:uiPriority w:val="48"/>
    <w:rsid w:val="008B1D59"/>
    <w:pPr>
      <w:spacing w:after="0" w:line="240" w:lineRule="auto"/>
    </w:pPr>
    <w:tblPr>
      <w:tblStyleRowBandSize w:val="1"/>
      <w:tblStyleColBandSize w:val="1"/>
      <w:tblBorders>
        <w:top w:val="single" w:sz="4" w:space="0" w:color="1E81FF" w:themeColor="accent3" w:themeTint="99"/>
        <w:left w:val="single" w:sz="4" w:space="0" w:color="1E81FF" w:themeColor="accent3" w:themeTint="99"/>
        <w:bottom w:val="single" w:sz="4" w:space="0" w:color="1E81FF" w:themeColor="accent3" w:themeTint="99"/>
        <w:right w:val="single" w:sz="4" w:space="0" w:color="1E81FF" w:themeColor="accent3" w:themeTint="99"/>
        <w:insideH w:val="single" w:sz="4" w:space="0" w:color="1E81FF" w:themeColor="accent3" w:themeTint="99"/>
        <w:insideV w:val="single" w:sz="4" w:space="0" w:color="1E81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D4FF" w:themeFill="accent3" w:themeFillTint="33"/>
      </w:tcPr>
    </w:tblStylePr>
    <w:tblStylePr w:type="band1Horz">
      <w:tblPr/>
      <w:tcPr>
        <w:shd w:val="clear" w:color="auto" w:fill="B4D4FF" w:themeFill="accent3" w:themeFillTint="33"/>
      </w:tcPr>
    </w:tblStylePr>
    <w:tblStylePr w:type="neCell">
      <w:tblPr/>
      <w:tcPr>
        <w:tcBorders>
          <w:bottom w:val="single" w:sz="4" w:space="0" w:color="1E81FF" w:themeColor="accent3" w:themeTint="99"/>
        </w:tcBorders>
      </w:tcPr>
    </w:tblStylePr>
    <w:tblStylePr w:type="nwCell">
      <w:tblPr/>
      <w:tcPr>
        <w:tcBorders>
          <w:bottom w:val="single" w:sz="4" w:space="0" w:color="1E81FF" w:themeColor="accent3" w:themeTint="99"/>
        </w:tcBorders>
      </w:tcPr>
    </w:tblStylePr>
    <w:tblStylePr w:type="seCell">
      <w:tblPr/>
      <w:tcPr>
        <w:tcBorders>
          <w:top w:val="single" w:sz="4" w:space="0" w:color="1E81FF" w:themeColor="accent3" w:themeTint="99"/>
        </w:tcBorders>
      </w:tcPr>
    </w:tblStylePr>
    <w:tblStylePr w:type="swCell">
      <w:tblPr/>
      <w:tcPr>
        <w:tcBorders>
          <w:top w:val="single" w:sz="4" w:space="0" w:color="1E81FF" w:themeColor="accent3" w:themeTint="99"/>
        </w:tcBorders>
      </w:tcPr>
    </w:tblStylePr>
  </w:style>
  <w:style w:type="table" w:styleId="GridTable3-Accent4">
    <w:name w:val="Grid Table 3 Accent 4"/>
    <w:basedOn w:val="TableNormal"/>
    <w:uiPriority w:val="48"/>
    <w:rsid w:val="008B1D59"/>
    <w:pPr>
      <w:spacing w:after="0" w:line="240" w:lineRule="auto"/>
    </w:pPr>
    <w:tblPr>
      <w:tblStyleRowBandSize w:val="1"/>
      <w:tblStyleColBandSize w:val="1"/>
      <w:tblBorders>
        <w:top w:val="single" w:sz="4" w:space="0" w:color="39E6FF" w:themeColor="accent4" w:themeTint="99"/>
        <w:left w:val="single" w:sz="4" w:space="0" w:color="39E6FF" w:themeColor="accent4" w:themeTint="99"/>
        <w:bottom w:val="single" w:sz="4" w:space="0" w:color="39E6FF" w:themeColor="accent4" w:themeTint="99"/>
        <w:right w:val="single" w:sz="4" w:space="0" w:color="39E6FF" w:themeColor="accent4" w:themeTint="99"/>
        <w:insideH w:val="single" w:sz="4" w:space="0" w:color="39E6FF" w:themeColor="accent4" w:themeTint="99"/>
        <w:insideV w:val="single" w:sz="4" w:space="0" w:color="39E6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4" w:themeFillTint="33"/>
      </w:tcPr>
    </w:tblStylePr>
    <w:tblStylePr w:type="band1Horz">
      <w:tblPr/>
      <w:tcPr>
        <w:shd w:val="clear" w:color="auto" w:fill="BDF6FF" w:themeFill="accent4" w:themeFillTint="33"/>
      </w:tcPr>
    </w:tblStylePr>
    <w:tblStylePr w:type="neCell">
      <w:tblPr/>
      <w:tcPr>
        <w:tcBorders>
          <w:bottom w:val="single" w:sz="4" w:space="0" w:color="39E6FF" w:themeColor="accent4" w:themeTint="99"/>
        </w:tcBorders>
      </w:tcPr>
    </w:tblStylePr>
    <w:tblStylePr w:type="nwCell">
      <w:tblPr/>
      <w:tcPr>
        <w:tcBorders>
          <w:bottom w:val="single" w:sz="4" w:space="0" w:color="39E6FF" w:themeColor="accent4" w:themeTint="99"/>
        </w:tcBorders>
      </w:tcPr>
    </w:tblStylePr>
    <w:tblStylePr w:type="seCell">
      <w:tblPr/>
      <w:tcPr>
        <w:tcBorders>
          <w:top w:val="single" w:sz="4" w:space="0" w:color="39E6FF" w:themeColor="accent4" w:themeTint="99"/>
        </w:tcBorders>
      </w:tcPr>
    </w:tblStylePr>
    <w:tblStylePr w:type="swCell">
      <w:tblPr/>
      <w:tcPr>
        <w:tcBorders>
          <w:top w:val="single" w:sz="4" w:space="0" w:color="39E6FF" w:themeColor="accent4" w:themeTint="99"/>
        </w:tcBorders>
      </w:tcPr>
    </w:tblStylePr>
  </w:style>
  <w:style w:type="table" w:styleId="GridTable3-Accent5">
    <w:name w:val="Grid Table 3 Accent 5"/>
    <w:basedOn w:val="TableNormal"/>
    <w:uiPriority w:val="48"/>
    <w:rsid w:val="008B1D59"/>
    <w:pPr>
      <w:spacing w:after="0" w:line="240" w:lineRule="auto"/>
    </w:pPr>
    <w:tblPr>
      <w:tblStyleRowBandSize w:val="1"/>
      <w:tblStyleColBandSize w:val="1"/>
      <w:tblBorders>
        <w:top w:val="single" w:sz="4" w:space="0" w:color="1CFF8E" w:themeColor="accent5" w:themeTint="99"/>
        <w:left w:val="single" w:sz="4" w:space="0" w:color="1CFF8E" w:themeColor="accent5" w:themeTint="99"/>
        <w:bottom w:val="single" w:sz="4" w:space="0" w:color="1CFF8E" w:themeColor="accent5" w:themeTint="99"/>
        <w:right w:val="single" w:sz="4" w:space="0" w:color="1CFF8E" w:themeColor="accent5" w:themeTint="99"/>
        <w:insideH w:val="single" w:sz="4" w:space="0" w:color="1CFF8E" w:themeColor="accent5" w:themeTint="99"/>
        <w:insideV w:val="single" w:sz="4" w:space="0" w:color="1CFF8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3FFD9" w:themeFill="accent5" w:themeFillTint="33"/>
      </w:tcPr>
    </w:tblStylePr>
    <w:tblStylePr w:type="band1Horz">
      <w:tblPr/>
      <w:tcPr>
        <w:shd w:val="clear" w:color="auto" w:fill="B3FFD9" w:themeFill="accent5" w:themeFillTint="33"/>
      </w:tcPr>
    </w:tblStylePr>
    <w:tblStylePr w:type="neCell">
      <w:tblPr/>
      <w:tcPr>
        <w:tcBorders>
          <w:bottom w:val="single" w:sz="4" w:space="0" w:color="1CFF8E" w:themeColor="accent5" w:themeTint="99"/>
        </w:tcBorders>
      </w:tcPr>
    </w:tblStylePr>
    <w:tblStylePr w:type="nwCell">
      <w:tblPr/>
      <w:tcPr>
        <w:tcBorders>
          <w:bottom w:val="single" w:sz="4" w:space="0" w:color="1CFF8E" w:themeColor="accent5" w:themeTint="99"/>
        </w:tcBorders>
      </w:tcPr>
    </w:tblStylePr>
    <w:tblStylePr w:type="seCell">
      <w:tblPr/>
      <w:tcPr>
        <w:tcBorders>
          <w:top w:val="single" w:sz="4" w:space="0" w:color="1CFF8E" w:themeColor="accent5" w:themeTint="99"/>
        </w:tcBorders>
      </w:tcPr>
    </w:tblStylePr>
    <w:tblStylePr w:type="swCell">
      <w:tblPr/>
      <w:tcPr>
        <w:tcBorders>
          <w:top w:val="single" w:sz="4" w:space="0" w:color="1CFF8E" w:themeColor="accent5" w:themeTint="99"/>
        </w:tcBorders>
      </w:tcPr>
    </w:tblStylePr>
  </w:style>
  <w:style w:type="table" w:styleId="GridTable3-Accent6">
    <w:name w:val="Grid Table 3 Accent 6"/>
    <w:basedOn w:val="TableNormal"/>
    <w:uiPriority w:val="48"/>
    <w:rsid w:val="008B1D59"/>
    <w:pPr>
      <w:spacing w:after="0" w:line="240" w:lineRule="auto"/>
    </w:pPr>
    <w:tblPr>
      <w:tblStyleRowBandSize w:val="1"/>
      <w:tblStyleColBandSize w:val="1"/>
      <w:tblBorders>
        <w:top w:val="single" w:sz="4" w:space="0" w:color="FBB860" w:themeColor="accent6" w:themeTint="99"/>
        <w:left w:val="single" w:sz="4" w:space="0" w:color="FBB860" w:themeColor="accent6" w:themeTint="99"/>
        <w:bottom w:val="single" w:sz="4" w:space="0" w:color="FBB860" w:themeColor="accent6" w:themeTint="99"/>
        <w:right w:val="single" w:sz="4" w:space="0" w:color="FBB860" w:themeColor="accent6" w:themeTint="99"/>
        <w:insideH w:val="single" w:sz="4" w:space="0" w:color="FBB860" w:themeColor="accent6" w:themeTint="99"/>
        <w:insideV w:val="single" w:sz="4" w:space="0" w:color="FBB86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CA" w:themeFill="accent6" w:themeFillTint="33"/>
      </w:tcPr>
    </w:tblStylePr>
    <w:tblStylePr w:type="band1Horz">
      <w:tblPr/>
      <w:tcPr>
        <w:shd w:val="clear" w:color="auto" w:fill="FEE7CA" w:themeFill="accent6" w:themeFillTint="33"/>
      </w:tcPr>
    </w:tblStylePr>
    <w:tblStylePr w:type="neCell">
      <w:tblPr/>
      <w:tcPr>
        <w:tcBorders>
          <w:bottom w:val="single" w:sz="4" w:space="0" w:color="FBB860" w:themeColor="accent6" w:themeTint="99"/>
        </w:tcBorders>
      </w:tcPr>
    </w:tblStylePr>
    <w:tblStylePr w:type="nwCell">
      <w:tblPr/>
      <w:tcPr>
        <w:tcBorders>
          <w:bottom w:val="single" w:sz="4" w:space="0" w:color="FBB860" w:themeColor="accent6" w:themeTint="99"/>
        </w:tcBorders>
      </w:tcPr>
    </w:tblStylePr>
    <w:tblStylePr w:type="seCell">
      <w:tblPr/>
      <w:tcPr>
        <w:tcBorders>
          <w:top w:val="single" w:sz="4" w:space="0" w:color="FBB860" w:themeColor="accent6" w:themeTint="99"/>
        </w:tcBorders>
      </w:tcPr>
    </w:tblStylePr>
    <w:tblStylePr w:type="swCell">
      <w:tblPr/>
      <w:tcPr>
        <w:tcBorders>
          <w:top w:val="single" w:sz="4" w:space="0" w:color="FBB860" w:themeColor="accent6" w:themeTint="99"/>
        </w:tcBorders>
      </w:tcPr>
    </w:tblStylePr>
  </w:style>
  <w:style w:type="table" w:styleId="GridTable4">
    <w:name w:val="Grid Table 4"/>
    <w:basedOn w:val="TableNormal"/>
    <w:uiPriority w:val="49"/>
    <w:rsid w:val="008B1D5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B1D59"/>
    <w:pPr>
      <w:spacing w:after="0" w:line="240" w:lineRule="auto"/>
    </w:pPr>
    <w:tblPr>
      <w:tblStyleRowBandSize w:val="1"/>
      <w:tblStyleColBandSize w:val="1"/>
      <w:tblBorders>
        <w:top w:val="single" w:sz="4" w:space="0" w:color="FCE16A" w:themeColor="accent1" w:themeTint="99"/>
        <w:left w:val="single" w:sz="4" w:space="0" w:color="FCE16A" w:themeColor="accent1" w:themeTint="99"/>
        <w:bottom w:val="single" w:sz="4" w:space="0" w:color="FCE16A" w:themeColor="accent1" w:themeTint="99"/>
        <w:right w:val="single" w:sz="4" w:space="0" w:color="FCE16A" w:themeColor="accent1" w:themeTint="99"/>
        <w:insideH w:val="single" w:sz="4" w:space="0" w:color="FCE16A" w:themeColor="accent1" w:themeTint="99"/>
        <w:insideV w:val="single" w:sz="4" w:space="0" w:color="FCE16A" w:themeColor="accent1" w:themeTint="99"/>
      </w:tblBorders>
    </w:tblPr>
    <w:tblStylePr w:type="firstRow">
      <w:rPr>
        <w:b/>
        <w:bCs/>
        <w:color w:val="FFFFFF" w:themeColor="background1"/>
      </w:rPr>
      <w:tblPr/>
      <w:tcPr>
        <w:tcBorders>
          <w:top w:val="single" w:sz="4" w:space="0" w:color="FBCE07" w:themeColor="accent1"/>
          <w:left w:val="single" w:sz="4" w:space="0" w:color="FBCE07" w:themeColor="accent1"/>
          <w:bottom w:val="single" w:sz="4" w:space="0" w:color="FBCE07" w:themeColor="accent1"/>
          <w:right w:val="single" w:sz="4" w:space="0" w:color="FBCE07" w:themeColor="accent1"/>
          <w:insideH w:val="nil"/>
          <w:insideV w:val="nil"/>
        </w:tcBorders>
        <w:shd w:val="clear" w:color="auto" w:fill="FBCE07" w:themeFill="accent1"/>
      </w:tcPr>
    </w:tblStylePr>
    <w:tblStylePr w:type="lastRow">
      <w:rPr>
        <w:b/>
        <w:bCs/>
      </w:rPr>
      <w:tblPr/>
      <w:tcPr>
        <w:tcBorders>
          <w:top w:val="double" w:sz="4" w:space="0" w:color="FBCE07" w:themeColor="accent1"/>
        </w:tcBorders>
      </w:tcPr>
    </w:tblStylePr>
    <w:tblStylePr w:type="firstCol">
      <w:rPr>
        <w:b/>
        <w:bCs/>
      </w:rPr>
    </w:tblStylePr>
    <w:tblStylePr w:type="lastCol">
      <w:rPr>
        <w:b/>
        <w:bCs/>
      </w:rPr>
    </w:tblStylePr>
    <w:tblStylePr w:type="band1Vert">
      <w:tblPr/>
      <w:tcPr>
        <w:shd w:val="clear" w:color="auto" w:fill="FEF5CD" w:themeFill="accent1" w:themeFillTint="33"/>
      </w:tcPr>
    </w:tblStylePr>
    <w:tblStylePr w:type="band1Horz">
      <w:tblPr/>
      <w:tcPr>
        <w:shd w:val="clear" w:color="auto" w:fill="FEF5CD" w:themeFill="accent1" w:themeFillTint="33"/>
      </w:tcPr>
    </w:tblStylePr>
  </w:style>
  <w:style w:type="table" w:styleId="GridTable4-Accent2">
    <w:name w:val="Grid Table 4 Accent 2"/>
    <w:basedOn w:val="TableNormal"/>
    <w:uiPriority w:val="49"/>
    <w:rsid w:val="008B1D59"/>
    <w:pPr>
      <w:spacing w:after="0" w:line="240" w:lineRule="auto"/>
    </w:pPr>
    <w:tblPr>
      <w:tblStyleRowBandSize w:val="1"/>
      <w:tblStyleColBandSize w:val="1"/>
      <w:tblBorders>
        <w:top w:val="single" w:sz="4" w:space="0" w:color="ED7577" w:themeColor="accent2" w:themeTint="99"/>
        <w:left w:val="single" w:sz="4" w:space="0" w:color="ED7577" w:themeColor="accent2" w:themeTint="99"/>
        <w:bottom w:val="single" w:sz="4" w:space="0" w:color="ED7577" w:themeColor="accent2" w:themeTint="99"/>
        <w:right w:val="single" w:sz="4" w:space="0" w:color="ED7577" w:themeColor="accent2" w:themeTint="99"/>
        <w:insideH w:val="single" w:sz="4" w:space="0" w:color="ED7577" w:themeColor="accent2" w:themeTint="99"/>
        <w:insideV w:val="single" w:sz="4" w:space="0" w:color="ED7577" w:themeColor="accent2" w:themeTint="99"/>
      </w:tblBorders>
    </w:tblPr>
    <w:tblStylePr w:type="firstRow">
      <w:rPr>
        <w:b/>
        <w:bCs/>
        <w:color w:val="FFFFFF" w:themeColor="background1"/>
      </w:rPr>
      <w:tblPr/>
      <w:tcPr>
        <w:tcBorders>
          <w:top w:val="single" w:sz="4" w:space="0" w:color="DD1D21" w:themeColor="accent2"/>
          <w:left w:val="single" w:sz="4" w:space="0" w:color="DD1D21" w:themeColor="accent2"/>
          <w:bottom w:val="single" w:sz="4" w:space="0" w:color="DD1D21" w:themeColor="accent2"/>
          <w:right w:val="single" w:sz="4" w:space="0" w:color="DD1D21" w:themeColor="accent2"/>
          <w:insideH w:val="nil"/>
          <w:insideV w:val="nil"/>
        </w:tcBorders>
        <w:shd w:val="clear" w:color="auto" w:fill="DD1D21" w:themeFill="accent2"/>
      </w:tcPr>
    </w:tblStylePr>
    <w:tblStylePr w:type="lastRow">
      <w:rPr>
        <w:b/>
        <w:bCs/>
      </w:rPr>
      <w:tblPr/>
      <w:tcPr>
        <w:tcBorders>
          <w:top w:val="double" w:sz="4" w:space="0" w:color="DD1D21" w:themeColor="accent2"/>
        </w:tcBorders>
      </w:tcPr>
    </w:tblStylePr>
    <w:tblStylePr w:type="firstCol">
      <w:rPr>
        <w:b/>
        <w:bCs/>
      </w:rPr>
    </w:tblStylePr>
    <w:tblStylePr w:type="lastCol">
      <w:rPr>
        <w:b/>
        <w:bCs/>
      </w:rPr>
    </w:tblStylePr>
    <w:tblStylePr w:type="band1Vert">
      <w:tblPr/>
      <w:tcPr>
        <w:shd w:val="clear" w:color="auto" w:fill="F9D1D1" w:themeFill="accent2" w:themeFillTint="33"/>
      </w:tcPr>
    </w:tblStylePr>
    <w:tblStylePr w:type="band1Horz">
      <w:tblPr/>
      <w:tcPr>
        <w:shd w:val="clear" w:color="auto" w:fill="F9D1D1" w:themeFill="accent2" w:themeFillTint="33"/>
      </w:tcPr>
    </w:tblStylePr>
  </w:style>
  <w:style w:type="table" w:styleId="GridTable4-Accent3">
    <w:name w:val="Grid Table 4 Accent 3"/>
    <w:basedOn w:val="TableNormal"/>
    <w:uiPriority w:val="49"/>
    <w:rsid w:val="008B1D59"/>
    <w:pPr>
      <w:spacing w:after="0" w:line="240" w:lineRule="auto"/>
    </w:pPr>
    <w:tblPr>
      <w:tblStyleRowBandSize w:val="1"/>
      <w:tblStyleColBandSize w:val="1"/>
      <w:tblBorders>
        <w:top w:val="single" w:sz="4" w:space="0" w:color="1E81FF" w:themeColor="accent3" w:themeTint="99"/>
        <w:left w:val="single" w:sz="4" w:space="0" w:color="1E81FF" w:themeColor="accent3" w:themeTint="99"/>
        <w:bottom w:val="single" w:sz="4" w:space="0" w:color="1E81FF" w:themeColor="accent3" w:themeTint="99"/>
        <w:right w:val="single" w:sz="4" w:space="0" w:color="1E81FF" w:themeColor="accent3" w:themeTint="99"/>
        <w:insideH w:val="single" w:sz="4" w:space="0" w:color="1E81FF" w:themeColor="accent3" w:themeTint="99"/>
        <w:insideV w:val="single" w:sz="4" w:space="0" w:color="1E81FF" w:themeColor="accent3" w:themeTint="99"/>
      </w:tblBorders>
    </w:tblPr>
    <w:tblStylePr w:type="firstRow">
      <w:rPr>
        <w:b/>
        <w:bCs/>
        <w:color w:val="FFFFFF" w:themeColor="background1"/>
      </w:rPr>
      <w:tblPr/>
      <w:tcPr>
        <w:tcBorders>
          <w:top w:val="single" w:sz="4" w:space="0" w:color="003C88" w:themeColor="accent3"/>
          <w:left w:val="single" w:sz="4" w:space="0" w:color="003C88" w:themeColor="accent3"/>
          <w:bottom w:val="single" w:sz="4" w:space="0" w:color="003C88" w:themeColor="accent3"/>
          <w:right w:val="single" w:sz="4" w:space="0" w:color="003C88" w:themeColor="accent3"/>
          <w:insideH w:val="nil"/>
          <w:insideV w:val="nil"/>
        </w:tcBorders>
        <w:shd w:val="clear" w:color="auto" w:fill="003C88" w:themeFill="accent3"/>
      </w:tcPr>
    </w:tblStylePr>
    <w:tblStylePr w:type="lastRow">
      <w:rPr>
        <w:b/>
        <w:bCs/>
      </w:rPr>
      <w:tblPr/>
      <w:tcPr>
        <w:tcBorders>
          <w:top w:val="double" w:sz="4" w:space="0" w:color="003C88" w:themeColor="accent3"/>
        </w:tcBorders>
      </w:tcPr>
    </w:tblStylePr>
    <w:tblStylePr w:type="firstCol">
      <w:rPr>
        <w:b/>
        <w:bCs/>
      </w:rPr>
    </w:tblStylePr>
    <w:tblStylePr w:type="lastCol">
      <w:rPr>
        <w:b/>
        <w:bCs/>
      </w:rPr>
    </w:tblStylePr>
    <w:tblStylePr w:type="band1Vert">
      <w:tblPr/>
      <w:tcPr>
        <w:shd w:val="clear" w:color="auto" w:fill="B4D4FF" w:themeFill="accent3" w:themeFillTint="33"/>
      </w:tcPr>
    </w:tblStylePr>
    <w:tblStylePr w:type="band1Horz">
      <w:tblPr/>
      <w:tcPr>
        <w:shd w:val="clear" w:color="auto" w:fill="B4D4FF" w:themeFill="accent3" w:themeFillTint="33"/>
      </w:tcPr>
    </w:tblStylePr>
  </w:style>
  <w:style w:type="table" w:styleId="GridTable4-Accent4">
    <w:name w:val="Grid Table 4 Accent 4"/>
    <w:basedOn w:val="TableNormal"/>
    <w:uiPriority w:val="49"/>
    <w:rsid w:val="008B1D59"/>
    <w:pPr>
      <w:spacing w:after="0" w:line="240" w:lineRule="auto"/>
    </w:pPr>
    <w:tblPr>
      <w:tblStyleRowBandSize w:val="1"/>
      <w:tblStyleColBandSize w:val="1"/>
      <w:tblBorders>
        <w:top w:val="single" w:sz="4" w:space="0" w:color="39E6FF" w:themeColor="accent4" w:themeTint="99"/>
        <w:left w:val="single" w:sz="4" w:space="0" w:color="39E6FF" w:themeColor="accent4" w:themeTint="99"/>
        <w:bottom w:val="single" w:sz="4" w:space="0" w:color="39E6FF" w:themeColor="accent4" w:themeTint="99"/>
        <w:right w:val="single" w:sz="4" w:space="0" w:color="39E6FF" w:themeColor="accent4" w:themeTint="99"/>
        <w:insideH w:val="single" w:sz="4" w:space="0" w:color="39E6FF" w:themeColor="accent4" w:themeTint="99"/>
        <w:insideV w:val="single" w:sz="4" w:space="0" w:color="39E6FF" w:themeColor="accent4" w:themeTint="99"/>
      </w:tblBorders>
    </w:tblPr>
    <w:tblStylePr w:type="firstRow">
      <w:rPr>
        <w:b/>
        <w:bCs/>
        <w:color w:val="FFFFFF" w:themeColor="background1"/>
      </w:rPr>
      <w:tblPr/>
      <w:tcPr>
        <w:tcBorders>
          <w:top w:val="single" w:sz="4" w:space="0" w:color="009EB4" w:themeColor="accent4"/>
          <w:left w:val="single" w:sz="4" w:space="0" w:color="009EB4" w:themeColor="accent4"/>
          <w:bottom w:val="single" w:sz="4" w:space="0" w:color="009EB4" w:themeColor="accent4"/>
          <w:right w:val="single" w:sz="4" w:space="0" w:color="009EB4" w:themeColor="accent4"/>
          <w:insideH w:val="nil"/>
          <w:insideV w:val="nil"/>
        </w:tcBorders>
        <w:shd w:val="clear" w:color="auto" w:fill="009EB4" w:themeFill="accent4"/>
      </w:tcPr>
    </w:tblStylePr>
    <w:tblStylePr w:type="lastRow">
      <w:rPr>
        <w:b/>
        <w:bCs/>
      </w:rPr>
      <w:tblPr/>
      <w:tcPr>
        <w:tcBorders>
          <w:top w:val="double" w:sz="4" w:space="0" w:color="009EB4" w:themeColor="accent4"/>
        </w:tcBorders>
      </w:tcPr>
    </w:tblStylePr>
    <w:tblStylePr w:type="firstCol">
      <w:rPr>
        <w:b/>
        <w:bCs/>
      </w:rPr>
    </w:tblStylePr>
    <w:tblStylePr w:type="lastCol">
      <w:rPr>
        <w:b/>
        <w:bCs/>
      </w:rPr>
    </w:tblStylePr>
    <w:tblStylePr w:type="band1Vert">
      <w:tblPr/>
      <w:tcPr>
        <w:shd w:val="clear" w:color="auto" w:fill="BDF6FF" w:themeFill="accent4" w:themeFillTint="33"/>
      </w:tcPr>
    </w:tblStylePr>
    <w:tblStylePr w:type="band1Horz">
      <w:tblPr/>
      <w:tcPr>
        <w:shd w:val="clear" w:color="auto" w:fill="BDF6FF" w:themeFill="accent4" w:themeFillTint="33"/>
      </w:tcPr>
    </w:tblStylePr>
  </w:style>
  <w:style w:type="table" w:styleId="GridTable4-Accent5">
    <w:name w:val="Grid Table 4 Accent 5"/>
    <w:basedOn w:val="TableNormal"/>
    <w:uiPriority w:val="49"/>
    <w:rsid w:val="008B1D59"/>
    <w:pPr>
      <w:spacing w:after="0" w:line="240" w:lineRule="auto"/>
    </w:pPr>
    <w:tblPr>
      <w:tblStyleRowBandSize w:val="1"/>
      <w:tblStyleColBandSize w:val="1"/>
      <w:tblBorders>
        <w:top w:val="single" w:sz="4" w:space="0" w:color="1CFF8E" w:themeColor="accent5" w:themeTint="99"/>
        <w:left w:val="single" w:sz="4" w:space="0" w:color="1CFF8E" w:themeColor="accent5" w:themeTint="99"/>
        <w:bottom w:val="single" w:sz="4" w:space="0" w:color="1CFF8E" w:themeColor="accent5" w:themeTint="99"/>
        <w:right w:val="single" w:sz="4" w:space="0" w:color="1CFF8E" w:themeColor="accent5" w:themeTint="99"/>
        <w:insideH w:val="single" w:sz="4" w:space="0" w:color="1CFF8E" w:themeColor="accent5" w:themeTint="99"/>
        <w:insideV w:val="single" w:sz="4" w:space="0" w:color="1CFF8E" w:themeColor="accent5" w:themeTint="99"/>
      </w:tblBorders>
    </w:tblPr>
    <w:tblStylePr w:type="firstRow">
      <w:rPr>
        <w:b/>
        <w:bCs/>
        <w:color w:val="FFFFFF" w:themeColor="background1"/>
      </w:rPr>
      <w:tblPr/>
      <w:tcPr>
        <w:tcBorders>
          <w:top w:val="single" w:sz="4" w:space="0" w:color="008443" w:themeColor="accent5"/>
          <w:left w:val="single" w:sz="4" w:space="0" w:color="008443" w:themeColor="accent5"/>
          <w:bottom w:val="single" w:sz="4" w:space="0" w:color="008443" w:themeColor="accent5"/>
          <w:right w:val="single" w:sz="4" w:space="0" w:color="008443" w:themeColor="accent5"/>
          <w:insideH w:val="nil"/>
          <w:insideV w:val="nil"/>
        </w:tcBorders>
        <w:shd w:val="clear" w:color="auto" w:fill="008443" w:themeFill="accent5"/>
      </w:tcPr>
    </w:tblStylePr>
    <w:tblStylePr w:type="lastRow">
      <w:rPr>
        <w:b/>
        <w:bCs/>
      </w:rPr>
      <w:tblPr/>
      <w:tcPr>
        <w:tcBorders>
          <w:top w:val="double" w:sz="4" w:space="0" w:color="008443" w:themeColor="accent5"/>
        </w:tcBorders>
      </w:tcPr>
    </w:tblStylePr>
    <w:tblStylePr w:type="firstCol">
      <w:rPr>
        <w:b/>
        <w:bCs/>
      </w:rPr>
    </w:tblStylePr>
    <w:tblStylePr w:type="lastCol">
      <w:rPr>
        <w:b/>
        <w:bCs/>
      </w:rPr>
    </w:tblStylePr>
    <w:tblStylePr w:type="band1Vert">
      <w:tblPr/>
      <w:tcPr>
        <w:shd w:val="clear" w:color="auto" w:fill="B3FFD9" w:themeFill="accent5" w:themeFillTint="33"/>
      </w:tcPr>
    </w:tblStylePr>
    <w:tblStylePr w:type="band1Horz">
      <w:tblPr/>
      <w:tcPr>
        <w:shd w:val="clear" w:color="auto" w:fill="B3FFD9" w:themeFill="accent5" w:themeFillTint="33"/>
      </w:tcPr>
    </w:tblStylePr>
  </w:style>
  <w:style w:type="table" w:styleId="GridTable4-Accent6">
    <w:name w:val="Grid Table 4 Accent 6"/>
    <w:basedOn w:val="TableNormal"/>
    <w:uiPriority w:val="49"/>
    <w:rsid w:val="008B1D59"/>
    <w:pPr>
      <w:spacing w:after="0" w:line="240" w:lineRule="auto"/>
    </w:pPr>
    <w:tblPr>
      <w:tblStyleRowBandSize w:val="1"/>
      <w:tblStyleColBandSize w:val="1"/>
      <w:tblBorders>
        <w:top w:val="single" w:sz="4" w:space="0" w:color="FBB860" w:themeColor="accent6" w:themeTint="99"/>
        <w:left w:val="single" w:sz="4" w:space="0" w:color="FBB860" w:themeColor="accent6" w:themeTint="99"/>
        <w:bottom w:val="single" w:sz="4" w:space="0" w:color="FBB860" w:themeColor="accent6" w:themeTint="99"/>
        <w:right w:val="single" w:sz="4" w:space="0" w:color="FBB860" w:themeColor="accent6" w:themeTint="99"/>
        <w:insideH w:val="single" w:sz="4" w:space="0" w:color="FBB860" w:themeColor="accent6" w:themeTint="99"/>
        <w:insideV w:val="single" w:sz="4" w:space="0" w:color="FBB860" w:themeColor="accent6" w:themeTint="99"/>
      </w:tblBorders>
    </w:tblPr>
    <w:tblStylePr w:type="firstRow">
      <w:rPr>
        <w:b/>
        <w:bCs/>
        <w:color w:val="FFFFFF" w:themeColor="background1"/>
      </w:rPr>
      <w:tblPr/>
      <w:tcPr>
        <w:tcBorders>
          <w:top w:val="single" w:sz="4" w:space="0" w:color="EB8705" w:themeColor="accent6"/>
          <w:left w:val="single" w:sz="4" w:space="0" w:color="EB8705" w:themeColor="accent6"/>
          <w:bottom w:val="single" w:sz="4" w:space="0" w:color="EB8705" w:themeColor="accent6"/>
          <w:right w:val="single" w:sz="4" w:space="0" w:color="EB8705" w:themeColor="accent6"/>
          <w:insideH w:val="nil"/>
          <w:insideV w:val="nil"/>
        </w:tcBorders>
        <w:shd w:val="clear" w:color="auto" w:fill="EB8705" w:themeFill="accent6"/>
      </w:tcPr>
    </w:tblStylePr>
    <w:tblStylePr w:type="lastRow">
      <w:rPr>
        <w:b/>
        <w:bCs/>
      </w:rPr>
      <w:tblPr/>
      <w:tcPr>
        <w:tcBorders>
          <w:top w:val="double" w:sz="4" w:space="0" w:color="EB8705" w:themeColor="accent6"/>
        </w:tcBorders>
      </w:tcPr>
    </w:tblStylePr>
    <w:tblStylePr w:type="firstCol">
      <w:rPr>
        <w:b/>
        <w:bCs/>
      </w:rPr>
    </w:tblStylePr>
    <w:tblStylePr w:type="lastCol">
      <w:rPr>
        <w:b/>
        <w:bCs/>
      </w:rPr>
    </w:tblStylePr>
    <w:tblStylePr w:type="band1Vert">
      <w:tblPr/>
      <w:tcPr>
        <w:shd w:val="clear" w:color="auto" w:fill="FEE7CA" w:themeFill="accent6" w:themeFillTint="33"/>
      </w:tcPr>
    </w:tblStylePr>
    <w:tblStylePr w:type="band1Horz">
      <w:tblPr/>
      <w:tcPr>
        <w:shd w:val="clear" w:color="auto" w:fill="FEE7CA" w:themeFill="accent6" w:themeFillTint="33"/>
      </w:tcPr>
    </w:tblStylePr>
  </w:style>
  <w:style w:type="table" w:styleId="GridTable5Dark">
    <w:name w:val="Grid Table 5 Dark"/>
    <w:basedOn w:val="TableNormal"/>
    <w:uiPriority w:val="50"/>
    <w:rsid w:val="008B1D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B1D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5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BCE0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BCE0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BCE0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BCE07" w:themeFill="accent1"/>
      </w:tcPr>
    </w:tblStylePr>
    <w:tblStylePr w:type="band1Vert">
      <w:tblPr/>
      <w:tcPr>
        <w:shd w:val="clear" w:color="auto" w:fill="FDEB9B" w:themeFill="accent1" w:themeFillTint="66"/>
      </w:tcPr>
    </w:tblStylePr>
    <w:tblStylePr w:type="band1Horz">
      <w:tblPr/>
      <w:tcPr>
        <w:shd w:val="clear" w:color="auto" w:fill="FDEB9B" w:themeFill="accent1" w:themeFillTint="66"/>
      </w:tcPr>
    </w:tblStylePr>
  </w:style>
  <w:style w:type="table" w:styleId="GridTable5Dark-Accent2">
    <w:name w:val="Grid Table 5 Dark Accent 2"/>
    <w:basedOn w:val="TableNormal"/>
    <w:uiPriority w:val="50"/>
    <w:rsid w:val="008B1D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1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1D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1D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1D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1D21" w:themeFill="accent2"/>
      </w:tcPr>
    </w:tblStylePr>
    <w:tblStylePr w:type="band1Vert">
      <w:tblPr/>
      <w:tcPr>
        <w:shd w:val="clear" w:color="auto" w:fill="F3A3A4" w:themeFill="accent2" w:themeFillTint="66"/>
      </w:tcPr>
    </w:tblStylePr>
    <w:tblStylePr w:type="band1Horz">
      <w:tblPr/>
      <w:tcPr>
        <w:shd w:val="clear" w:color="auto" w:fill="F3A3A4" w:themeFill="accent2" w:themeFillTint="66"/>
      </w:tcPr>
    </w:tblStylePr>
  </w:style>
  <w:style w:type="table" w:styleId="GridTable5Dark-Accent3">
    <w:name w:val="Grid Table 5 Dark Accent 3"/>
    <w:basedOn w:val="TableNormal"/>
    <w:uiPriority w:val="50"/>
    <w:rsid w:val="008B1D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4D4F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3C8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3C8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3C8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3C88" w:themeFill="accent3"/>
      </w:tcPr>
    </w:tblStylePr>
    <w:tblStylePr w:type="band1Vert">
      <w:tblPr/>
      <w:tcPr>
        <w:shd w:val="clear" w:color="auto" w:fill="69ABFF" w:themeFill="accent3" w:themeFillTint="66"/>
      </w:tcPr>
    </w:tblStylePr>
    <w:tblStylePr w:type="band1Horz">
      <w:tblPr/>
      <w:tcPr>
        <w:shd w:val="clear" w:color="auto" w:fill="69ABFF" w:themeFill="accent3" w:themeFillTint="66"/>
      </w:tcPr>
    </w:tblStylePr>
  </w:style>
  <w:style w:type="table" w:styleId="GridTable5Dark-Accent4">
    <w:name w:val="Grid Table 5 Dark Accent 4"/>
    <w:basedOn w:val="TableNormal"/>
    <w:uiPriority w:val="50"/>
    <w:rsid w:val="008B1D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EB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EB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EB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EB4" w:themeFill="accent4"/>
      </w:tcPr>
    </w:tblStylePr>
    <w:tblStylePr w:type="band1Vert">
      <w:tblPr/>
      <w:tcPr>
        <w:shd w:val="clear" w:color="auto" w:fill="7BEEFF" w:themeFill="accent4" w:themeFillTint="66"/>
      </w:tcPr>
    </w:tblStylePr>
    <w:tblStylePr w:type="band1Horz">
      <w:tblPr/>
      <w:tcPr>
        <w:shd w:val="clear" w:color="auto" w:fill="7BEEFF" w:themeFill="accent4" w:themeFillTint="66"/>
      </w:tcPr>
    </w:tblStylePr>
  </w:style>
  <w:style w:type="table" w:styleId="GridTable5Dark-Accent5">
    <w:name w:val="Grid Table 5 Dark Accent 5"/>
    <w:basedOn w:val="TableNormal"/>
    <w:uiPriority w:val="50"/>
    <w:rsid w:val="008B1D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3FFD9"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844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844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844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8443" w:themeFill="accent5"/>
      </w:tcPr>
    </w:tblStylePr>
    <w:tblStylePr w:type="band1Vert">
      <w:tblPr/>
      <w:tcPr>
        <w:shd w:val="clear" w:color="auto" w:fill="67FFB4" w:themeFill="accent5" w:themeFillTint="66"/>
      </w:tcPr>
    </w:tblStylePr>
    <w:tblStylePr w:type="band1Horz">
      <w:tblPr/>
      <w:tcPr>
        <w:shd w:val="clear" w:color="auto" w:fill="67FFB4" w:themeFill="accent5" w:themeFillTint="66"/>
      </w:tcPr>
    </w:tblStylePr>
  </w:style>
  <w:style w:type="table" w:styleId="GridTable5Dark-Accent6">
    <w:name w:val="Grid Table 5 Dark Accent 6"/>
    <w:basedOn w:val="TableNormal"/>
    <w:uiPriority w:val="50"/>
    <w:rsid w:val="008B1D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7C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870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870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870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8705" w:themeFill="accent6"/>
      </w:tcPr>
    </w:tblStylePr>
    <w:tblStylePr w:type="band1Vert">
      <w:tblPr/>
      <w:tcPr>
        <w:shd w:val="clear" w:color="auto" w:fill="FCCF95" w:themeFill="accent6" w:themeFillTint="66"/>
      </w:tcPr>
    </w:tblStylePr>
    <w:tblStylePr w:type="band1Horz">
      <w:tblPr/>
      <w:tcPr>
        <w:shd w:val="clear" w:color="auto" w:fill="FCCF95" w:themeFill="accent6" w:themeFillTint="66"/>
      </w:tcPr>
    </w:tblStylePr>
  </w:style>
  <w:style w:type="table" w:styleId="GridTable6Colorful">
    <w:name w:val="Grid Table 6 Colorful"/>
    <w:basedOn w:val="TableNormal"/>
    <w:uiPriority w:val="51"/>
    <w:rsid w:val="008B1D5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B1D59"/>
    <w:pPr>
      <w:spacing w:after="0" w:line="240" w:lineRule="auto"/>
    </w:pPr>
    <w:rPr>
      <w:color w:val="BD9A03" w:themeColor="accent1" w:themeShade="BF"/>
    </w:rPr>
    <w:tblPr>
      <w:tblStyleRowBandSize w:val="1"/>
      <w:tblStyleColBandSize w:val="1"/>
      <w:tblBorders>
        <w:top w:val="single" w:sz="4" w:space="0" w:color="FCE16A" w:themeColor="accent1" w:themeTint="99"/>
        <w:left w:val="single" w:sz="4" w:space="0" w:color="FCE16A" w:themeColor="accent1" w:themeTint="99"/>
        <w:bottom w:val="single" w:sz="4" w:space="0" w:color="FCE16A" w:themeColor="accent1" w:themeTint="99"/>
        <w:right w:val="single" w:sz="4" w:space="0" w:color="FCE16A" w:themeColor="accent1" w:themeTint="99"/>
        <w:insideH w:val="single" w:sz="4" w:space="0" w:color="FCE16A" w:themeColor="accent1" w:themeTint="99"/>
        <w:insideV w:val="single" w:sz="4" w:space="0" w:color="FCE16A" w:themeColor="accent1" w:themeTint="99"/>
      </w:tblBorders>
    </w:tblPr>
    <w:tblStylePr w:type="firstRow">
      <w:rPr>
        <w:b/>
        <w:bCs/>
      </w:rPr>
      <w:tblPr/>
      <w:tcPr>
        <w:tcBorders>
          <w:bottom w:val="single" w:sz="12" w:space="0" w:color="FCE16A" w:themeColor="accent1" w:themeTint="99"/>
        </w:tcBorders>
      </w:tcPr>
    </w:tblStylePr>
    <w:tblStylePr w:type="lastRow">
      <w:rPr>
        <w:b/>
        <w:bCs/>
      </w:rPr>
      <w:tblPr/>
      <w:tcPr>
        <w:tcBorders>
          <w:top w:val="double" w:sz="4" w:space="0" w:color="FCE16A" w:themeColor="accent1" w:themeTint="99"/>
        </w:tcBorders>
      </w:tcPr>
    </w:tblStylePr>
    <w:tblStylePr w:type="firstCol">
      <w:rPr>
        <w:b/>
        <w:bCs/>
      </w:rPr>
    </w:tblStylePr>
    <w:tblStylePr w:type="lastCol">
      <w:rPr>
        <w:b/>
        <w:bCs/>
      </w:rPr>
    </w:tblStylePr>
    <w:tblStylePr w:type="band1Vert">
      <w:tblPr/>
      <w:tcPr>
        <w:shd w:val="clear" w:color="auto" w:fill="FEF5CD" w:themeFill="accent1" w:themeFillTint="33"/>
      </w:tcPr>
    </w:tblStylePr>
    <w:tblStylePr w:type="band1Horz">
      <w:tblPr/>
      <w:tcPr>
        <w:shd w:val="clear" w:color="auto" w:fill="FEF5CD" w:themeFill="accent1" w:themeFillTint="33"/>
      </w:tcPr>
    </w:tblStylePr>
  </w:style>
  <w:style w:type="table" w:styleId="GridTable6Colorful-Accent2">
    <w:name w:val="Grid Table 6 Colorful Accent 2"/>
    <w:basedOn w:val="TableNormal"/>
    <w:uiPriority w:val="51"/>
    <w:rsid w:val="008B1D59"/>
    <w:pPr>
      <w:spacing w:after="0" w:line="240" w:lineRule="auto"/>
    </w:pPr>
    <w:rPr>
      <w:color w:val="A51518" w:themeColor="accent2" w:themeShade="BF"/>
    </w:rPr>
    <w:tblPr>
      <w:tblStyleRowBandSize w:val="1"/>
      <w:tblStyleColBandSize w:val="1"/>
      <w:tblBorders>
        <w:top w:val="single" w:sz="4" w:space="0" w:color="ED7577" w:themeColor="accent2" w:themeTint="99"/>
        <w:left w:val="single" w:sz="4" w:space="0" w:color="ED7577" w:themeColor="accent2" w:themeTint="99"/>
        <w:bottom w:val="single" w:sz="4" w:space="0" w:color="ED7577" w:themeColor="accent2" w:themeTint="99"/>
        <w:right w:val="single" w:sz="4" w:space="0" w:color="ED7577" w:themeColor="accent2" w:themeTint="99"/>
        <w:insideH w:val="single" w:sz="4" w:space="0" w:color="ED7577" w:themeColor="accent2" w:themeTint="99"/>
        <w:insideV w:val="single" w:sz="4" w:space="0" w:color="ED7577" w:themeColor="accent2" w:themeTint="99"/>
      </w:tblBorders>
    </w:tblPr>
    <w:tblStylePr w:type="firstRow">
      <w:rPr>
        <w:b/>
        <w:bCs/>
      </w:rPr>
      <w:tblPr/>
      <w:tcPr>
        <w:tcBorders>
          <w:bottom w:val="single" w:sz="12" w:space="0" w:color="ED7577" w:themeColor="accent2" w:themeTint="99"/>
        </w:tcBorders>
      </w:tcPr>
    </w:tblStylePr>
    <w:tblStylePr w:type="lastRow">
      <w:rPr>
        <w:b/>
        <w:bCs/>
      </w:rPr>
      <w:tblPr/>
      <w:tcPr>
        <w:tcBorders>
          <w:top w:val="double" w:sz="4" w:space="0" w:color="ED7577" w:themeColor="accent2" w:themeTint="99"/>
        </w:tcBorders>
      </w:tcPr>
    </w:tblStylePr>
    <w:tblStylePr w:type="firstCol">
      <w:rPr>
        <w:b/>
        <w:bCs/>
      </w:rPr>
    </w:tblStylePr>
    <w:tblStylePr w:type="lastCol">
      <w:rPr>
        <w:b/>
        <w:bCs/>
      </w:rPr>
    </w:tblStylePr>
    <w:tblStylePr w:type="band1Vert">
      <w:tblPr/>
      <w:tcPr>
        <w:shd w:val="clear" w:color="auto" w:fill="F9D1D1" w:themeFill="accent2" w:themeFillTint="33"/>
      </w:tcPr>
    </w:tblStylePr>
    <w:tblStylePr w:type="band1Horz">
      <w:tblPr/>
      <w:tcPr>
        <w:shd w:val="clear" w:color="auto" w:fill="F9D1D1" w:themeFill="accent2" w:themeFillTint="33"/>
      </w:tcPr>
    </w:tblStylePr>
  </w:style>
  <w:style w:type="table" w:styleId="GridTable6Colorful-Accent3">
    <w:name w:val="Grid Table 6 Colorful Accent 3"/>
    <w:basedOn w:val="TableNormal"/>
    <w:uiPriority w:val="51"/>
    <w:rsid w:val="008B1D59"/>
    <w:pPr>
      <w:spacing w:after="0" w:line="240" w:lineRule="auto"/>
    </w:pPr>
    <w:rPr>
      <w:color w:val="002C65" w:themeColor="accent3" w:themeShade="BF"/>
    </w:rPr>
    <w:tblPr>
      <w:tblStyleRowBandSize w:val="1"/>
      <w:tblStyleColBandSize w:val="1"/>
      <w:tblBorders>
        <w:top w:val="single" w:sz="4" w:space="0" w:color="1E81FF" w:themeColor="accent3" w:themeTint="99"/>
        <w:left w:val="single" w:sz="4" w:space="0" w:color="1E81FF" w:themeColor="accent3" w:themeTint="99"/>
        <w:bottom w:val="single" w:sz="4" w:space="0" w:color="1E81FF" w:themeColor="accent3" w:themeTint="99"/>
        <w:right w:val="single" w:sz="4" w:space="0" w:color="1E81FF" w:themeColor="accent3" w:themeTint="99"/>
        <w:insideH w:val="single" w:sz="4" w:space="0" w:color="1E81FF" w:themeColor="accent3" w:themeTint="99"/>
        <w:insideV w:val="single" w:sz="4" w:space="0" w:color="1E81FF" w:themeColor="accent3" w:themeTint="99"/>
      </w:tblBorders>
    </w:tblPr>
    <w:tblStylePr w:type="firstRow">
      <w:rPr>
        <w:b/>
        <w:bCs/>
      </w:rPr>
      <w:tblPr/>
      <w:tcPr>
        <w:tcBorders>
          <w:bottom w:val="single" w:sz="12" w:space="0" w:color="1E81FF" w:themeColor="accent3" w:themeTint="99"/>
        </w:tcBorders>
      </w:tcPr>
    </w:tblStylePr>
    <w:tblStylePr w:type="lastRow">
      <w:rPr>
        <w:b/>
        <w:bCs/>
      </w:rPr>
      <w:tblPr/>
      <w:tcPr>
        <w:tcBorders>
          <w:top w:val="double" w:sz="4" w:space="0" w:color="1E81FF" w:themeColor="accent3" w:themeTint="99"/>
        </w:tcBorders>
      </w:tcPr>
    </w:tblStylePr>
    <w:tblStylePr w:type="firstCol">
      <w:rPr>
        <w:b/>
        <w:bCs/>
      </w:rPr>
    </w:tblStylePr>
    <w:tblStylePr w:type="lastCol">
      <w:rPr>
        <w:b/>
        <w:bCs/>
      </w:rPr>
    </w:tblStylePr>
    <w:tblStylePr w:type="band1Vert">
      <w:tblPr/>
      <w:tcPr>
        <w:shd w:val="clear" w:color="auto" w:fill="B4D4FF" w:themeFill="accent3" w:themeFillTint="33"/>
      </w:tcPr>
    </w:tblStylePr>
    <w:tblStylePr w:type="band1Horz">
      <w:tblPr/>
      <w:tcPr>
        <w:shd w:val="clear" w:color="auto" w:fill="B4D4FF" w:themeFill="accent3" w:themeFillTint="33"/>
      </w:tcPr>
    </w:tblStylePr>
  </w:style>
  <w:style w:type="table" w:styleId="GridTable6Colorful-Accent4">
    <w:name w:val="Grid Table 6 Colorful Accent 4"/>
    <w:basedOn w:val="TableNormal"/>
    <w:uiPriority w:val="51"/>
    <w:rsid w:val="008B1D59"/>
    <w:pPr>
      <w:spacing w:after="0" w:line="240" w:lineRule="auto"/>
    </w:pPr>
    <w:rPr>
      <w:color w:val="007586" w:themeColor="accent4" w:themeShade="BF"/>
    </w:rPr>
    <w:tblPr>
      <w:tblStyleRowBandSize w:val="1"/>
      <w:tblStyleColBandSize w:val="1"/>
      <w:tblBorders>
        <w:top w:val="single" w:sz="4" w:space="0" w:color="39E6FF" w:themeColor="accent4" w:themeTint="99"/>
        <w:left w:val="single" w:sz="4" w:space="0" w:color="39E6FF" w:themeColor="accent4" w:themeTint="99"/>
        <w:bottom w:val="single" w:sz="4" w:space="0" w:color="39E6FF" w:themeColor="accent4" w:themeTint="99"/>
        <w:right w:val="single" w:sz="4" w:space="0" w:color="39E6FF" w:themeColor="accent4" w:themeTint="99"/>
        <w:insideH w:val="single" w:sz="4" w:space="0" w:color="39E6FF" w:themeColor="accent4" w:themeTint="99"/>
        <w:insideV w:val="single" w:sz="4" w:space="0" w:color="39E6FF" w:themeColor="accent4" w:themeTint="99"/>
      </w:tblBorders>
    </w:tblPr>
    <w:tblStylePr w:type="firstRow">
      <w:rPr>
        <w:b/>
        <w:bCs/>
      </w:rPr>
      <w:tblPr/>
      <w:tcPr>
        <w:tcBorders>
          <w:bottom w:val="single" w:sz="12" w:space="0" w:color="39E6FF" w:themeColor="accent4" w:themeTint="99"/>
        </w:tcBorders>
      </w:tcPr>
    </w:tblStylePr>
    <w:tblStylePr w:type="lastRow">
      <w:rPr>
        <w:b/>
        <w:bCs/>
      </w:rPr>
      <w:tblPr/>
      <w:tcPr>
        <w:tcBorders>
          <w:top w:val="double" w:sz="4" w:space="0" w:color="39E6FF" w:themeColor="accent4" w:themeTint="99"/>
        </w:tcBorders>
      </w:tcPr>
    </w:tblStylePr>
    <w:tblStylePr w:type="firstCol">
      <w:rPr>
        <w:b/>
        <w:bCs/>
      </w:rPr>
    </w:tblStylePr>
    <w:tblStylePr w:type="lastCol">
      <w:rPr>
        <w:b/>
        <w:bCs/>
      </w:rPr>
    </w:tblStylePr>
    <w:tblStylePr w:type="band1Vert">
      <w:tblPr/>
      <w:tcPr>
        <w:shd w:val="clear" w:color="auto" w:fill="BDF6FF" w:themeFill="accent4" w:themeFillTint="33"/>
      </w:tcPr>
    </w:tblStylePr>
    <w:tblStylePr w:type="band1Horz">
      <w:tblPr/>
      <w:tcPr>
        <w:shd w:val="clear" w:color="auto" w:fill="BDF6FF" w:themeFill="accent4" w:themeFillTint="33"/>
      </w:tcPr>
    </w:tblStylePr>
  </w:style>
  <w:style w:type="table" w:styleId="GridTable6Colorful-Accent5">
    <w:name w:val="Grid Table 6 Colorful Accent 5"/>
    <w:basedOn w:val="TableNormal"/>
    <w:uiPriority w:val="51"/>
    <w:rsid w:val="008B1D59"/>
    <w:pPr>
      <w:spacing w:after="0" w:line="240" w:lineRule="auto"/>
    </w:pPr>
    <w:rPr>
      <w:color w:val="006231" w:themeColor="accent5" w:themeShade="BF"/>
    </w:rPr>
    <w:tblPr>
      <w:tblStyleRowBandSize w:val="1"/>
      <w:tblStyleColBandSize w:val="1"/>
      <w:tblBorders>
        <w:top w:val="single" w:sz="4" w:space="0" w:color="1CFF8E" w:themeColor="accent5" w:themeTint="99"/>
        <w:left w:val="single" w:sz="4" w:space="0" w:color="1CFF8E" w:themeColor="accent5" w:themeTint="99"/>
        <w:bottom w:val="single" w:sz="4" w:space="0" w:color="1CFF8E" w:themeColor="accent5" w:themeTint="99"/>
        <w:right w:val="single" w:sz="4" w:space="0" w:color="1CFF8E" w:themeColor="accent5" w:themeTint="99"/>
        <w:insideH w:val="single" w:sz="4" w:space="0" w:color="1CFF8E" w:themeColor="accent5" w:themeTint="99"/>
        <w:insideV w:val="single" w:sz="4" w:space="0" w:color="1CFF8E" w:themeColor="accent5" w:themeTint="99"/>
      </w:tblBorders>
    </w:tblPr>
    <w:tblStylePr w:type="firstRow">
      <w:rPr>
        <w:b/>
        <w:bCs/>
      </w:rPr>
      <w:tblPr/>
      <w:tcPr>
        <w:tcBorders>
          <w:bottom w:val="single" w:sz="12" w:space="0" w:color="1CFF8E" w:themeColor="accent5" w:themeTint="99"/>
        </w:tcBorders>
      </w:tcPr>
    </w:tblStylePr>
    <w:tblStylePr w:type="lastRow">
      <w:rPr>
        <w:b/>
        <w:bCs/>
      </w:rPr>
      <w:tblPr/>
      <w:tcPr>
        <w:tcBorders>
          <w:top w:val="double" w:sz="4" w:space="0" w:color="1CFF8E" w:themeColor="accent5" w:themeTint="99"/>
        </w:tcBorders>
      </w:tcPr>
    </w:tblStylePr>
    <w:tblStylePr w:type="firstCol">
      <w:rPr>
        <w:b/>
        <w:bCs/>
      </w:rPr>
    </w:tblStylePr>
    <w:tblStylePr w:type="lastCol">
      <w:rPr>
        <w:b/>
        <w:bCs/>
      </w:rPr>
    </w:tblStylePr>
    <w:tblStylePr w:type="band1Vert">
      <w:tblPr/>
      <w:tcPr>
        <w:shd w:val="clear" w:color="auto" w:fill="B3FFD9" w:themeFill="accent5" w:themeFillTint="33"/>
      </w:tcPr>
    </w:tblStylePr>
    <w:tblStylePr w:type="band1Horz">
      <w:tblPr/>
      <w:tcPr>
        <w:shd w:val="clear" w:color="auto" w:fill="B3FFD9" w:themeFill="accent5" w:themeFillTint="33"/>
      </w:tcPr>
    </w:tblStylePr>
  </w:style>
  <w:style w:type="table" w:styleId="GridTable6Colorful-Accent6">
    <w:name w:val="Grid Table 6 Colorful Accent 6"/>
    <w:basedOn w:val="TableNormal"/>
    <w:uiPriority w:val="51"/>
    <w:rsid w:val="008B1D59"/>
    <w:pPr>
      <w:spacing w:after="0" w:line="240" w:lineRule="auto"/>
    </w:pPr>
    <w:rPr>
      <w:color w:val="AF6403" w:themeColor="accent6" w:themeShade="BF"/>
    </w:rPr>
    <w:tblPr>
      <w:tblStyleRowBandSize w:val="1"/>
      <w:tblStyleColBandSize w:val="1"/>
      <w:tblBorders>
        <w:top w:val="single" w:sz="4" w:space="0" w:color="FBB860" w:themeColor="accent6" w:themeTint="99"/>
        <w:left w:val="single" w:sz="4" w:space="0" w:color="FBB860" w:themeColor="accent6" w:themeTint="99"/>
        <w:bottom w:val="single" w:sz="4" w:space="0" w:color="FBB860" w:themeColor="accent6" w:themeTint="99"/>
        <w:right w:val="single" w:sz="4" w:space="0" w:color="FBB860" w:themeColor="accent6" w:themeTint="99"/>
        <w:insideH w:val="single" w:sz="4" w:space="0" w:color="FBB860" w:themeColor="accent6" w:themeTint="99"/>
        <w:insideV w:val="single" w:sz="4" w:space="0" w:color="FBB860" w:themeColor="accent6" w:themeTint="99"/>
      </w:tblBorders>
    </w:tblPr>
    <w:tblStylePr w:type="firstRow">
      <w:rPr>
        <w:b/>
        <w:bCs/>
      </w:rPr>
      <w:tblPr/>
      <w:tcPr>
        <w:tcBorders>
          <w:bottom w:val="single" w:sz="12" w:space="0" w:color="FBB860" w:themeColor="accent6" w:themeTint="99"/>
        </w:tcBorders>
      </w:tcPr>
    </w:tblStylePr>
    <w:tblStylePr w:type="lastRow">
      <w:rPr>
        <w:b/>
        <w:bCs/>
      </w:rPr>
      <w:tblPr/>
      <w:tcPr>
        <w:tcBorders>
          <w:top w:val="double" w:sz="4" w:space="0" w:color="FBB860" w:themeColor="accent6" w:themeTint="99"/>
        </w:tcBorders>
      </w:tcPr>
    </w:tblStylePr>
    <w:tblStylePr w:type="firstCol">
      <w:rPr>
        <w:b/>
        <w:bCs/>
      </w:rPr>
    </w:tblStylePr>
    <w:tblStylePr w:type="lastCol">
      <w:rPr>
        <w:b/>
        <w:bCs/>
      </w:rPr>
    </w:tblStylePr>
    <w:tblStylePr w:type="band1Vert">
      <w:tblPr/>
      <w:tcPr>
        <w:shd w:val="clear" w:color="auto" w:fill="FEE7CA" w:themeFill="accent6" w:themeFillTint="33"/>
      </w:tcPr>
    </w:tblStylePr>
    <w:tblStylePr w:type="band1Horz">
      <w:tblPr/>
      <w:tcPr>
        <w:shd w:val="clear" w:color="auto" w:fill="FEE7CA" w:themeFill="accent6" w:themeFillTint="33"/>
      </w:tcPr>
    </w:tblStylePr>
  </w:style>
  <w:style w:type="table" w:styleId="GridTable7Colorful">
    <w:name w:val="Grid Table 7 Colorful"/>
    <w:basedOn w:val="TableNormal"/>
    <w:uiPriority w:val="52"/>
    <w:rsid w:val="008B1D5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B1D59"/>
    <w:pPr>
      <w:spacing w:after="0" w:line="240" w:lineRule="auto"/>
    </w:pPr>
    <w:rPr>
      <w:color w:val="BD9A03" w:themeColor="accent1" w:themeShade="BF"/>
    </w:rPr>
    <w:tblPr>
      <w:tblStyleRowBandSize w:val="1"/>
      <w:tblStyleColBandSize w:val="1"/>
      <w:tblBorders>
        <w:top w:val="single" w:sz="4" w:space="0" w:color="FCE16A" w:themeColor="accent1" w:themeTint="99"/>
        <w:left w:val="single" w:sz="4" w:space="0" w:color="FCE16A" w:themeColor="accent1" w:themeTint="99"/>
        <w:bottom w:val="single" w:sz="4" w:space="0" w:color="FCE16A" w:themeColor="accent1" w:themeTint="99"/>
        <w:right w:val="single" w:sz="4" w:space="0" w:color="FCE16A" w:themeColor="accent1" w:themeTint="99"/>
        <w:insideH w:val="single" w:sz="4" w:space="0" w:color="FCE16A" w:themeColor="accent1" w:themeTint="99"/>
        <w:insideV w:val="single" w:sz="4" w:space="0" w:color="FCE16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5CD" w:themeFill="accent1" w:themeFillTint="33"/>
      </w:tcPr>
    </w:tblStylePr>
    <w:tblStylePr w:type="band1Horz">
      <w:tblPr/>
      <w:tcPr>
        <w:shd w:val="clear" w:color="auto" w:fill="FEF5CD" w:themeFill="accent1" w:themeFillTint="33"/>
      </w:tcPr>
    </w:tblStylePr>
    <w:tblStylePr w:type="neCell">
      <w:tblPr/>
      <w:tcPr>
        <w:tcBorders>
          <w:bottom w:val="single" w:sz="4" w:space="0" w:color="FCE16A" w:themeColor="accent1" w:themeTint="99"/>
        </w:tcBorders>
      </w:tcPr>
    </w:tblStylePr>
    <w:tblStylePr w:type="nwCell">
      <w:tblPr/>
      <w:tcPr>
        <w:tcBorders>
          <w:bottom w:val="single" w:sz="4" w:space="0" w:color="FCE16A" w:themeColor="accent1" w:themeTint="99"/>
        </w:tcBorders>
      </w:tcPr>
    </w:tblStylePr>
    <w:tblStylePr w:type="seCell">
      <w:tblPr/>
      <w:tcPr>
        <w:tcBorders>
          <w:top w:val="single" w:sz="4" w:space="0" w:color="FCE16A" w:themeColor="accent1" w:themeTint="99"/>
        </w:tcBorders>
      </w:tcPr>
    </w:tblStylePr>
    <w:tblStylePr w:type="swCell">
      <w:tblPr/>
      <w:tcPr>
        <w:tcBorders>
          <w:top w:val="single" w:sz="4" w:space="0" w:color="FCE16A" w:themeColor="accent1" w:themeTint="99"/>
        </w:tcBorders>
      </w:tcPr>
    </w:tblStylePr>
  </w:style>
  <w:style w:type="table" w:styleId="GridTable7Colorful-Accent2">
    <w:name w:val="Grid Table 7 Colorful Accent 2"/>
    <w:basedOn w:val="TableNormal"/>
    <w:uiPriority w:val="52"/>
    <w:rsid w:val="008B1D59"/>
    <w:pPr>
      <w:spacing w:after="0" w:line="240" w:lineRule="auto"/>
    </w:pPr>
    <w:rPr>
      <w:color w:val="A51518" w:themeColor="accent2" w:themeShade="BF"/>
    </w:rPr>
    <w:tblPr>
      <w:tblStyleRowBandSize w:val="1"/>
      <w:tblStyleColBandSize w:val="1"/>
      <w:tblBorders>
        <w:top w:val="single" w:sz="4" w:space="0" w:color="ED7577" w:themeColor="accent2" w:themeTint="99"/>
        <w:left w:val="single" w:sz="4" w:space="0" w:color="ED7577" w:themeColor="accent2" w:themeTint="99"/>
        <w:bottom w:val="single" w:sz="4" w:space="0" w:color="ED7577" w:themeColor="accent2" w:themeTint="99"/>
        <w:right w:val="single" w:sz="4" w:space="0" w:color="ED7577" w:themeColor="accent2" w:themeTint="99"/>
        <w:insideH w:val="single" w:sz="4" w:space="0" w:color="ED7577" w:themeColor="accent2" w:themeTint="99"/>
        <w:insideV w:val="single" w:sz="4" w:space="0" w:color="ED7577"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1D1" w:themeFill="accent2" w:themeFillTint="33"/>
      </w:tcPr>
    </w:tblStylePr>
    <w:tblStylePr w:type="band1Horz">
      <w:tblPr/>
      <w:tcPr>
        <w:shd w:val="clear" w:color="auto" w:fill="F9D1D1" w:themeFill="accent2" w:themeFillTint="33"/>
      </w:tcPr>
    </w:tblStylePr>
    <w:tblStylePr w:type="neCell">
      <w:tblPr/>
      <w:tcPr>
        <w:tcBorders>
          <w:bottom w:val="single" w:sz="4" w:space="0" w:color="ED7577" w:themeColor="accent2" w:themeTint="99"/>
        </w:tcBorders>
      </w:tcPr>
    </w:tblStylePr>
    <w:tblStylePr w:type="nwCell">
      <w:tblPr/>
      <w:tcPr>
        <w:tcBorders>
          <w:bottom w:val="single" w:sz="4" w:space="0" w:color="ED7577" w:themeColor="accent2" w:themeTint="99"/>
        </w:tcBorders>
      </w:tcPr>
    </w:tblStylePr>
    <w:tblStylePr w:type="seCell">
      <w:tblPr/>
      <w:tcPr>
        <w:tcBorders>
          <w:top w:val="single" w:sz="4" w:space="0" w:color="ED7577" w:themeColor="accent2" w:themeTint="99"/>
        </w:tcBorders>
      </w:tcPr>
    </w:tblStylePr>
    <w:tblStylePr w:type="swCell">
      <w:tblPr/>
      <w:tcPr>
        <w:tcBorders>
          <w:top w:val="single" w:sz="4" w:space="0" w:color="ED7577" w:themeColor="accent2" w:themeTint="99"/>
        </w:tcBorders>
      </w:tcPr>
    </w:tblStylePr>
  </w:style>
  <w:style w:type="table" w:styleId="GridTable7Colorful-Accent3">
    <w:name w:val="Grid Table 7 Colorful Accent 3"/>
    <w:basedOn w:val="TableNormal"/>
    <w:uiPriority w:val="52"/>
    <w:rsid w:val="008B1D59"/>
    <w:pPr>
      <w:spacing w:after="0" w:line="240" w:lineRule="auto"/>
    </w:pPr>
    <w:rPr>
      <w:color w:val="002C65" w:themeColor="accent3" w:themeShade="BF"/>
    </w:rPr>
    <w:tblPr>
      <w:tblStyleRowBandSize w:val="1"/>
      <w:tblStyleColBandSize w:val="1"/>
      <w:tblBorders>
        <w:top w:val="single" w:sz="4" w:space="0" w:color="1E81FF" w:themeColor="accent3" w:themeTint="99"/>
        <w:left w:val="single" w:sz="4" w:space="0" w:color="1E81FF" w:themeColor="accent3" w:themeTint="99"/>
        <w:bottom w:val="single" w:sz="4" w:space="0" w:color="1E81FF" w:themeColor="accent3" w:themeTint="99"/>
        <w:right w:val="single" w:sz="4" w:space="0" w:color="1E81FF" w:themeColor="accent3" w:themeTint="99"/>
        <w:insideH w:val="single" w:sz="4" w:space="0" w:color="1E81FF" w:themeColor="accent3" w:themeTint="99"/>
        <w:insideV w:val="single" w:sz="4" w:space="0" w:color="1E81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D4FF" w:themeFill="accent3" w:themeFillTint="33"/>
      </w:tcPr>
    </w:tblStylePr>
    <w:tblStylePr w:type="band1Horz">
      <w:tblPr/>
      <w:tcPr>
        <w:shd w:val="clear" w:color="auto" w:fill="B4D4FF" w:themeFill="accent3" w:themeFillTint="33"/>
      </w:tcPr>
    </w:tblStylePr>
    <w:tblStylePr w:type="neCell">
      <w:tblPr/>
      <w:tcPr>
        <w:tcBorders>
          <w:bottom w:val="single" w:sz="4" w:space="0" w:color="1E81FF" w:themeColor="accent3" w:themeTint="99"/>
        </w:tcBorders>
      </w:tcPr>
    </w:tblStylePr>
    <w:tblStylePr w:type="nwCell">
      <w:tblPr/>
      <w:tcPr>
        <w:tcBorders>
          <w:bottom w:val="single" w:sz="4" w:space="0" w:color="1E81FF" w:themeColor="accent3" w:themeTint="99"/>
        </w:tcBorders>
      </w:tcPr>
    </w:tblStylePr>
    <w:tblStylePr w:type="seCell">
      <w:tblPr/>
      <w:tcPr>
        <w:tcBorders>
          <w:top w:val="single" w:sz="4" w:space="0" w:color="1E81FF" w:themeColor="accent3" w:themeTint="99"/>
        </w:tcBorders>
      </w:tcPr>
    </w:tblStylePr>
    <w:tblStylePr w:type="swCell">
      <w:tblPr/>
      <w:tcPr>
        <w:tcBorders>
          <w:top w:val="single" w:sz="4" w:space="0" w:color="1E81FF" w:themeColor="accent3" w:themeTint="99"/>
        </w:tcBorders>
      </w:tcPr>
    </w:tblStylePr>
  </w:style>
  <w:style w:type="table" w:styleId="GridTable7Colorful-Accent4">
    <w:name w:val="Grid Table 7 Colorful Accent 4"/>
    <w:basedOn w:val="TableNormal"/>
    <w:uiPriority w:val="52"/>
    <w:rsid w:val="008B1D59"/>
    <w:pPr>
      <w:spacing w:after="0" w:line="240" w:lineRule="auto"/>
    </w:pPr>
    <w:rPr>
      <w:color w:val="007586" w:themeColor="accent4" w:themeShade="BF"/>
    </w:rPr>
    <w:tblPr>
      <w:tblStyleRowBandSize w:val="1"/>
      <w:tblStyleColBandSize w:val="1"/>
      <w:tblBorders>
        <w:top w:val="single" w:sz="4" w:space="0" w:color="39E6FF" w:themeColor="accent4" w:themeTint="99"/>
        <w:left w:val="single" w:sz="4" w:space="0" w:color="39E6FF" w:themeColor="accent4" w:themeTint="99"/>
        <w:bottom w:val="single" w:sz="4" w:space="0" w:color="39E6FF" w:themeColor="accent4" w:themeTint="99"/>
        <w:right w:val="single" w:sz="4" w:space="0" w:color="39E6FF" w:themeColor="accent4" w:themeTint="99"/>
        <w:insideH w:val="single" w:sz="4" w:space="0" w:color="39E6FF" w:themeColor="accent4" w:themeTint="99"/>
        <w:insideV w:val="single" w:sz="4" w:space="0" w:color="39E6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4" w:themeFillTint="33"/>
      </w:tcPr>
    </w:tblStylePr>
    <w:tblStylePr w:type="band1Horz">
      <w:tblPr/>
      <w:tcPr>
        <w:shd w:val="clear" w:color="auto" w:fill="BDF6FF" w:themeFill="accent4" w:themeFillTint="33"/>
      </w:tcPr>
    </w:tblStylePr>
    <w:tblStylePr w:type="neCell">
      <w:tblPr/>
      <w:tcPr>
        <w:tcBorders>
          <w:bottom w:val="single" w:sz="4" w:space="0" w:color="39E6FF" w:themeColor="accent4" w:themeTint="99"/>
        </w:tcBorders>
      </w:tcPr>
    </w:tblStylePr>
    <w:tblStylePr w:type="nwCell">
      <w:tblPr/>
      <w:tcPr>
        <w:tcBorders>
          <w:bottom w:val="single" w:sz="4" w:space="0" w:color="39E6FF" w:themeColor="accent4" w:themeTint="99"/>
        </w:tcBorders>
      </w:tcPr>
    </w:tblStylePr>
    <w:tblStylePr w:type="seCell">
      <w:tblPr/>
      <w:tcPr>
        <w:tcBorders>
          <w:top w:val="single" w:sz="4" w:space="0" w:color="39E6FF" w:themeColor="accent4" w:themeTint="99"/>
        </w:tcBorders>
      </w:tcPr>
    </w:tblStylePr>
    <w:tblStylePr w:type="swCell">
      <w:tblPr/>
      <w:tcPr>
        <w:tcBorders>
          <w:top w:val="single" w:sz="4" w:space="0" w:color="39E6FF" w:themeColor="accent4" w:themeTint="99"/>
        </w:tcBorders>
      </w:tcPr>
    </w:tblStylePr>
  </w:style>
  <w:style w:type="table" w:styleId="GridTable7Colorful-Accent5">
    <w:name w:val="Grid Table 7 Colorful Accent 5"/>
    <w:basedOn w:val="TableNormal"/>
    <w:uiPriority w:val="52"/>
    <w:rsid w:val="008B1D59"/>
    <w:pPr>
      <w:spacing w:after="0" w:line="240" w:lineRule="auto"/>
    </w:pPr>
    <w:rPr>
      <w:color w:val="006231" w:themeColor="accent5" w:themeShade="BF"/>
    </w:rPr>
    <w:tblPr>
      <w:tblStyleRowBandSize w:val="1"/>
      <w:tblStyleColBandSize w:val="1"/>
      <w:tblBorders>
        <w:top w:val="single" w:sz="4" w:space="0" w:color="1CFF8E" w:themeColor="accent5" w:themeTint="99"/>
        <w:left w:val="single" w:sz="4" w:space="0" w:color="1CFF8E" w:themeColor="accent5" w:themeTint="99"/>
        <w:bottom w:val="single" w:sz="4" w:space="0" w:color="1CFF8E" w:themeColor="accent5" w:themeTint="99"/>
        <w:right w:val="single" w:sz="4" w:space="0" w:color="1CFF8E" w:themeColor="accent5" w:themeTint="99"/>
        <w:insideH w:val="single" w:sz="4" w:space="0" w:color="1CFF8E" w:themeColor="accent5" w:themeTint="99"/>
        <w:insideV w:val="single" w:sz="4" w:space="0" w:color="1CFF8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3FFD9" w:themeFill="accent5" w:themeFillTint="33"/>
      </w:tcPr>
    </w:tblStylePr>
    <w:tblStylePr w:type="band1Horz">
      <w:tblPr/>
      <w:tcPr>
        <w:shd w:val="clear" w:color="auto" w:fill="B3FFD9" w:themeFill="accent5" w:themeFillTint="33"/>
      </w:tcPr>
    </w:tblStylePr>
    <w:tblStylePr w:type="neCell">
      <w:tblPr/>
      <w:tcPr>
        <w:tcBorders>
          <w:bottom w:val="single" w:sz="4" w:space="0" w:color="1CFF8E" w:themeColor="accent5" w:themeTint="99"/>
        </w:tcBorders>
      </w:tcPr>
    </w:tblStylePr>
    <w:tblStylePr w:type="nwCell">
      <w:tblPr/>
      <w:tcPr>
        <w:tcBorders>
          <w:bottom w:val="single" w:sz="4" w:space="0" w:color="1CFF8E" w:themeColor="accent5" w:themeTint="99"/>
        </w:tcBorders>
      </w:tcPr>
    </w:tblStylePr>
    <w:tblStylePr w:type="seCell">
      <w:tblPr/>
      <w:tcPr>
        <w:tcBorders>
          <w:top w:val="single" w:sz="4" w:space="0" w:color="1CFF8E" w:themeColor="accent5" w:themeTint="99"/>
        </w:tcBorders>
      </w:tcPr>
    </w:tblStylePr>
    <w:tblStylePr w:type="swCell">
      <w:tblPr/>
      <w:tcPr>
        <w:tcBorders>
          <w:top w:val="single" w:sz="4" w:space="0" w:color="1CFF8E" w:themeColor="accent5" w:themeTint="99"/>
        </w:tcBorders>
      </w:tcPr>
    </w:tblStylePr>
  </w:style>
  <w:style w:type="table" w:styleId="GridTable7Colorful-Accent6">
    <w:name w:val="Grid Table 7 Colorful Accent 6"/>
    <w:basedOn w:val="TableNormal"/>
    <w:uiPriority w:val="52"/>
    <w:rsid w:val="008B1D59"/>
    <w:pPr>
      <w:spacing w:after="0" w:line="240" w:lineRule="auto"/>
    </w:pPr>
    <w:rPr>
      <w:color w:val="AF6403" w:themeColor="accent6" w:themeShade="BF"/>
    </w:rPr>
    <w:tblPr>
      <w:tblStyleRowBandSize w:val="1"/>
      <w:tblStyleColBandSize w:val="1"/>
      <w:tblBorders>
        <w:top w:val="single" w:sz="4" w:space="0" w:color="FBB860" w:themeColor="accent6" w:themeTint="99"/>
        <w:left w:val="single" w:sz="4" w:space="0" w:color="FBB860" w:themeColor="accent6" w:themeTint="99"/>
        <w:bottom w:val="single" w:sz="4" w:space="0" w:color="FBB860" w:themeColor="accent6" w:themeTint="99"/>
        <w:right w:val="single" w:sz="4" w:space="0" w:color="FBB860" w:themeColor="accent6" w:themeTint="99"/>
        <w:insideH w:val="single" w:sz="4" w:space="0" w:color="FBB860" w:themeColor="accent6" w:themeTint="99"/>
        <w:insideV w:val="single" w:sz="4" w:space="0" w:color="FBB86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CA" w:themeFill="accent6" w:themeFillTint="33"/>
      </w:tcPr>
    </w:tblStylePr>
    <w:tblStylePr w:type="band1Horz">
      <w:tblPr/>
      <w:tcPr>
        <w:shd w:val="clear" w:color="auto" w:fill="FEE7CA" w:themeFill="accent6" w:themeFillTint="33"/>
      </w:tcPr>
    </w:tblStylePr>
    <w:tblStylePr w:type="neCell">
      <w:tblPr/>
      <w:tcPr>
        <w:tcBorders>
          <w:bottom w:val="single" w:sz="4" w:space="0" w:color="FBB860" w:themeColor="accent6" w:themeTint="99"/>
        </w:tcBorders>
      </w:tcPr>
    </w:tblStylePr>
    <w:tblStylePr w:type="nwCell">
      <w:tblPr/>
      <w:tcPr>
        <w:tcBorders>
          <w:bottom w:val="single" w:sz="4" w:space="0" w:color="FBB860" w:themeColor="accent6" w:themeTint="99"/>
        </w:tcBorders>
      </w:tcPr>
    </w:tblStylePr>
    <w:tblStylePr w:type="seCell">
      <w:tblPr/>
      <w:tcPr>
        <w:tcBorders>
          <w:top w:val="single" w:sz="4" w:space="0" w:color="FBB860" w:themeColor="accent6" w:themeTint="99"/>
        </w:tcBorders>
      </w:tcPr>
    </w:tblStylePr>
    <w:tblStylePr w:type="swCell">
      <w:tblPr/>
      <w:tcPr>
        <w:tcBorders>
          <w:top w:val="single" w:sz="4" w:space="0" w:color="FBB860" w:themeColor="accent6" w:themeTint="99"/>
        </w:tcBorders>
      </w:tcPr>
    </w:tblStylePr>
  </w:style>
  <w:style w:type="character" w:styleId="Hashtag">
    <w:name w:val="Hashtag"/>
    <w:basedOn w:val="DefaultParagraphFont"/>
    <w:uiPriority w:val="99"/>
    <w:semiHidden/>
    <w:unhideWhenUsed/>
    <w:rsid w:val="008B1D59"/>
    <w:rPr>
      <w:color w:val="2B579A"/>
      <w:shd w:val="clear" w:color="auto" w:fill="E1DFDD"/>
      <w:lang w:val="en-GB"/>
    </w:rPr>
  </w:style>
  <w:style w:type="character" w:customStyle="1" w:styleId="Heading5Char">
    <w:name w:val="Heading 5 Char"/>
    <w:basedOn w:val="DefaultParagraphFont"/>
    <w:link w:val="Heading5"/>
    <w:uiPriority w:val="9"/>
    <w:semiHidden/>
    <w:rsid w:val="008B1D59"/>
    <w:rPr>
      <w:rFonts w:asciiTheme="majorHAnsi" w:eastAsiaTheme="majorEastAsia" w:hAnsiTheme="majorHAnsi" w:cstheme="majorBidi"/>
      <w:color w:val="BD9A03" w:themeColor="accent1" w:themeShade="BF"/>
      <w:sz w:val="24"/>
      <w:lang w:val="en-GB"/>
    </w:rPr>
  </w:style>
  <w:style w:type="character" w:customStyle="1" w:styleId="Heading6Char">
    <w:name w:val="Heading 6 Char"/>
    <w:basedOn w:val="DefaultParagraphFont"/>
    <w:link w:val="Heading6"/>
    <w:uiPriority w:val="9"/>
    <w:semiHidden/>
    <w:rsid w:val="008B1D59"/>
    <w:rPr>
      <w:rFonts w:asciiTheme="majorHAnsi" w:eastAsiaTheme="majorEastAsia" w:hAnsiTheme="majorHAnsi" w:cstheme="majorBidi"/>
      <w:color w:val="7E6602" w:themeColor="accent1" w:themeShade="7F"/>
      <w:sz w:val="24"/>
      <w:lang w:val="en-GB"/>
    </w:rPr>
  </w:style>
  <w:style w:type="character" w:customStyle="1" w:styleId="Heading7Char">
    <w:name w:val="Heading 7 Char"/>
    <w:basedOn w:val="DefaultParagraphFont"/>
    <w:link w:val="Heading7"/>
    <w:uiPriority w:val="9"/>
    <w:semiHidden/>
    <w:rsid w:val="008B1D59"/>
    <w:rPr>
      <w:rFonts w:asciiTheme="majorHAnsi" w:eastAsiaTheme="majorEastAsia" w:hAnsiTheme="majorHAnsi" w:cstheme="majorBidi"/>
      <w:i/>
      <w:iCs/>
      <w:color w:val="7E6602" w:themeColor="accent1" w:themeShade="7F"/>
      <w:sz w:val="24"/>
      <w:lang w:val="en-GB"/>
    </w:rPr>
  </w:style>
  <w:style w:type="character" w:customStyle="1" w:styleId="Heading8Char">
    <w:name w:val="Heading 8 Char"/>
    <w:basedOn w:val="DefaultParagraphFont"/>
    <w:link w:val="Heading8"/>
    <w:uiPriority w:val="9"/>
    <w:semiHidden/>
    <w:rsid w:val="008B1D59"/>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8B1D59"/>
    <w:rPr>
      <w:rFonts w:asciiTheme="majorHAnsi" w:eastAsiaTheme="majorEastAsia" w:hAnsiTheme="majorHAnsi" w:cstheme="majorBidi"/>
      <w:i/>
      <w:iCs/>
      <w:color w:val="272727" w:themeColor="text1" w:themeTint="D8"/>
      <w:sz w:val="21"/>
      <w:szCs w:val="21"/>
      <w:lang w:val="en-GB"/>
    </w:rPr>
  </w:style>
  <w:style w:type="character" w:styleId="HTMLAcronym">
    <w:name w:val="HTML Acronym"/>
    <w:basedOn w:val="DefaultParagraphFont"/>
    <w:uiPriority w:val="99"/>
    <w:semiHidden/>
    <w:unhideWhenUsed/>
    <w:rsid w:val="008B1D59"/>
    <w:rPr>
      <w:lang w:val="en-GB"/>
    </w:rPr>
  </w:style>
  <w:style w:type="paragraph" w:styleId="HTMLAddress">
    <w:name w:val="HTML Address"/>
    <w:basedOn w:val="Normal"/>
    <w:link w:val="HTMLAddressChar"/>
    <w:uiPriority w:val="99"/>
    <w:semiHidden/>
    <w:unhideWhenUsed/>
    <w:rsid w:val="008B1D59"/>
    <w:pPr>
      <w:spacing w:line="240" w:lineRule="auto"/>
    </w:pPr>
    <w:rPr>
      <w:i/>
      <w:iCs/>
    </w:rPr>
  </w:style>
  <w:style w:type="character" w:customStyle="1" w:styleId="HTMLAddressChar">
    <w:name w:val="HTML Address Char"/>
    <w:basedOn w:val="DefaultParagraphFont"/>
    <w:link w:val="HTMLAddress"/>
    <w:uiPriority w:val="99"/>
    <w:semiHidden/>
    <w:rsid w:val="008B1D59"/>
    <w:rPr>
      <w:i/>
      <w:iCs/>
      <w:color w:val="595959" w:themeColor="text1" w:themeTint="A6"/>
      <w:sz w:val="24"/>
      <w:lang w:val="en-GB"/>
    </w:rPr>
  </w:style>
  <w:style w:type="character" w:styleId="HTMLCite">
    <w:name w:val="HTML Cite"/>
    <w:basedOn w:val="DefaultParagraphFont"/>
    <w:uiPriority w:val="99"/>
    <w:semiHidden/>
    <w:unhideWhenUsed/>
    <w:rsid w:val="008B1D59"/>
    <w:rPr>
      <w:i/>
      <w:iCs/>
      <w:lang w:val="en-GB"/>
    </w:rPr>
  </w:style>
  <w:style w:type="character" w:styleId="HTMLCode">
    <w:name w:val="HTML Code"/>
    <w:basedOn w:val="DefaultParagraphFont"/>
    <w:uiPriority w:val="99"/>
    <w:semiHidden/>
    <w:unhideWhenUsed/>
    <w:rsid w:val="008B1D59"/>
    <w:rPr>
      <w:rFonts w:ascii="Consolas" w:hAnsi="Consolas"/>
      <w:sz w:val="20"/>
      <w:szCs w:val="20"/>
      <w:lang w:val="en-GB"/>
    </w:rPr>
  </w:style>
  <w:style w:type="character" w:styleId="HTMLDefinition">
    <w:name w:val="HTML Definition"/>
    <w:basedOn w:val="DefaultParagraphFont"/>
    <w:uiPriority w:val="99"/>
    <w:semiHidden/>
    <w:unhideWhenUsed/>
    <w:rsid w:val="008B1D59"/>
    <w:rPr>
      <w:i/>
      <w:iCs/>
      <w:lang w:val="en-GB"/>
    </w:rPr>
  </w:style>
  <w:style w:type="character" w:styleId="HTMLKeyboard">
    <w:name w:val="HTML Keyboard"/>
    <w:basedOn w:val="DefaultParagraphFont"/>
    <w:uiPriority w:val="99"/>
    <w:semiHidden/>
    <w:unhideWhenUsed/>
    <w:rsid w:val="008B1D59"/>
    <w:rPr>
      <w:rFonts w:ascii="Consolas" w:hAnsi="Consolas"/>
      <w:sz w:val="20"/>
      <w:szCs w:val="20"/>
      <w:lang w:val="en-GB"/>
    </w:rPr>
  </w:style>
  <w:style w:type="paragraph" w:styleId="HTMLPreformatted">
    <w:name w:val="HTML Preformatted"/>
    <w:basedOn w:val="Normal"/>
    <w:link w:val="HTMLPreformattedChar"/>
    <w:uiPriority w:val="99"/>
    <w:semiHidden/>
    <w:unhideWhenUsed/>
    <w:rsid w:val="008B1D59"/>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B1D59"/>
    <w:rPr>
      <w:rFonts w:ascii="Consolas" w:hAnsi="Consolas"/>
      <w:color w:val="595959" w:themeColor="text1" w:themeTint="A6"/>
      <w:sz w:val="20"/>
      <w:szCs w:val="20"/>
      <w:lang w:val="en-GB"/>
    </w:rPr>
  </w:style>
  <w:style w:type="character" w:styleId="HTMLSample">
    <w:name w:val="HTML Sample"/>
    <w:basedOn w:val="DefaultParagraphFont"/>
    <w:uiPriority w:val="99"/>
    <w:semiHidden/>
    <w:unhideWhenUsed/>
    <w:rsid w:val="008B1D59"/>
    <w:rPr>
      <w:rFonts w:ascii="Consolas" w:hAnsi="Consolas"/>
      <w:sz w:val="24"/>
      <w:szCs w:val="24"/>
      <w:lang w:val="en-GB"/>
    </w:rPr>
  </w:style>
  <w:style w:type="character" w:styleId="HTMLTypewriter">
    <w:name w:val="HTML Typewriter"/>
    <w:basedOn w:val="DefaultParagraphFont"/>
    <w:uiPriority w:val="99"/>
    <w:semiHidden/>
    <w:unhideWhenUsed/>
    <w:rsid w:val="008B1D59"/>
    <w:rPr>
      <w:rFonts w:ascii="Consolas" w:hAnsi="Consolas"/>
      <w:sz w:val="20"/>
      <w:szCs w:val="20"/>
      <w:lang w:val="en-GB"/>
    </w:rPr>
  </w:style>
  <w:style w:type="character" w:styleId="HTMLVariable">
    <w:name w:val="HTML Variable"/>
    <w:basedOn w:val="DefaultParagraphFont"/>
    <w:uiPriority w:val="99"/>
    <w:semiHidden/>
    <w:unhideWhenUsed/>
    <w:rsid w:val="008B1D59"/>
    <w:rPr>
      <w:i/>
      <w:iCs/>
      <w:lang w:val="en-GB"/>
    </w:rPr>
  </w:style>
  <w:style w:type="character" w:styleId="Hyperlink">
    <w:name w:val="Hyperlink"/>
    <w:basedOn w:val="DefaultParagraphFont"/>
    <w:uiPriority w:val="99"/>
    <w:unhideWhenUsed/>
    <w:rsid w:val="008B1D59"/>
    <w:rPr>
      <w:color w:val="743410" w:themeColor="hyperlink"/>
      <w:u w:val="single"/>
      <w:lang w:val="en-GB"/>
    </w:rPr>
  </w:style>
  <w:style w:type="paragraph" w:styleId="Index1">
    <w:name w:val="index 1"/>
    <w:basedOn w:val="Normal"/>
    <w:next w:val="Normal"/>
    <w:autoRedefine/>
    <w:uiPriority w:val="99"/>
    <w:semiHidden/>
    <w:unhideWhenUsed/>
    <w:rsid w:val="008B1D59"/>
    <w:pPr>
      <w:spacing w:line="240" w:lineRule="auto"/>
      <w:ind w:left="240" w:hanging="240"/>
    </w:pPr>
  </w:style>
  <w:style w:type="paragraph" w:styleId="Index2">
    <w:name w:val="index 2"/>
    <w:basedOn w:val="Normal"/>
    <w:next w:val="Normal"/>
    <w:autoRedefine/>
    <w:uiPriority w:val="99"/>
    <w:semiHidden/>
    <w:unhideWhenUsed/>
    <w:rsid w:val="008B1D59"/>
    <w:pPr>
      <w:spacing w:line="240" w:lineRule="auto"/>
      <w:ind w:left="480" w:hanging="240"/>
    </w:pPr>
  </w:style>
  <w:style w:type="paragraph" w:styleId="Index3">
    <w:name w:val="index 3"/>
    <w:basedOn w:val="Normal"/>
    <w:next w:val="Normal"/>
    <w:autoRedefine/>
    <w:uiPriority w:val="99"/>
    <w:semiHidden/>
    <w:unhideWhenUsed/>
    <w:rsid w:val="008B1D59"/>
    <w:pPr>
      <w:spacing w:line="240" w:lineRule="auto"/>
      <w:ind w:left="720" w:hanging="240"/>
    </w:pPr>
  </w:style>
  <w:style w:type="paragraph" w:styleId="Index4">
    <w:name w:val="index 4"/>
    <w:basedOn w:val="Normal"/>
    <w:next w:val="Normal"/>
    <w:autoRedefine/>
    <w:uiPriority w:val="99"/>
    <w:semiHidden/>
    <w:unhideWhenUsed/>
    <w:rsid w:val="008B1D59"/>
    <w:pPr>
      <w:spacing w:line="240" w:lineRule="auto"/>
      <w:ind w:left="960" w:hanging="240"/>
    </w:pPr>
  </w:style>
  <w:style w:type="paragraph" w:styleId="Index5">
    <w:name w:val="index 5"/>
    <w:basedOn w:val="Normal"/>
    <w:next w:val="Normal"/>
    <w:autoRedefine/>
    <w:uiPriority w:val="99"/>
    <w:semiHidden/>
    <w:unhideWhenUsed/>
    <w:rsid w:val="008B1D59"/>
    <w:pPr>
      <w:spacing w:line="240" w:lineRule="auto"/>
      <w:ind w:left="1200" w:hanging="240"/>
    </w:pPr>
  </w:style>
  <w:style w:type="paragraph" w:styleId="Index6">
    <w:name w:val="index 6"/>
    <w:basedOn w:val="Normal"/>
    <w:next w:val="Normal"/>
    <w:autoRedefine/>
    <w:uiPriority w:val="99"/>
    <w:semiHidden/>
    <w:unhideWhenUsed/>
    <w:rsid w:val="008B1D59"/>
    <w:pPr>
      <w:spacing w:line="240" w:lineRule="auto"/>
      <w:ind w:left="1440" w:hanging="240"/>
    </w:pPr>
  </w:style>
  <w:style w:type="paragraph" w:styleId="Index7">
    <w:name w:val="index 7"/>
    <w:basedOn w:val="Normal"/>
    <w:next w:val="Normal"/>
    <w:autoRedefine/>
    <w:uiPriority w:val="99"/>
    <w:semiHidden/>
    <w:unhideWhenUsed/>
    <w:rsid w:val="008B1D59"/>
    <w:pPr>
      <w:spacing w:line="240" w:lineRule="auto"/>
      <w:ind w:left="1680" w:hanging="240"/>
    </w:pPr>
  </w:style>
  <w:style w:type="paragraph" w:styleId="Index8">
    <w:name w:val="index 8"/>
    <w:basedOn w:val="Normal"/>
    <w:next w:val="Normal"/>
    <w:autoRedefine/>
    <w:uiPriority w:val="99"/>
    <w:semiHidden/>
    <w:unhideWhenUsed/>
    <w:rsid w:val="008B1D59"/>
    <w:pPr>
      <w:spacing w:line="240" w:lineRule="auto"/>
      <w:ind w:left="1920" w:hanging="240"/>
    </w:pPr>
  </w:style>
  <w:style w:type="paragraph" w:styleId="Index9">
    <w:name w:val="index 9"/>
    <w:basedOn w:val="Normal"/>
    <w:next w:val="Normal"/>
    <w:autoRedefine/>
    <w:uiPriority w:val="99"/>
    <w:semiHidden/>
    <w:unhideWhenUsed/>
    <w:rsid w:val="008B1D59"/>
    <w:pPr>
      <w:spacing w:line="240" w:lineRule="auto"/>
      <w:ind w:left="2160" w:hanging="240"/>
    </w:pPr>
  </w:style>
  <w:style w:type="paragraph" w:styleId="IndexHeading">
    <w:name w:val="index heading"/>
    <w:basedOn w:val="Normal"/>
    <w:next w:val="Index1"/>
    <w:uiPriority w:val="99"/>
    <w:semiHidden/>
    <w:unhideWhenUsed/>
    <w:rsid w:val="008B1D59"/>
    <w:rPr>
      <w:rFonts w:asciiTheme="majorHAnsi" w:eastAsiaTheme="majorEastAsia" w:hAnsiTheme="majorHAnsi" w:cstheme="majorBidi"/>
      <w:b/>
      <w:bCs/>
    </w:rPr>
  </w:style>
  <w:style w:type="character" w:styleId="IntenseEmphasis">
    <w:name w:val="Intense Emphasis"/>
    <w:basedOn w:val="DefaultParagraphFont"/>
    <w:uiPriority w:val="21"/>
    <w:qFormat/>
    <w:rsid w:val="008B1D59"/>
    <w:rPr>
      <w:i/>
      <w:iCs/>
      <w:color w:val="FBCE07" w:themeColor="accent1"/>
      <w:lang w:val="en-GB"/>
    </w:rPr>
  </w:style>
  <w:style w:type="paragraph" w:styleId="IntenseQuote">
    <w:name w:val="Intense Quote"/>
    <w:basedOn w:val="Normal"/>
    <w:next w:val="Normal"/>
    <w:link w:val="IntenseQuoteChar"/>
    <w:uiPriority w:val="30"/>
    <w:qFormat/>
    <w:rsid w:val="008B1D59"/>
    <w:pPr>
      <w:pBdr>
        <w:top w:val="single" w:sz="4" w:space="10" w:color="FBCE07" w:themeColor="accent1"/>
        <w:bottom w:val="single" w:sz="4" w:space="10" w:color="FBCE07" w:themeColor="accent1"/>
      </w:pBdr>
      <w:spacing w:before="360" w:after="360"/>
      <w:ind w:left="864" w:right="864"/>
      <w:jc w:val="center"/>
    </w:pPr>
    <w:rPr>
      <w:i/>
      <w:iCs/>
      <w:color w:val="FBCE07" w:themeColor="accent1"/>
    </w:rPr>
  </w:style>
  <w:style w:type="character" w:customStyle="1" w:styleId="IntenseQuoteChar">
    <w:name w:val="Intense Quote Char"/>
    <w:basedOn w:val="DefaultParagraphFont"/>
    <w:link w:val="IntenseQuote"/>
    <w:uiPriority w:val="30"/>
    <w:rsid w:val="008B1D59"/>
    <w:rPr>
      <w:i/>
      <w:iCs/>
      <w:color w:val="FBCE07" w:themeColor="accent1"/>
      <w:sz w:val="24"/>
      <w:lang w:val="en-GB"/>
    </w:rPr>
  </w:style>
  <w:style w:type="character" w:styleId="IntenseReference">
    <w:name w:val="Intense Reference"/>
    <w:basedOn w:val="DefaultParagraphFont"/>
    <w:uiPriority w:val="32"/>
    <w:semiHidden/>
    <w:qFormat/>
    <w:rsid w:val="008B1D59"/>
    <w:rPr>
      <w:b/>
      <w:bCs/>
      <w:smallCaps/>
      <w:color w:val="FBCE07" w:themeColor="accent1"/>
      <w:spacing w:val="5"/>
      <w:lang w:val="en-GB"/>
    </w:rPr>
  </w:style>
  <w:style w:type="table" w:styleId="LightGrid">
    <w:name w:val="Light Grid"/>
    <w:basedOn w:val="TableNormal"/>
    <w:uiPriority w:val="62"/>
    <w:semiHidden/>
    <w:unhideWhenUsed/>
    <w:rsid w:val="008B1D5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8B1D59"/>
    <w:pPr>
      <w:spacing w:after="0" w:line="240" w:lineRule="auto"/>
    </w:pPr>
    <w:tblPr>
      <w:tblStyleRowBandSize w:val="1"/>
      <w:tblStyleColBandSize w:val="1"/>
      <w:tblBorders>
        <w:top w:val="single" w:sz="8" w:space="0" w:color="FBCE07" w:themeColor="accent1"/>
        <w:left w:val="single" w:sz="8" w:space="0" w:color="FBCE07" w:themeColor="accent1"/>
        <w:bottom w:val="single" w:sz="8" w:space="0" w:color="FBCE07" w:themeColor="accent1"/>
        <w:right w:val="single" w:sz="8" w:space="0" w:color="FBCE07" w:themeColor="accent1"/>
        <w:insideH w:val="single" w:sz="8" w:space="0" w:color="FBCE07" w:themeColor="accent1"/>
        <w:insideV w:val="single" w:sz="8" w:space="0" w:color="FBCE0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BCE07" w:themeColor="accent1"/>
          <w:left w:val="single" w:sz="8" w:space="0" w:color="FBCE07" w:themeColor="accent1"/>
          <w:bottom w:val="single" w:sz="18" w:space="0" w:color="FBCE07" w:themeColor="accent1"/>
          <w:right w:val="single" w:sz="8" w:space="0" w:color="FBCE07" w:themeColor="accent1"/>
          <w:insideH w:val="nil"/>
          <w:insideV w:val="single" w:sz="8" w:space="0" w:color="FBCE0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BCE07" w:themeColor="accent1"/>
          <w:left w:val="single" w:sz="8" w:space="0" w:color="FBCE07" w:themeColor="accent1"/>
          <w:bottom w:val="single" w:sz="8" w:space="0" w:color="FBCE07" w:themeColor="accent1"/>
          <w:right w:val="single" w:sz="8" w:space="0" w:color="FBCE07" w:themeColor="accent1"/>
          <w:insideH w:val="nil"/>
          <w:insideV w:val="single" w:sz="8" w:space="0" w:color="FBCE0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BCE07" w:themeColor="accent1"/>
          <w:left w:val="single" w:sz="8" w:space="0" w:color="FBCE07" w:themeColor="accent1"/>
          <w:bottom w:val="single" w:sz="8" w:space="0" w:color="FBCE07" w:themeColor="accent1"/>
          <w:right w:val="single" w:sz="8" w:space="0" w:color="FBCE07" w:themeColor="accent1"/>
        </w:tcBorders>
      </w:tcPr>
    </w:tblStylePr>
    <w:tblStylePr w:type="band1Vert">
      <w:tblPr/>
      <w:tcPr>
        <w:tcBorders>
          <w:top w:val="single" w:sz="8" w:space="0" w:color="FBCE07" w:themeColor="accent1"/>
          <w:left w:val="single" w:sz="8" w:space="0" w:color="FBCE07" w:themeColor="accent1"/>
          <w:bottom w:val="single" w:sz="8" w:space="0" w:color="FBCE07" w:themeColor="accent1"/>
          <w:right w:val="single" w:sz="8" w:space="0" w:color="FBCE07" w:themeColor="accent1"/>
        </w:tcBorders>
        <w:shd w:val="clear" w:color="auto" w:fill="FEF2C1" w:themeFill="accent1" w:themeFillTint="3F"/>
      </w:tcPr>
    </w:tblStylePr>
    <w:tblStylePr w:type="band1Horz">
      <w:tblPr/>
      <w:tcPr>
        <w:tcBorders>
          <w:top w:val="single" w:sz="8" w:space="0" w:color="FBCE07" w:themeColor="accent1"/>
          <w:left w:val="single" w:sz="8" w:space="0" w:color="FBCE07" w:themeColor="accent1"/>
          <w:bottom w:val="single" w:sz="8" w:space="0" w:color="FBCE07" w:themeColor="accent1"/>
          <w:right w:val="single" w:sz="8" w:space="0" w:color="FBCE07" w:themeColor="accent1"/>
          <w:insideV w:val="single" w:sz="8" w:space="0" w:color="FBCE07" w:themeColor="accent1"/>
        </w:tcBorders>
        <w:shd w:val="clear" w:color="auto" w:fill="FEF2C1" w:themeFill="accent1" w:themeFillTint="3F"/>
      </w:tcPr>
    </w:tblStylePr>
    <w:tblStylePr w:type="band2Horz">
      <w:tblPr/>
      <w:tcPr>
        <w:tcBorders>
          <w:top w:val="single" w:sz="8" w:space="0" w:color="FBCE07" w:themeColor="accent1"/>
          <w:left w:val="single" w:sz="8" w:space="0" w:color="FBCE07" w:themeColor="accent1"/>
          <w:bottom w:val="single" w:sz="8" w:space="0" w:color="FBCE07" w:themeColor="accent1"/>
          <w:right w:val="single" w:sz="8" w:space="0" w:color="FBCE07" w:themeColor="accent1"/>
          <w:insideV w:val="single" w:sz="8" w:space="0" w:color="FBCE07" w:themeColor="accent1"/>
        </w:tcBorders>
      </w:tcPr>
    </w:tblStylePr>
  </w:style>
  <w:style w:type="table" w:styleId="LightGrid-Accent2">
    <w:name w:val="Light Grid Accent 2"/>
    <w:basedOn w:val="TableNormal"/>
    <w:uiPriority w:val="62"/>
    <w:semiHidden/>
    <w:unhideWhenUsed/>
    <w:rsid w:val="008B1D59"/>
    <w:pPr>
      <w:spacing w:after="0" w:line="240" w:lineRule="auto"/>
    </w:pPr>
    <w:tblPr>
      <w:tblStyleRowBandSize w:val="1"/>
      <w:tblStyleColBandSize w:val="1"/>
      <w:tblBorders>
        <w:top w:val="single" w:sz="8" w:space="0" w:color="DD1D21" w:themeColor="accent2"/>
        <w:left w:val="single" w:sz="8" w:space="0" w:color="DD1D21" w:themeColor="accent2"/>
        <w:bottom w:val="single" w:sz="8" w:space="0" w:color="DD1D21" w:themeColor="accent2"/>
        <w:right w:val="single" w:sz="8" w:space="0" w:color="DD1D21" w:themeColor="accent2"/>
        <w:insideH w:val="single" w:sz="8" w:space="0" w:color="DD1D21" w:themeColor="accent2"/>
        <w:insideV w:val="single" w:sz="8" w:space="0" w:color="DD1D2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1D21" w:themeColor="accent2"/>
          <w:left w:val="single" w:sz="8" w:space="0" w:color="DD1D21" w:themeColor="accent2"/>
          <w:bottom w:val="single" w:sz="18" w:space="0" w:color="DD1D21" w:themeColor="accent2"/>
          <w:right w:val="single" w:sz="8" w:space="0" w:color="DD1D21" w:themeColor="accent2"/>
          <w:insideH w:val="nil"/>
          <w:insideV w:val="single" w:sz="8" w:space="0" w:color="DD1D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1D21" w:themeColor="accent2"/>
          <w:left w:val="single" w:sz="8" w:space="0" w:color="DD1D21" w:themeColor="accent2"/>
          <w:bottom w:val="single" w:sz="8" w:space="0" w:color="DD1D21" w:themeColor="accent2"/>
          <w:right w:val="single" w:sz="8" w:space="0" w:color="DD1D21" w:themeColor="accent2"/>
          <w:insideH w:val="nil"/>
          <w:insideV w:val="single" w:sz="8" w:space="0" w:color="DD1D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1D21" w:themeColor="accent2"/>
          <w:left w:val="single" w:sz="8" w:space="0" w:color="DD1D21" w:themeColor="accent2"/>
          <w:bottom w:val="single" w:sz="8" w:space="0" w:color="DD1D21" w:themeColor="accent2"/>
          <w:right w:val="single" w:sz="8" w:space="0" w:color="DD1D21" w:themeColor="accent2"/>
        </w:tcBorders>
      </w:tcPr>
    </w:tblStylePr>
    <w:tblStylePr w:type="band1Vert">
      <w:tblPr/>
      <w:tcPr>
        <w:tcBorders>
          <w:top w:val="single" w:sz="8" w:space="0" w:color="DD1D21" w:themeColor="accent2"/>
          <w:left w:val="single" w:sz="8" w:space="0" w:color="DD1D21" w:themeColor="accent2"/>
          <w:bottom w:val="single" w:sz="8" w:space="0" w:color="DD1D21" w:themeColor="accent2"/>
          <w:right w:val="single" w:sz="8" w:space="0" w:color="DD1D21" w:themeColor="accent2"/>
        </w:tcBorders>
        <w:shd w:val="clear" w:color="auto" w:fill="F7C6C6" w:themeFill="accent2" w:themeFillTint="3F"/>
      </w:tcPr>
    </w:tblStylePr>
    <w:tblStylePr w:type="band1Horz">
      <w:tblPr/>
      <w:tcPr>
        <w:tcBorders>
          <w:top w:val="single" w:sz="8" w:space="0" w:color="DD1D21" w:themeColor="accent2"/>
          <w:left w:val="single" w:sz="8" w:space="0" w:color="DD1D21" w:themeColor="accent2"/>
          <w:bottom w:val="single" w:sz="8" w:space="0" w:color="DD1D21" w:themeColor="accent2"/>
          <w:right w:val="single" w:sz="8" w:space="0" w:color="DD1D21" w:themeColor="accent2"/>
          <w:insideV w:val="single" w:sz="8" w:space="0" w:color="DD1D21" w:themeColor="accent2"/>
        </w:tcBorders>
        <w:shd w:val="clear" w:color="auto" w:fill="F7C6C6" w:themeFill="accent2" w:themeFillTint="3F"/>
      </w:tcPr>
    </w:tblStylePr>
    <w:tblStylePr w:type="band2Horz">
      <w:tblPr/>
      <w:tcPr>
        <w:tcBorders>
          <w:top w:val="single" w:sz="8" w:space="0" w:color="DD1D21" w:themeColor="accent2"/>
          <w:left w:val="single" w:sz="8" w:space="0" w:color="DD1D21" w:themeColor="accent2"/>
          <w:bottom w:val="single" w:sz="8" w:space="0" w:color="DD1D21" w:themeColor="accent2"/>
          <w:right w:val="single" w:sz="8" w:space="0" w:color="DD1D21" w:themeColor="accent2"/>
          <w:insideV w:val="single" w:sz="8" w:space="0" w:color="DD1D21" w:themeColor="accent2"/>
        </w:tcBorders>
      </w:tcPr>
    </w:tblStylePr>
  </w:style>
  <w:style w:type="table" w:styleId="LightGrid-Accent3">
    <w:name w:val="Light Grid Accent 3"/>
    <w:basedOn w:val="TableNormal"/>
    <w:uiPriority w:val="62"/>
    <w:semiHidden/>
    <w:unhideWhenUsed/>
    <w:rsid w:val="008B1D59"/>
    <w:pPr>
      <w:spacing w:after="0" w:line="240" w:lineRule="auto"/>
    </w:pPr>
    <w:tblPr>
      <w:tblStyleRowBandSize w:val="1"/>
      <w:tblStyleColBandSize w:val="1"/>
      <w:tblBorders>
        <w:top w:val="single" w:sz="8" w:space="0" w:color="003C88" w:themeColor="accent3"/>
        <w:left w:val="single" w:sz="8" w:space="0" w:color="003C88" w:themeColor="accent3"/>
        <w:bottom w:val="single" w:sz="8" w:space="0" w:color="003C88" w:themeColor="accent3"/>
        <w:right w:val="single" w:sz="8" w:space="0" w:color="003C88" w:themeColor="accent3"/>
        <w:insideH w:val="single" w:sz="8" w:space="0" w:color="003C88" w:themeColor="accent3"/>
        <w:insideV w:val="single" w:sz="8" w:space="0" w:color="003C8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3C88" w:themeColor="accent3"/>
          <w:left w:val="single" w:sz="8" w:space="0" w:color="003C88" w:themeColor="accent3"/>
          <w:bottom w:val="single" w:sz="18" w:space="0" w:color="003C88" w:themeColor="accent3"/>
          <w:right w:val="single" w:sz="8" w:space="0" w:color="003C88" w:themeColor="accent3"/>
          <w:insideH w:val="nil"/>
          <w:insideV w:val="single" w:sz="8" w:space="0" w:color="003C8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3C88" w:themeColor="accent3"/>
          <w:left w:val="single" w:sz="8" w:space="0" w:color="003C88" w:themeColor="accent3"/>
          <w:bottom w:val="single" w:sz="8" w:space="0" w:color="003C88" w:themeColor="accent3"/>
          <w:right w:val="single" w:sz="8" w:space="0" w:color="003C88" w:themeColor="accent3"/>
          <w:insideH w:val="nil"/>
          <w:insideV w:val="single" w:sz="8" w:space="0" w:color="003C8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3C88" w:themeColor="accent3"/>
          <w:left w:val="single" w:sz="8" w:space="0" w:color="003C88" w:themeColor="accent3"/>
          <w:bottom w:val="single" w:sz="8" w:space="0" w:color="003C88" w:themeColor="accent3"/>
          <w:right w:val="single" w:sz="8" w:space="0" w:color="003C88" w:themeColor="accent3"/>
        </w:tcBorders>
      </w:tcPr>
    </w:tblStylePr>
    <w:tblStylePr w:type="band1Vert">
      <w:tblPr/>
      <w:tcPr>
        <w:tcBorders>
          <w:top w:val="single" w:sz="8" w:space="0" w:color="003C88" w:themeColor="accent3"/>
          <w:left w:val="single" w:sz="8" w:space="0" w:color="003C88" w:themeColor="accent3"/>
          <w:bottom w:val="single" w:sz="8" w:space="0" w:color="003C88" w:themeColor="accent3"/>
          <w:right w:val="single" w:sz="8" w:space="0" w:color="003C88" w:themeColor="accent3"/>
        </w:tcBorders>
        <w:shd w:val="clear" w:color="auto" w:fill="A2CBFF" w:themeFill="accent3" w:themeFillTint="3F"/>
      </w:tcPr>
    </w:tblStylePr>
    <w:tblStylePr w:type="band1Horz">
      <w:tblPr/>
      <w:tcPr>
        <w:tcBorders>
          <w:top w:val="single" w:sz="8" w:space="0" w:color="003C88" w:themeColor="accent3"/>
          <w:left w:val="single" w:sz="8" w:space="0" w:color="003C88" w:themeColor="accent3"/>
          <w:bottom w:val="single" w:sz="8" w:space="0" w:color="003C88" w:themeColor="accent3"/>
          <w:right w:val="single" w:sz="8" w:space="0" w:color="003C88" w:themeColor="accent3"/>
          <w:insideV w:val="single" w:sz="8" w:space="0" w:color="003C88" w:themeColor="accent3"/>
        </w:tcBorders>
        <w:shd w:val="clear" w:color="auto" w:fill="A2CBFF" w:themeFill="accent3" w:themeFillTint="3F"/>
      </w:tcPr>
    </w:tblStylePr>
    <w:tblStylePr w:type="band2Horz">
      <w:tblPr/>
      <w:tcPr>
        <w:tcBorders>
          <w:top w:val="single" w:sz="8" w:space="0" w:color="003C88" w:themeColor="accent3"/>
          <w:left w:val="single" w:sz="8" w:space="0" w:color="003C88" w:themeColor="accent3"/>
          <w:bottom w:val="single" w:sz="8" w:space="0" w:color="003C88" w:themeColor="accent3"/>
          <w:right w:val="single" w:sz="8" w:space="0" w:color="003C88" w:themeColor="accent3"/>
          <w:insideV w:val="single" w:sz="8" w:space="0" w:color="003C88" w:themeColor="accent3"/>
        </w:tcBorders>
      </w:tcPr>
    </w:tblStylePr>
  </w:style>
  <w:style w:type="table" w:styleId="LightGrid-Accent4">
    <w:name w:val="Light Grid Accent 4"/>
    <w:basedOn w:val="TableNormal"/>
    <w:uiPriority w:val="62"/>
    <w:semiHidden/>
    <w:unhideWhenUsed/>
    <w:rsid w:val="008B1D59"/>
    <w:pPr>
      <w:spacing w:after="0" w:line="240" w:lineRule="auto"/>
    </w:pPr>
    <w:tblPr>
      <w:tblStyleRowBandSize w:val="1"/>
      <w:tblStyleColBandSize w:val="1"/>
      <w:tblBorders>
        <w:top w:val="single" w:sz="8" w:space="0" w:color="009EB4" w:themeColor="accent4"/>
        <w:left w:val="single" w:sz="8" w:space="0" w:color="009EB4" w:themeColor="accent4"/>
        <w:bottom w:val="single" w:sz="8" w:space="0" w:color="009EB4" w:themeColor="accent4"/>
        <w:right w:val="single" w:sz="8" w:space="0" w:color="009EB4" w:themeColor="accent4"/>
        <w:insideH w:val="single" w:sz="8" w:space="0" w:color="009EB4" w:themeColor="accent4"/>
        <w:insideV w:val="single" w:sz="8" w:space="0" w:color="009EB4"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EB4" w:themeColor="accent4"/>
          <w:left w:val="single" w:sz="8" w:space="0" w:color="009EB4" w:themeColor="accent4"/>
          <w:bottom w:val="single" w:sz="18" w:space="0" w:color="009EB4" w:themeColor="accent4"/>
          <w:right w:val="single" w:sz="8" w:space="0" w:color="009EB4" w:themeColor="accent4"/>
          <w:insideH w:val="nil"/>
          <w:insideV w:val="single" w:sz="8" w:space="0" w:color="009EB4"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EB4" w:themeColor="accent4"/>
          <w:left w:val="single" w:sz="8" w:space="0" w:color="009EB4" w:themeColor="accent4"/>
          <w:bottom w:val="single" w:sz="8" w:space="0" w:color="009EB4" w:themeColor="accent4"/>
          <w:right w:val="single" w:sz="8" w:space="0" w:color="009EB4" w:themeColor="accent4"/>
          <w:insideH w:val="nil"/>
          <w:insideV w:val="single" w:sz="8" w:space="0" w:color="009EB4"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EB4" w:themeColor="accent4"/>
          <w:left w:val="single" w:sz="8" w:space="0" w:color="009EB4" w:themeColor="accent4"/>
          <w:bottom w:val="single" w:sz="8" w:space="0" w:color="009EB4" w:themeColor="accent4"/>
          <w:right w:val="single" w:sz="8" w:space="0" w:color="009EB4" w:themeColor="accent4"/>
        </w:tcBorders>
      </w:tcPr>
    </w:tblStylePr>
    <w:tblStylePr w:type="band1Vert">
      <w:tblPr/>
      <w:tcPr>
        <w:tcBorders>
          <w:top w:val="single" w:sz="8" w:space="0" w:color="009EB4" w:themeColor="accent4"/>
          <w:left w:val="single" w:sz="8" w:space="0" w:color="009EB4" w:themeColor="accent4"/>
          <w:bottom w:val="single" w:sz="8" w:space="0" w:color="009EB4" w:themeColor="accent4"/>
          <w:right w:val="single" w:sz="8" w:space="0" w:color="009EB4" w:themeColor="accent4"/>
        </w:tcBorders>
        <w:shd w:val="clear" w:color="auto" w:fill="ADF4FF" w:themeFill="accent4" w:themeFillTint="3F"/>
      </w:tcPr>
    </w:tblStylePr>
    <w:tblStylePr w:type="band1Horz">
      <w:tblPr/>
      <w:tcPr>
        <w:tcBorders>
          <w:top w:val="single" w:sz="8" w:space="0" w:color="009EB4" w:themeColor="accent4"/>
          <w:left w:val="single" w:sz="8" w:space="0" w:color="009EB4" w:themeColor="accent4"/>
          <w:bottom w:val="single" w:sz="8" w:space="0" w:color="009EB4" w:themeColor="accent4"/>
          <w:right w:val="single" w:sz="8" w:space="0" w:color="009EB4" w:themeColor="accent4"/>
          <w:insideV w:val="single" w:sz="8" w:space="0" w:color="009EB4" w:themeColor="accent4"/>
        </w:tcBorders>
        <w:shd w:val="clear" w:color="auto" w:fill="ADF4FF" w:themeFill="accent4" w:themeFillTint="3F"/>
      </w:tcPr>
    </w:tblStylePr>
    <w:tblStylePr w:type="band2Horz">
      <w:tblPr/>
      <w:tcPr>
        <w:tcBorders>
          <w:top w:val="single" w:sz="8" w:space="0" w:color="009EB4" w:themeColor="accent4"/>
          <w:left w:val="single" w:sz="8" w:space="0" w:color="009EB4" w:themeColor="accent4"/>
          <w:bottom w:val="single" w:sz="8" w:space="0" w:color="009EB4" w:themeColor="accent4"/>
          <w:right w:val="single" w:sz="8" w:space="0" w:color="009EB4" w:themeColor="accent4"/>
          <w:insideV w:val="single" w:sz="8" w:space="0" w:color="009EB4" w:themeColor="accent4"/>
        </w:tcBorders>
      </w:tcPr>
    </w:tblStylePr>
  </w:style>
  <w:style w:type="table" w:styleId="LightGrid-Accent5">
    <w:name w:val="Light Grid Accent 5"/>
    <w:basedOn w:val="TableNormal"/>
    <w:uiPriority w:val="62"/>
    <w:semiHidden/>
    <w:unhideWhenUsed/>
    <w:rsid w:val="008B1D59"/>
    <w:pPr>
      <w:spacing w:after="0" w:line="240" w:lineRule="auto"/>
    </w:pPr>
    <w:tblPr>
      <w:tblStyleRowBandSize w:val="1"/>
      <w:tblStyleColBandSize w:val="1"/>
      <w:tblBorders>
        <w:top w:val="single" w:sz="8" w:space="0" w:color="008443" w:themeColor="accent5"/>
        <w:left w:val="single" w:sz="8" w:space="0" w:color="008443" w:themeColor="accent5"/>
        <w:bottom w:val="single" w:sz="8" w:space="0" w:color="008443" w:themeColor="accent5"/>
        <w:right w:val="single" w:sz="8" w:space="0" w:color="008443" w:themeColor="accent5"/>
        <w:insideH w:val="single" w:sz="8" w:space="0" w:color="008443" w:themeColor="accent5"/>
        <w:insideV w:val="single" w:sz="8" w:space="0" w:color="00844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8443" w:themeColor="accent5"/>
          <w:left w:val="single" w:sz="8" w:space="0" w:color="008443" w:themeColor="accent5"/>
          <w:bottom w:val="single" w:sz="18" w:space="0" w:color="008443" w:themeColor="accent5"/>
          <w:right w:val="single" w:sz="8" w:space="0" w:color="008443" w:themeColor="accent5"/>
          <w:insideH w:val="nil"/>
          <w:insideV w:val="single" w:sz="8" w:space="0" w:color="00844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8443" w:themeColor="accent5"/>
          <w:left w:val="single" w:sz="8" w:space="0" w:color="008443" w:themeColor="accent5"/>
          <w:bottom w:val="single" w:sz="8" w:space="0" w:color="008443" w:themeColor="accent5"/>
          <w:right w:val="single" w:sz="8" w:space="0" w:color="008443" w:themeColor="accent5"/>
          <w:insideH w:val="nil"/>
          <w:insideV w:val="single" w:sz="8" w:space="0" w:color="00844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8443" w:themeColor="accent5"/>
          <w:left w:val="single" w:sz="8" w:space="0" w:color="008443" w:themeColor="accent5"/>
          <w:bottom w:val="single" w:sz="8" w:space="0" w:color="008443" w:themeColor="accent5"/>
          <w:right w:val="single" w:sz="8" w:space="0" w:color="008443" w:themeColor="accent5"/>
        </w:tcBorders>
      </w:tcPr>
    </w:tblStylePr>
    <w:tblStylePr w:type="band1Vert">
      <w:tblPr/>
      <w:tcPr>
        <w:tcBorders>
          <w:top w:val="single" w:sz="8" w:space="0" w:color="008443" w:themeColor="accent5"/>
          <w:left w:val="single" w:sz="8" w:space="0" w:color="008443" w:themeColor="accent5"/>
          <w:bottom w:val="single" w:sz="8" w:space="0" w:color="008443" w:themeColor="accent5"/>
          <w:right w:val="single" w:sz="8" w:space="0" w:color="008443" w:themeColor="accent5"/>
        </w:tcBorders>
        <w:shd w:val="clear" w:color="auto" w:fill="A1FFD0" w:themeFill="accent5" w:themeFillTint="3F"/>
      </w:tcPr>
    </w:tblStylePr>
    <w:tblStylePr w:type="band1Horz">
      <w:tblPr/>
      <w:tcPr>
        <w:tcBorders>
          <w:top w:val="single" w:sz="8" w:space="0" w:color="008443" w:themeColor="accent5"/>
          <w:left w:val="single" w:sz="8" w:space="0" w:color="008443" w:themeColor="accent5"/>
          <w:bottom w:val="single" w:sz="8" w:space="0" w:color="008443" w:themeColor="accent5"/>
          <w:right w:val="single" w:sz="8" w:space="0" w:color="008443" w:themeColor="accent5"/>
          <w:insideV w:val="single" w:sz="8" w:space="0" w:color="008443" w:themeColor="accent5"/>
        </w:tcBorders>
        <w:shd w:val="clear" w:color="auto" w:fill="A1FFD0" w:themeFill="accent5" w:themeFillTint="3F"/>
      </w:tcPr>
    </w:tblStylePr>
    <w:tblStylePr w:type="band2Horz">
      <w:tblPr/>
      <w:tcPr>
        <w:tcBorders>
          <w:top w:val="single" w:sz="8" w:space="0" w:color="008443" w:themeColor="accent5"/>
          <w:left w:val="single" w:sz="8" w:space="0" w:color="008443" w:themeColor="accent5"/>
          <w:bottom w:val="single" w:sz="8" w:space="0" w:color="008443" w:themeColor="accent5"/>
          <w:right w:val="single" w:sz="8" w:space="0" w:color="008443" w:themeColor="accent5"/>
          <w:insideV w:val="single" w:sz="8" w:space="0" w:color="008443" w:themeColor="accent5"/>
        </w:tcBorders>
      </w:tcPr>
    </w:tblStylePr>
  </w:style>
  <w:style w:type="table" w:styleId="LightGrid-Accent6">
    <w:name w:val="Light Grid Accent 6"/>
    <w:basedOn w:val="TableNormal"/>
    <w:uiPriority w:val="62"/>
    <w:semiHidden/>
    <w:unhideWhenUsed/>
    <w:rsid w:val="008B1D59"/>
    <w:pPr>
      <w:spacing w:after="0" w:line="240" w:lineRule="auto"/>
    </w:pPr>
    <w:tblPr>
      <w:tblStyleRowBandSize w:val="1"/>
      <w:tblStyleColBandSize w:val="1"/>
      <w:tblBorders>
        <w:top w:val="single" w:sz="8" w:space="0" w:color="EB8705" w:themeColor="accent6"/>
        <w:left w:val="single" w:sz="8" w:space="0" w:color="EB8705" w:themeColor="accent6"/>
        <w:bottom w:val="single" w:sz="8" w:space="0" w:color="EB8705" w:themeColor="accent6"/>
        <w:right w:val="single" w:sz="8" w:space="0" w:color="EB8705" w:themeColor="accent6"/>
        <w:insideH w:val="single" w:sz="8" w:space="0" w:color="EB8705" w:themeColor="accent6"/>
        <w:insideV w:val="single" w:sz="8" w:space="0" w:color="EB8705"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B8705" w:themeColor="accent6"/>
          <w:left w:val="single" w:sz="8" w:space="0" w:color="EB8705" w:themeColor="accent6"/>
          <w:bottom w:val="single" w:sz="18" w:space="0" w:color="EB8705" w:themeColor="accent6"/>
          <w:right w:val="single" w:sz="8" w:space="0" w:color="EB8705" w:themeColor="accent6"/>
          <w:insideH w:val="nil"/>
          <w:insideV w:val="single" w:sz="8" w:space="0" w:color="EB870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B8705" w:themeColor="accent6"/>
          <w:left w:val="single" w:sz="8" w:space="0" w:color="EB8705" w:themeColor="accent6"/>
          <w:bottom w:val="single" w:sz="8" w:space="0" w:color="EB8705" w:themeColor="accent6"/>
          <w:right w:val="single" w:sz="8" w:space="0" w:color="EB8705" w:themeColor="accent6"/>
          <w:insideH w:val="nil"/>
          <w:insideV w:val="single" w:sz="8" w:space="0" w:color="EB870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B8705" w:themeColor="accent6"/>
          <w:left w:val="single" w:sz="8" w:space="0" w:color="EB8705" w:themeColor="accent6"/>
          <w:bottom w:val="single" w:sz="8" w:space="0" w:color="EB8705" w:themeColor="accent6"/>
          <w:right w:val="single" w:sz="8" w:space="0" w:color="EB8705" w:themeColor="accent6"/>
        </w:tcBorders>
      </w:tcPr>
    </w:tblStylePr>
    <w:tblStylePr w:type="band1Vert">
      <w:tblPr/>
      <w:tcPr>
        <w:tcBorders>
          <w:top w:val="single" w:sz="8" w:space="0" w:color="EB8705" w:themeColor="accent6"/>
          <w:left w:val="single" w:sz="8" w:space="0" w:color="EB8705" w:themeColor="accent6"/>
          <w:bottom w:val="single" w:sz="8" w:space="0" w:color="EB8705" w:themeColor="accent6"/>
          <w:right w:val="single" w:sz="8" w:space="0" w:color="EB8705" w:themeColor="accent6"/>
        </w:tcBorders>
        <w:shd w:val="clear" w:color="auto" w:fill="FDE1BD" w:themeFill="accent6" w:themeFillTint="3F"/>
      </w:tcPr>
    </w:tblStylePr>
    <w:tblStylePr w:type="band1Horz">
      <w:tblPr/>
      <w:tcPr>
        <w:tcBorders>
          <w:top w:val="single" w:sz="8" w:space="0" w:color="EB8705" w:themeColor="accent6"/>
          <w:left w:val="single" w:sz="8" w:space="0" w:color="EB8705" w:themeColor="accent6"/>
          <w:bottom w:val="single" w:sz="8" w:space="0" w:color="EB8705" w:themeColor="accent6"/>
          <w:right w:val="single" w:sz="8" w:space="0" w:color="EB8705" w:themeColor="accent6"/>
          <w:insideV w:val="single" w:sz="8" w:space="0" w:color="EB8705" w:themeColor="accent6"/>
        </w:tcBorders>
        <w:shd w:val="clear" w:color="auto" w:fill="FDE1BD" w:themeFill="accent6" w:themeFillTint="3F"/>
      </w:tcPr>
    </w:tblStylePr>
    <w:tblStylePr w:type="band2Horz">
      <w:tblPr/>
      <w:tcPr>
        <w:tcBorders>
          <w:top w:val="single" w:sz="8" w:space="0" w:color="EB8705" w:themeColor="accent6"/>
          <w:left w:val="single" w:sz="8" w:space="0" w:color="EB8705" w:themeColor="accent6"/>
          <w:bottom w:val="single" w:sz="8" w:space="0" w:color="EB8705" w:themeColor="accent6"/>
          <w:right w:val="single" w:sz="8" w:space="0" w:color="EB8705" w:themeColor="accent6"/>
          <w:insideV w:val="single" w:sz="8" w:space="0" w:color="EB8705" w:themeColor="accent6"/>
        </w:tcBorders>
      </w:tcPr>
    </w:tblStylePr>
  </w:style>
  <w:style w:type="table" w:styleId="LightList">
    <w:name w:val="Light List"/>
    <w:basedOn w:val="TableNormal"/>
    <w:uiPriority w:val="61"/>
    <w:semiHidden/>
    <w:unhideWhenUsed/>
    <w:rsid w:val="008B1D5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8B1D59"/>
    <w:pPr>
      <w:spacing w:after="0" w:line="240" w:lineRule="auto"/>
    </w:pPr>
    <w:tblPr>
      <w:tblStyleRowBandSize w:val="1"/>
      <w:tblStyleColBandSize w:val="1"/>
      <w:tblBorders>
        <w:top w:val="single" w:sz="8" w:space="0" w:color="FBCE07" w:themeColor="accent1"/>
        <w:left w:val="single" w:sz="8" w:space="0" w:color="FBCE07" w:themeColor="accent1"/>
        <w:bottom w:val="single" w:sz="8" w:space="0" w:color="FBCE07" w:themeColor="accent1"/>
        <w:right w:val="single" w:sz="8" w:space="0" w:color="FBCE07" w:themeColor="accent1"/>
      </w:tblBorders>
    </w:tblPr>
    <w:tblStylePr w:type="firstRow">
      <w:pPr>
        <w:spacing w:before="0" w:after="0" w:line="240" w:lineRule="auto"/>
      </w:pPr>
      <w:rPr>
        <w:b/>
        <w:bCs/>
        <w:color w:val="FFFFFF" w:themeColor="background1"/>
      </w:rPr>
      <w:tblPr/>
      <w:tcPr>
        <w:shd w:val="clear" w:color="auto" w:fill="FBCE07" w:themeFill="accent1"/>
      </w:tcPr>
    </w:tblStylePr>
    <w:tblStylePr w:type="lastRow">
      <w:pPr>
        <w:spacing w:before="0" w:after="0" w:line="240" w:lineRule="auto"/>
      </w:pPr>
      <w:rPr>
        <w:b/>
        <w:bCs/>
      </w:rPr>
      <w:tblPr/>
      <w:tcPr>
        <w:tcBorders>
          <w:top w:val="double" w:sz="6" w:space="0" w:color="FBCE07" w:themeColor="accent1"/>
          <w:left w:val="single" w:sz="8" w:space="0" w:color="FBCE07" w:themeColor="accent1"/>
          <w:bottom w:val="single" w:sz="8" w:space="0" w:color="FBCE07" w:themeColor="accent1"/>
          <w:right w:val="single" w:sz="8" w:space="0" w:color="FBCE07" w:themeColor="accent1"/>
        </w:tcBorders>
      </w:tcPr>
    </w:tblStylePr>
    <w:tblStylePr w:type="firstCol">
      <w:rPr>
        <w:b/>
        <w:bCs/>
      </w:rPr>
    </w:tblStylePr>
    <w:tblStylePr w:type="lastCol">
      <w:rPr>
        <w:b/>
        <w:bCs/>
      </w:rPr>
    </w:tblStylePr>
    <w:tblStylePr w:type="band1Vert">
      <w:tblPr/>
      <w:tcPr>
        <w:tcBorders>
          <w:top w:val="single" w:sz="8" w:space="0" w:color="FBCE07" w:themeColor="accent1"/>
          <w:left w:val="single" w:sz="8" w:space="0" w:color="FBCE07" w:themeColor="accent1"/>
          <w:bottom w:val="single" w:sz="8" w:space="0" w:color="FBCE07" w:themeColor="accent1"/>
          <w:right w:val="single" w:sz="8" w:space="0" w:color="FBCE07" w:themeColor="accent1"/>
        </w:tcBorders>
      </w:tcPr>
    </w:tblStylePr>
    <w:tblStylePr w:type="band1Horz">
      <w:tblPr/>
      <w:tcPr>
        <w:tcBorders>
          <w:top w:val="single" w:sz="8" w:space="0" w:color="FBCE07" w:themeColor="accent1"/>
          <w:left w:val="single" w:sz="8" w:space="0" w:color="FBCE07" w:themeColor="accent1"/>
          <w:bottom w:val="single" w:sz="8" w:space="0" w:color="FBCE07" w:themeColor="accent1"/>
          <w:right w:val="single" w:sz="8" w:space="0" w:color="FBCE07" w:themeColor="accent1"/>
        </w:tcBorders>
      </w:tcPr>
    </w:tblStylePr>
  </w:style>
  <w:style w:type="table" w:styleId="LightList-Accent2">
    <w:name w:val="Light List Accent 2"/>
    <w:basedOn w:val="TableNormal"/>
    <w:uiPriority w:val="61"/>
    <w:semiHidden/>
    <w:unhideWhenUsed/>
    <w:rsid w:val="008B1D59"/>
    <w:pPr>
      <w:spacing w:after="0" w:line="240" w:lineRule="auto"/>
    </w:pPr>
    <w:tblPr>
      <w:tblStyleRowBandSize w:val="1"/>
      <w:tblStyleColBandSize w:val="1"/>
      <w:tblBorders>
        <w:top w:val="single" w:sz="8" w:space="0" w:color="DD1D21" w:themeColor="accent2"/>
        <w:left w:val="single" w:sz="8" w:space="0" w:color="DD1D21" w:themeColor="accent2"/>
        <w:bottom w:val="single" w:sz="8" w:space="0" w:color="DD1D21" w:themeColor="accent2"/>
        <w:right w:val="single" w:sz="8" w:space="0" w:color="DD1D21" w:themeColor="accent2"/>
      </w:tblBorders>
    </w:tblPr>
    <w:tblStylePr w:type="firstRow">
      <w:pPr>
        <w:spacing w:before="0" w:after="0" w:line="240" w:lineRule="auto"/>
      </w:pPr>
      <w:rPr>
        <w:b/>
        <w:bCs/>
        <w:color w:val="FFFFFF" w:themeColor="background1"/>
      </w:rPr>
      <w:tblPr/>
      <w:tcPr>
        <w:shd w:val="clear" w:color="auto" w:fill="DD1D21" w:themeFill="accent2"/>
      </w:tcPr>
    </w:tblStylePr>
    <w:tblStylePr w:type="lastRow">
      <w:pPr>
        <w:spacing w:before="0" w:after="0" w:line="240" w:lineRule="auto"/>
      </w:pPr>
      <w:rPr>
        <w:b/>
        <w:bCs/>
      </w:rPr>
      <w:tblPr/>
      <w:tcPr>
        <w:tcBorders>
          <w:top w:val="double" w:sz="6" w:space="0" w:color="DD1D21" w:themeColor="accent2"/>
          <w:left w:val="single" w:sz="8" w:space="0" w:color="DD1D21" w:themeColor="accent2"/>
          <w:bottom w:val="single" w:sz="8" w:space="0" w:color="DD1D21" w:themeColor="accent2"/>
          <w:right w:val="single" w:sz="8" w:space="0" w:color="DD1D21" w:themeColor="accent2"/>
        </w:tcBorders>
      </w:tcPr>
    </w:tblStylePr>
    <w:tblStylePr w:type="firstCol">
      <w:rPr>
        <w:b/>
        <w:bCs/>
      </w:rPr>
    </w:tblStylePr>
    <w:tblStylePr w:type="lastCol">
      <w:rPr>
        <w:b/>
        <w:bCs/>
      </w:rPr>
    </w:tblStylePr>
    <w:tblStylePr w:type="band1Vert">
      <w:tblPr/>
      <w:tcPr>
        <w:tcBorders>
          <w:top w:val="single" w:sz="8" w:space="0" w:color="DD1D21" w:themeColor="accent2"/>
          <w:left w:val="single" w:sz="8" w:space="0" w:color="DD1D21" w:themeColor="accent2"/>
          <w:bottom w:val="single" w:sz="8" w:space="0" w:color="DD1D21" w:themeColor="accent2"/>
          <w:right w:val="single" w:sz="8" w:space="0" w:color="DD1D21" w:themeColor="accent2"/>
        </w:tcBorders>
      </w:tcPr>
    </w:tblStylePr>
    <w:tblStylePr w:type="band1Horz">
      <w:tblPr/>
      <w:tcPr>
        <w:tcBorders>
          <w:top w:val="single" w:sz="8" w:space="0" w:color="DD1D21" w:themeColor="accent2"/>
          <w:left w:val="single" w:sz="8" w:space="0" w:color="DD1D21" w:themeColor="accent2"/>
          <w:bottom w:val="single" w:sz="8" w:space="0" w:color="DD1D21" w:themeColor="accent2"/>
          <w:right w:val="single" w:sz="8" w:space="0" w:color="DD1D21" w:themeColor="accent2"/>
        </w:tcBorders>
      </w:tcPr>
    </w:tblStylePr>
  </w:style>
  <w:style w:type="table" w:styleId="LightList-Accent3">
    <w:name w:val="Light List Accent 3"/>
    <w:basedOn w:val="TableNormal"/>
    <w:uiPriority w:val="61"/>
    <w:semiHidden/>
    <w:unhideWhenUsed/>
    <w:rsid w:val="008B1D59"/>
    <w:pPr>
      <w:spacing w:after="0" w:line="240" w:lineRule="auto"/>
    </w:pPr>
    <w:tblPr>
      <w:tblStyleRowBandSize w:val="1"/>
      <w:tblStyleColBandSize w:val="1"/>
      <w:tblBorders>
        <w:top w:val="single" w:sz="8" w:space="0" w:color="003C88" w:themeColor="accent3"/>
        <w:left w:val="single" w:sz="8" w:space="0" w:color="003C88" w:themeColor="accent3"/>
        <w:bottom w:val="single" w:sz="8" w:space="0" w:color="003C88" w:themeColor="accent3"/>
        <w:right w:val="single" w:sz="8" w:space="0" w:color="003C88" w:themeColor="accent3"/>
      </w:tblBorders>
    </w:tblPr>
    <w:tblStylePr w:type="firstRow">
      <w:pPr>
        <w:spacing w:before="0" w:after="0" w:line="240" w:lineRule="auto"/>
      </w:pPr>
      <w:rPr>
        <w:b/>
        <w:bCs/>
        <w:color w:val="FFFFFF" w:themeColor="background1"/>
      </w:rPr>
      <w:tblPr/>
      <w:tcPr>
        <w:shd w:val="clear" w:color="auto" w:fill="003C88" w:themeFill="accent3"/>
      </w:tcPr>
    </w:tblStylePr>
    <w:tblStylePr w:type="lastRow">
      <w:pPr>
        <w:spacing w:before="0" w:after="0" w:line="240" w:lineRule="auto"/>
      </w:pPr>
      <w:rPr>
        <w:b/>
        <w:bCs/>
      </w:rPr>
      <w:tblPr/>
      <w:tcPr>
        <w:tcBorders>
          <w:top w:val="double" w:sz="6" w:space="0" w:color="003C88" w:themeColor="accent3"/>
          <w:left w:val="single" w:sz="8" w:space="0" w:color="003C88" w:themeColor="accent3"/>
          <w:bottom w:val="single" w:sz="8" w:space="0" w:color="003C88" w:themeColor="accent3"/>
          <w:right w:val="single" w:sz="8" w:space="0" w:color="003C88" w:themeColor="accent3"/>
        </w:tcBorders>
      </w:tcPr>
    </w:tblStylePr>
    <w:tblStylePr w:type="firstCol">
      <w:rPr>
        <w:b/>
        <w:bCs/>
      </w:rPr>
    </w:tblStylePr>
    <w:tblStylePr w:type="lastCol">
      <w:rPr>
        <w:b/>
        <w:bCs/>
      </w:rPr>
    </w:tblStylePr>
    <w:tblStylePr w:type="band1Vert">
      <w:tblPr/>
      <w:tcPr>
        <w:tcBorders>
          <w:top w:val="single" w:sz="8" w:space="0" w:color="003C88" w:themeColor="accent3"/>
          <w:left w:val="single" w:sz="8" w:space="0" w:color="003C88" w:themeColor="accent3"/>
          <w:bottom w:val="single" w:sz="8" w:space="0" w:color="003C88" w:themeColor="accent3"/>
          <w:right w:val="single" w:sz="8" w:space="0" w:color="003C88" w:themeColor="accent3"/>
        </w:tcBorders>
      </w:tcPr>
    </w:tblStylePr>
    <w:tblStylePr w:type="band1Horz">
      <w:tblPr/>
      <w:tcPr>
        <w:tcBorders>
          <w:top w:val="single" w:sz="8" w:space="0" w:color="003C88" w:themeColor="accent3"/>
          <w:left w:val="single" w:sz="8" w:space="0" w:color="003C88" w:themeColor="accent3"/>
          <w:bottom w:val="single" w:sz="8" w:space="0" w:color="003C88" w:themeColor="accent3"/>
          <w:right w:val="single" w:sz="8" w:space="0" w:color="003C88" w:themeColor="accent3"/>
        </w:tcBorders>
      </w:tcPr>
    </w:tblStylePr>
  </w:style>
  <w:style w:type="table" w:styleId="LightList-Accent4">
    <w:name w:val="Light List Accent 4"/>
    <w:basedOn w:val="TableNormal"/>
    <w:uiPriority w:val="61"/>
    <w:semiHidden/>
    <w:unhideWhenUsed/>
    <w:rsid w:val="008B1D59"/>
    <w:pPr>
      <w:spacing w:after="0" w:line="240" w:lineRule="auto"/>
    </w:pPr>
    <w:tblPr>
      <w:tblStyleRowBandSize w:val="1"/>
      <w:tblStyleColBandSize w:val="1"/>
      <w:tblBorders>
        <w:top w:val="single" w:sz="8" w:space="0" w:color="009EB4" w:themeColor="accent4"/>
        <w:left w:val="single" w:sz="8" w:space="0" w:color="009EB4" w:themeColor="accent4"/>
        <w:bottom w:val="single" w:sz="8" w:space="0" w:color="009EB4" w:themeColor="accent4"/>
        <w:right w:val="single" w:sz="8" w:space="0" w:color="009EB4" w:themeColor="accent4"/>
      </w:tblBorders>
    </w:tblPr>
    <w:tblStylePr w:type="firstRow">
      <w:pPr>
        <w:spacing w:before="0" w:after="0" w:line="240" w:lineRule="auto"/>
      </w:pPr>
      <w:rPr>
        <w:b/>
        <w:bCs/>
        <w:color w:val="FFFFFF" w:themeColor="background1"/>
      </w:rPr>
      <w:tblPr/>
      <w:tcPr>
        <w:shd w:val="clear" w:color="auto" w:fill="009EB4" w:themeFill="accent4"/>
      </w:tcPr>
    </w:tblStylePr>
    <w:tblStylePr w:type="lastRow">
      <w:pPr>
        <w:spacing w:before="0" w:after="0" w:line="240" w:lineRule="auto"/>
      </w:pPr>
      <w:rPr>
        <w:b/>
        <w:bCs/>
      </w:rPr>
      <w:tblPr/>
      <w:tcPr>
        <w:tcBorders>
          <w:top w:val="double" w:sz="6" w:space="0" w:color="009EB4" w:themeColor="accent4"/>
          <w:left w:val="single" w:sz="8" w:space="0" w:color="009EB4" w:themeColor="accent4"/>
          <w:bottom w:val="single" w:sz="8" w:space="0" w:color="009EB4" w:themeColor="accent4"/>
          <w:right w:val="single" w:sz="8" w:space="0" w:color="009EB4" w:themeColor="accent4"/>
        </w:tcBorders>
      </w:tcPr>
    </w:tblStylePr>
    <w:tblStylePr w:type="firstCol">
      <w:rPr>
        <w:b/>
        <w:bCs/>
      </w:rPr>
    </w:tblStylePr>
    <w:tblStylePr w:type="lastCol">
      <w:rPr>
        <w:b/>
        <w:bCs/>
      </w:rPr>
    </w:tblStylePr>
    <w:tblStylePr w:type="band1Vert">
      <w:tblPr/>
      <w:tcPr>
        <w:tcBorders>
          <w:top w:val="single" w:sz="8" w:space="0" w:color="009EB4" w:themeColor="accent4"/>
          <w:left w:val="single" w:sz="8" w:space="0" w:color="009EB4" w:themeColor="accent4"/>
          <w:bottom w:val="single" w:sz="8" w:space="0" w:color="009EB4" w:themeColor="accent4"/>
          <w:right w:val="single" w:sz="8" w:space="0" w:color="009EB4" w:themeColor="accent4"/>
        </w:tcBorders>
      </w:tcPr>
    </w:tblStylePr>
    <w:tblStylePr w:type="band1Horz">
      <w:tblPr/>
      <w:tcPr>
        <w:tcBorders>
          <w:top w:val="single" w:sz="8" w:space="0" w:color="009EB4" w:themeColor="accent4"/>
          <w:left w:val="single" w:sz="8" w:space="0" w:color="009EB4" w:themeColor="accent4"/>
          <w:bottom w:val="single" w:sz="8" w:space="0" w:color="009EB4" w:themeColor="accent4"/>
          <w:right w:val="single" w:sz="8" w:space="0" w:color="009EB4" w:themeColor="accent4"/>
        </w:tcBorders>
      </w:tcPr>
    </w:tblStylePr>
  </w:style>
  <w:style w:type="table" w:styleId="LightList-Accent5">
    <w:name w:val="Light List Accent 5"/>
    <w:basedOn w:val="TableNormal"/>
    <w:uiPriority w:val="61"/>
    <w:semiHidden/>
    <w:unhideWhenUsed/>
    <w:rsid w:val="008B1D59"/>
    <w:pPr>
      <w:spacing w:after="0" w:line="240" w:lineRule="auto"/>
    </w:pPr>
    <w:tblPr>
      <w:tblStyleRowBandSize w:val="1"/>
      <w:tblStyleColBandSize w:val="1"/>
      <w:tblBorders>
        <w:top w:val="single" w:sz="8" w:space="0" w:color="008443" w:themeColor="accent5"/>
        <w:left w:val="single" w:sz="8" w:space="0" w:color="008443" w:themeColor="accent5"/>
        <w:bottom w:val="single" w:sz="8" w:space="0" w:color="008443" w:themeColor="accent5"/>
        <w:right w:val="single" w:sz="8" w:space="0" w:color="008443" w:themeColor="accent5"/>
      </w:tblBorders>
    </w:tblPr>
    <w:tblStylePr w:type="firstRow">
      <w:pPr>
        <w:spacing w:before="0" w:after="0" w:line="240" w:lineRule="auto"/>
      </w:pPr>
      <w:rPr>
        <w:b/>
        <w:bCs/>
        <w:color w:val="FFFFFF" w:themeColor="background1"/>
      </w:rPr>
      <w:tblPr/>
      <w:tcPr>
        <w:shd w:val="clear" w:color="auto" w:fill="008443" w:themeFill="accent5"/>
      </w:tcPr>
    </w:tblStylePr>
    <w:tblStylePr w:type="lastRow">
      <w:pPr>
        <w:spacing w:before="0" w:after="0" w:line="240" w:lineRule="auto"/>
      </w:pPr>
      <w:rPr>
        <w:b/>
        <w:bCs/>
      </w:rPr>
      <w:tblPr/>
      <w:tcPr>
        <w:tcBorders>
          <w:top w:val="double" w:sz="6" w:space="0" w:color="008443" w:themeColor="accent5"/>
          <w:left w:val="single" w:sz="8" w:space="0" w:color="008443" w:themeColor="accent5"/>
          <w:bottom w:val="single" w:sz="8" w:space="0" w:color="008443" w:themeColor="accent5"/>
          <w:right w:val="single" w:sz="8" w:space="0" w:color="008443" w:themeColor="accent5"/>
        </w:tcBorders>
      </w:tcPr>
    </w:tblStylePr>
    <w:tblStylePr w:type="firstCol">
      <w:rPr>
        <w:b/>
        <w:bCs/>
      </w:rPr>
    </w:tblStylePr>
    <w:tblStylePr w:type="lastCol">
      <w:rPr>
        <w:b/>
        <w:bCs/>
      </w:rPr>
    </w:tblStylePr>
    <w:tblStylePr w:type="band1Vert">
      <w:tblPr/>
      <w:tcPr>
        <w:tcBorders>
          <w:top w:val="single" w:sz="8" w:space="0" w:color="008443" w:themeColor="accent5"/>
          <w:left w:val="single" w:sz="8" w:space="0" w:color="008443" w:themeColor="accent5"/>
          <w:bottom w:val="single" w:sz="8" w:space="0" w:color="008443" w:themeColor="accent5"/>
          <w:right w:val="single" w:sz="8" w:space="0" w:color="008443" w:themeColor="accent5"/>
        </w:tcBorders>
      </w:tcPr>
    </w:tblStylePr>
    <w:tblStylePr w:type="band1Horz">
      <w:tblPr/>
      <w:tcPr>
        <w:tcBorders>
          <w:top w:val="single" w:sz="8" w:space="0" w:color="008443" w:themeColor="accent5"/>
          <w:left w:val="single" w:sz="8" w:space="0" w:color="008443" w:themeColor="accent5"/>
          <w:bottom w:val="single" w:sz="8" w:space="0" w:color="008443" w:themeColor="accent5"/>
          <w:right w:val="single" w:sz="8" w:space="0" w:color="008443" w:themeColor="accent5"/>
        </w:tcBorders>
      </w:tcPr>
    </w:tblStylePr>
  </w:style>
  <w:style w:type="table" w:styleId="LightList-Accent6">
    <w:name w:val="Light List Accent 6"/>
    <w:basedOn w:val="TableNormal"/>
    <w:uiPriority w:val="61"/>
    <w:semiHidden/>
    <w:unhideWhenUsed/>
    <w:rsid w:val="008B1D59"/>
    <w:pPr>
      <w:spacing w:after="0" w:line="240" w:lineRule="auto"/>
    </w:pPr>
    <w:tblPr>
      <w:tblStyleRowBandSize w:val="1"/>
      <w:tblStyleColBandSize w:val="1"/>
      <w:tblBorders>
        <w:top w:val="single" w:sz="8" w:space="0" w:color="EB8705" w:themeColor="accent6"/>
        <w:left w:val="single" w:sz="8" w:space="0" w:color="EB8705" w:themeColor="accent6"/>
        <w:bottom w:val="single" w:sz="8" w:space="0" w:color="EB8705" w:themeColor="accent6"/>
        <w:right w:val="single" w:sz="8" w:space="0" w:color="EB8705" w:themeColor="accent6"/>
      </w:tblBorders>
    </w:tblPr>
    <w:tblStylePr w:type="firstRow">
      <w:pPr>
        <w:spacing w:before="0" w:after="0" w:line="240" w:lineRule="auto"/>
      </w:pPr>
      <w:rPr>
        <w:b/>
        <w:bCs/>
        <w:color w:val="FFFFFF" w:themeColor="background1"/>
      </w:rPr>
      <w:tblPr/>
      <w:tcPr>
        <w:shd w:val="clear" w:color="auto" w:fill="EB8705" w:themeFill="accent6"/>
      </w:tcPr>
    </w:tblStylePr>
    <w:tblStylePr w:type="lastRow">
      <w:pPr>
        <w:spacing w:before="0" w:after="0" w:line="240" w:lineRule="auto"/>
      </w:pPr>
      <w:rPr>
        <w:b/>
        <w:bCs/>
      </w:rPr>
      <w:tblPr/>
      <w:tcPr>
        <w:tcBorders>
          <w:top w:val="double" w:sz="6" w:space="0" w:color="EB8705" w:themeColor="accent6"/>
          <w:left w:val="single" w:sz="8" w:space="0" w:color="EB8705" w:themeColor="accent6"/>
          <w:bottom w:val="single" w:sz="8" w:space="0" w:color="EB8705" w:themeColor="accent6"/>
          <w:right w:val="single" w:sz="8" w:space="0" w:color="EB8705" w:themeColor="accent6"/>
        </w:tcBorders>
      </w:tcPr>
    </w:tblStylePr>
    <w:tblStylePr w:type="firstCol">
      <w:rPr>
        <w:b/>
        <w:bCs/>
      </w:rPr>
    </w:tblStylePr>
    <w:tblStylePr w:type="lastCol">
      <w:rPr>
        <w:b/>
        <w:bCs/>
      </w:rPr>
    </w:tblStylePr>
    <w:tblStylePr w:type="band1Vert">
      <w:tblPr/>
      <w:tcPr>
        <w:tcBorders>
          <w:top w:val="single" w:sz="8" w:space="0" w:color="EB8705" w:themeColor="accent6"/>
          <w:left w:val="single" w:sz="8" w:space="0" w:color="EB8705" w:themeColor="accent6"/>
          <w:bottom w:val="single" w:sz="8" w:space="0" w:color="EB8705" w:themeColor="accent6"/>
          <w:right w:val="single" w:sz="8" w:space="0" w:color="EB8705" w:themeColor="accent6"/>
        </w:tcBorders>
      </w:tcPr>
    </w:tblStylePr>
    <w:tblStylePr w:type="band1Horz">
      <w:tblPr/>
      <w:tcPr>
        <w:tcBorders>
          <w:top w:val="single" w:sz="8" w:space="0" w:color="EB8705" w:themeColor="accent6"/>
          <w:left w:val="single" w:sz="8" w:space="0" w:color="EB8705" w:themeColor="accent6"/>
          <w:bottom w:val="single" w:sz="8" w:space="0" w:color="EB8705" w:themeColor="accent6"/>
          <w:right w:val="single" w:sz="8" w:space="0" w:color="EB8705" w:themeColor="accent6"/>
        </w:tcBorders>
      </w:tcPr>
    </w:tblStylePr>
  </w:style>
  <w:style w:type="table" w:styleId="LightShading">
    <w:name w:val="Light Shading"/>
    <w:basedOn w:val="TableNormal"/>
    <w:uiPriority w:val="60"/>
    <w:semiHidden/>
    <w:unhideWhenUsed/>
    <w:rsid w:val="008B1D5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B1D59"/>
    <w:pPr>
      <w:spacing w:after="0" w:line="240" w:lineRule="auto"/>
    </w:pPr>
    <w:rPr>
      <w:color w:val="BD9A03" w:themeColor="accent1" w:themeShade="BF"/>
    </w:rPr>
    <w:tblPr>
      <w:tblStyleRowBandSize w:val="1"/>
      <w:tblStyleColBandSize w:val="1"/>
      <w:tblBorders>
        <w:top w:val="single" w:sz="8" w:space="0" w:color="FBCE07" w:themeColor="accent1"/>
        <w:bottom w:val="single" w:sz="8" w:space="0" w:color="FBCE07" w:themeColor="accent1"/>
      </w:tblBorders>
    </w:tblPr>
    <w:tblStylePr w:type="firstRow">
      <w:pPr>
        <w:spacing w:before="0" w:after="0" w:line="240" w:lineRule="auto"/>
      </w:pPr>
      <w:rPr>
        <w:b/>
        <w:bCs/>
      </w:rPr>
      <w:tblPr/>
      <w:tcPr>
        <w:tcBorders>
          <w:top w:val="single" w:sz="8" w:space="0" w:color="FBCE07" w:themeColor="accent1"/>
          <w:left w:val="nil"/>
          <w:bottom w:val="single" w:sz="8" w:space="0" w:color="FBCE07" w:themeColor="accent1"/>
          <w:right w:val="nil"/>
          <w:insideH w:val="nil"/>
          <w:insideV w:val="nil"/>
        </w:tcBorders>
      </w:tcPr>
    </w:tblStylePr>
    <w:tblStylePr w:type="lastRow">
      <w:pPr>
        <w:spacing w:before="0" w:after="0" w:line="240" w:lineRule="auto"/>
      </w:pPr>
      <w:rPr>
        <w:b/>
        <w:bCs/>
      </w:rPr>
      <w:tblPr/>
      <w:tcPr>
        <w:tcBorders>
          <w:top w:val="single" w:sz="8" w:space="0" w:color="FBCE07" w:themeColor="accent1"/>
          <w:left w:val="nil"/>
          <w:bottom w:val="single" w:sz="8" w:space="0" w:color="FBCE0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F2C1" w:themeFill="accent1" w:themeFillTint="3F"/>
      </w:tcPr>
    </w:tblStylePr>
    <w:tblStylePr w:type="band1Horz">
      <w:tblPr/>
      <w:tcPr>
        <w:tcBorders>
          <w:left w:val="nil"/>
          <w:right w:val="nil"/>
          <w:insideH w:val="nil"/>
          <w:insideV w:val="nil"/>
        </w:tcBorders>
        <w:shd w:val="clear" w:color="auto" w:fill="FEF2C1" w:themeFill="accent1" w:themeFillTint="3F"/>
      </w:tcPr>
    </w:tblStylePr>
  </w:style>
  <w:style w:type="table" w:styleId="LightShading-Accent2">
    <w:name w:val="Light Shading Accent 2"/>
    <w:basedOn w:val="TableNormal"/>
    <w:uiPriority w:val="60"/>
    <w:semiHidden/>
    <w:unhideWhenUsed/>
    <w:rsid w:val="008B1D59"/>
    <w:pPr>
      <w:spacing w:after="0" w:line="240" w:lineRule="auto"/>
    </w:pPr>
    <w:rPr>
      <w:color w:val="A51518" w:themeColor="accent2" w:themeShade="BF"/>
    </w:rPr>
    <w:tblPr>
      <w:tblStyleRowBandSize w:val="1"/>
      <w:tblStyleColBandSize w:val="1"/>
      <w:tblBorders>
        <w:top w:val="single" w:sz="8" w:space="0" w:color="DD1D21" w:themeColor="accent2"/>
        <w:bottom w:val="single" w:sz="8" w:space="0" w:color="DD1D21" w:themeColor="accent2"/>
      </w:tblBorders>
    </w:tblPr>
    <w:tblStylePr w:type="firstRow">
      <w:pPr>
        <w:spacing w:before="0" w:after="0" w:line="240" w:lineRule="auto"/>
      </w:pPr>
      <w:rPr>
        <w:b/>
        <w:bCs/>
      </w:rPr>
      <w:tblPr/>
      <w:tcPr>
        <w:tcBorders>
          <w:top w:val="single" w:sz="8" w:space="0" w:color="DD1D21" w:themeColor="accent2"/>
          <w:left w:val="nil"/>
          <w:bottom w:val="single" w:sz="8" w:space="0" w:color="DD1D21" w:themeColor="accent2"/>
          <w:right w:val="nil"/>
          <w:insideH w:val="nil"/>
          <w:insideV w:val="nil"/>
        </w:tcBorders>
      </w:tcPr>
    </w:tblStylePr>
    <w:tblStylePr w:type="lastRow">
      <w:pPr>
        <w:spacing w:before="0" w:after="0" w:line="240" w:lineRule="auto"/>
      </w:pPr>
      <w:rPr>
        <w:b/>
        <w:bCs/>
      </w:rPr>
      <w:tblPr/>
      <w:tcPr>
        <w:tcBorders>
          <w:top w:val="single" w:sz="8" w:space="0" w:color="DD1D21" w:themeColor="accent2"/>
          <w:left w:val="nil"/>
          <w:bottom w:val="single" w:sz="8" w:space="0" w:color="DD1D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C6C6" w:themeFill="accent2" w:themeFillTint="3F"/>
      </w:tcPr>
    </w:tblStylePr>
    <w:tblStylePr w:type="band1Horz">
      <w:tblPr/>
      <w:tcPr>
        <w:tcBorders>
          <w:left w:val="nil"/>
          <w:right w:val="nil"/>
          <w:insideH w:val="nil"/>
          <w:insideV w:val="nil"/>
        </w:tcBorders>
        <w:shd w:val="clear" w:color="auto" w:fill="F7C6C6" w:themeFill="accent2" w:themeFillTint="3F"/>
      </w:tcPr>
    </w:tblStylePr>
  </w:style>
  <w:style w:type="table" w:styleId="LightShading-Accent3">
    <w:name w:val="Light Shading Accent 3"/>
    <w:basedOn w:val="TableNormal"/>
    <w:uiPriority w:val="60"/>
    <w:semiHidden/>
    <w:unhideWhenUsed/>
    <w:rsid w:val="008B1D59"/>
    <w:pPr>
      <w:spacing w:after="0" w:line="240" w:lineRule="auto"/>
    </w:pPr>
    <w:rPr>
      <w:color w:val="002C65" w:themeColor="accent3" w:themeShade="BF"/>
    </w:rPr>
    <w:tblPr>
      <w:tblStyleRowBandSize w:val="1"/>
      <w:tblStyleColBandSize w:val="1"/>
      <w:tblBorders>
        <w:top w:val="single" w:sz="8" w:space="0" w:color="003C88" w:themeColor="accent3"/>
        <w:bottom w:val="single" w:sz="8" w:space="0" w:color="003C88" w:themeColor="accent3"/>
      </w:tblBorders>
    </w:tblPr>
    <w:tblStylePr w:type="firstRow">
      <w:pPr>
        <w:spacing w:before="0" w:after="0" w:line="240" w:lineRule="auto"/>
      </w:pPr>
      <w:rPr>
        <w:b/>
        <w:bCs/>
      </w:rPr>
      <w:tblPr/>
      <w:tcPr>
        <w:tcBorders>
          <w:top w:val="single" w:sz="8" w:space="0" w:color="003C88" w:themeColor="accent3"/>
          <w:left w:val="nil"/>
          <w:bottom w:val="single" w:sz="8" w:space="0" w:color="003C88" w:themeColor="accent3"/>
          <w:right w:val="nil"/>
          <w:insideH w:val="nil"/>
          <w:insideV w:val="nil"/>
        </w:tcBorders>
      </w:tcPr>
    </w:tblStylePr>
    <w:tblStylePr w:type="lastRow">
      <w:pPr>
        <w:spacing w:before="0" w:after="0" w:line="240" w:lineRule="auto"/>
      </w:pPr>
      <w:rPr>
        <w:b/>
        <w:bCs/>
      </w:rPr>
      <w:tblPr/>
      <w:tcPr>
        <w:tcBorders>
          <w:top w:val="single" w:sz="8" w:space="0" w:color="003C88" w:themeColor="accent3"/>
          <w:left w:val="nil"/>
          <w:bottom w:val="single" w:sz="8" w:space="0" w:color="003C8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2CBFF" w:themeFill="accent3" w:themeFillTint="3F"/>
      </w:tcPr>
    </w:tblStylePr>
    <w:tblStylePr w:type="band1Horz">
      <w:tblPr/>
      <w:tcPr>
        <w:tcBorders>
          <w:left w:val="nil"/>
          <w:right w:val="nil"/>
          <w:insideH w:val="nil"/>
          <w:insideV w:val="nil"/>
        </w:tcBorders>
        <w:shd w:val="clear" w:color="auto" w:fill="A2CBFF" w:themeFill="accent3" w:themeFillTint="3F"/>
      </w:tcPr>
    </w:tblStylePr>
  </w:style>
  <w:style w:type="table" w:styleId="LightShading-Accent4">
    <w:name w:val="Light Shading Accent 4"/>
    <w:basedOn w:val="TableNormal"/>
    <w:uiPriority w:val="60"/>
    <w:semiHidden/>
    <w:unhideWhenUsed/>
    <w:rsid w:val="008B1D59"/>
    <w:pPr>
      <w:spacing w:after="0" w:line="240" w:lineRule="auto"/>
    </w:pPr>
    <w:rPr>
      <w:color w:val="007586" w:themeColor="accent4" w:themeShade="BF"/>
    </w:rPr>
    <w:tblPr>
      <w:tblStyleRowBandSize w:val="1"/>
      <w:tblStyleColBandSize w:val="1"/>
      <w:tblBorders>
        <w:top w:val="single" w:sz="8" w:space="0" w:color="009EB4" w:themeColor="accent4"/>
        <w:bottom w:val="single" w:sz="8" w:space="0" w:color="009EB4" w:themeColor="accent4"/>
      </w:tblBorders>
    </w:tblPr>
    <w:tblStylePr w:type="firstRow">
      <w:pPr>
        <w:spacing w:before="0" w:after="0" w:line="240" w:lineRule="auto"/>
      </w:pPr>
      <w:rPr>
        <w:b/>
        <w:bCs/>
      </w:rPr>
      <w:tblPr/>
      <w:tcPr>
        <w:tcBorders>
          <w:top w:val="single" w:sz="8" w:space="0" w:color="009EB4" w:themeColor="accent4"/>
          <w:left w:val="nil"/>
          <w:bottom w:val="single" w:sz="8" w:space="0" w:color="009EB4" w:themeColor="accent4"/>
          <w:right w:val="nil"/>
          <w:insideH w:val="nil"/>
          <w:insideV w:val="nil"/>
        </w:tcBorders>
      </w:tcPr>
    </w:tblStylePr>
    <w:tblStylePr w:type="lastRow">
      <w:pPr>
        <w:spacing w:before="0" w:after="0" w:line="240" w:lineRule="auto"/>
      </w:pPr>
      <w:rPr>
        <w:b/>
        <w:bCs/>
      </w:rPr>
      <w:tblPr/>
      <w:tcPr>
        <w:tcBorders>
          <w:top w:val="single" w:sz="8" w:space="0" w:color="009EB4" w:themeColor="accent4"/>
          <w:left w:val="nil"/>
          <w:bottom w:val="single" w:sz="8" w:space="0" w:color="009EB4"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F4FF" w:themeFill="accent4" w:themeFillTint="3F"/>
      </w:tcPr>
    </w:tblStylePr>
    <w:tblStylePr w:type="band1Horz">
      <w:tblPr/>
      <w:tcPr>
        <w:tcBorders>
          <w:left w:val="nil"/>
          <w:right w:val="nil"/>
          <w:insideH w:val="nil"/>
          <w:insideV w:val="nil"/>
        </w:tcBorders>
        <w:shd w:val="clear" w:color="auto" w:fill="ADF4FF" w:themeFill="accent4" w:themeFillTint="3F"/>
      </w:tcPr>
    </w:tblStylePr>
  </w:style>
  <w:style w:type="table" w:styleId="LightShading-Accent5">
    <w:name w:val="Light Shading Accent 5"/>
    <w:basedOn w:val="TableNormal"/>
    <w:uiPriority w:val="60"/>
    <w:semiHidden/>
    <w:unhideWhenUsed/>
    <w:rsid w:val="008B1D59"/>
    <w:pPr>
      <w:spacing w:after="0" w:line="240" w:lineRule="auto"/>
    </w:pPr>
    <w:rPr>
      <w:color w:val="006231" w:themeColor="accent5" w:themeShade="BF"/>
    </w:rPr>
    <w:tblPr>
      <w:tblStyleRowBandSize w:val="1"/>
      <w:tblStyleColBandSize w:val="1"/>
      <w:tblBorders>
        <w:top w:val="single" w:sz="8" w:space="0" w:color="008443" w:themeColor="accent5"/>
        <w:bottom w:val="single" w:sz="8" w:space="0" w:color="008443" w:themeColor="accent5"/>
      </w:tblBorders>
    </w:tblPr>
    <w:tblStylePr w:type="firstRow">
      <w:pPr>
        <w:spacing w:before="0" w:after="0" w:line="240" w:lineRule="auto"/>
      </w:pPr>
      <w:rPr>
        <w:b/>
        <w:bCs/>
      </w:rPr>
      <w:tblPr/>
      <w:tcPr>
        <w:tcBorders>
          <w:top w:val="single" w:sz="8" w:space="0" w:color="008443" w:themeColor="accent5"/>
          <w:left w:val="nil"/>
          <w:bottom w:val="single" w:sz="8" w:space="0" w:color="008443" w:themeColor="accent5"/>
          <w:right w:val="nil"/>
          <w:insideH w:val="nil"/>
          <w:insideV w:val="nil"/>
        </w:tcBorders>
      </w:tcPr>
    </w:tblStylePr>
    <w:tblStylePr w:type="lastRow">
      <w:pPr>
        <w:spacing w:before="0" w:after="0" w:line="240" w:lineRule="auto"/>
      </w:pPr>
      <w:rPr>
        <w:b/>
        <w:bCs/>
      </w:rPr>
      <w:tblPr/>
      <w:tcPr>
        <w:tcBorders>
          <w:top w:val="single" w:sz="8" w:space="0" w:color="008443" w:themeColor="accent5"/>
          <w:left w:val="nil"/>
          <w:bottom w:val="single" w:sz="8" w:space="0" w:color="00844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1FFD0" w:themeFill="accent5" w:themeFillTint="3F"/>
      </w:tcPr>
    </w:tblStylePr>
    <w:tblStylePr w:type="band1Horz">
      <w:tblPr/>
      <w:tcPr>
        <w:tcBorders>
          <w:left w:val="nil"/>
          <w:right w:val="nil"/>
          <w:insideH w:val="nil"/>
          <w:insideV w:val="nil"/>
        </w:tcBorders>
        <w:shd w:val="clear" w:color="auto" w:fill="A1FFD0" w:themeFill="accent5" w:themeFillTint="3F"/>
      </w:tcPr>
    </w:tblStylePr>
  </w:style>
  <w:style w:type="table" w:styleId="LightShading-Accent6">
    <w:name w:val="Light Shading Accent 6"/>
    <w:basedOn w:val="TableNormal"/>
    <w:uiPriority w:val="60"/>
    <w:semiHidden/>
    <w:unhideWhenUsed/>
    <w:rsid w:val="008B1D59"/>
    <w:pPr>
      <w:spacing w:after="0" w:line="240" w:lineRule="auto"/>
    </w:pPr>
    <w:rPr>
      <w:color w:val="AF6403" w:themeColor="accent6" w:themeShade="BF"/>
    </w:rPr>
    <w:tblPr>
      <w:tblStyleRowBandSize w:val="1"/>
      <w:tblStyleColBandSize w:val="1"/>
      <w:tblBorders>
        <w:top w:val="single" w:sz="8" w:space="0" w:color="EB8705" w:themeColor="accent6"/>
        <w:bottom w:val="single" w:sz="8" w:space="0" w:color="EB8705" w:themeColor="accent6"/>
      </w:tblBorders>
    </w:tblPr>
    <w:tblStylePr w:type="firstRow">
      <w:pPr>
        <w:spacing w:before="0" w:after="0" w:line="240" w:lineRule="auto"/>
      </w:pPr>
      <w:rPr>
        <w:b/>
        <w:bCs/>
      </w:rPr>
      <w:tblPr/>
      <w:tcPr>
        <w:tcBorders>
          <w:top w:val="single" w:sz="8" w:space="0" w:color="EB8705" w:themeColor="accent6"/>
          <w:left w:val="nil"/>
          <w:bottom w:val="single" w:sz="8" w:space="0" w:color="EB8705" w:themeColor="accent6"/>
          <w:right w:val="nil"/>
          <w:insideH w:val="nil"/>
          <w:insideV w:val="nil"/>
        </w:tcBorders>
      </w:tcPr>
    </w:tblStylePr>
    <w:tblStylePr w:type="lastRow">
      <w:pPr>
        <w:spacing w:before="0" w:after="0" w:line="240" w:lineRule="auto"/>
      </w:pPr>
      <w:rPr>
        <w:b/>
        <w:bCs/>
      </w:rPr>
      <w:tblPr/>
      <w:tcPr>
        <w:tcBorders>
          <w:top w:val="single" w:sz="8" w:space="0" w:color="EB8705" w:themeColor="accent6"/>
          <w:left w:val="nil"/>
          <w:bottom w:val="single" w:sz="8" w:space="0" w:color="EB870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1BD" w:themeFill="accent6" w:themeFillTint="3F"/>
      </w:tcPr>
    </w:tblStylePr>
    <w:tblStylePr w:type="band1Horz">
      <w:tblPr/>
      <w:tcPr>
        <w:tcBorders>
          <w:left w:val="nil"/>
          <w:right w:val="nil"/>
          <w:insideH w:val="nil"/>
          <w:insideV w:val="nil"/>
        </w:tcBorders>
        <w:shd w:val="clear" w:color="auto" w:fill="FDE1BD" w:themeFill="accent6" w:themeFillTint="3F"/>
      </w:tcPr>
    </w:tblStylePr>
  </w:style>
  <w:style w:type="character" w:styleId="LineNumber">
    <w:name w:val="line number"/>
    <w:basedOn w:val="DefaultParagraphFont"/>
    <w:uiPriority w:val="99"/>
    <w:semiHidden/>
    <w:unhideWhenUsed/>
    <w:rsid w:val="008B1D59"/>
    <w:rPr>
      <w:lang w:val="en-GB"/>
    </w:rPr>
  </w:style>
  <w:style w:type="paragraph" w:styleId="List">
    <w:name w:val="List"/>
    <w:basedOn w:val="Normal"/>
    <w:uiPriority w:val="99"/>
    <w:semiHidden/>
    <w:unhideWhenUsed/>
    <w:rsid w:val="008B1D59"/>
    <w:pPr>
      <w:ind w:left="360" w:hanging="360"/>
      <w:contextualSpacing/>
    </w:pPr>
  </w:style>
  <w:style w:type="paragraph" w:styleId="List2">
    <w:name w:val="List 2"/>
    <w:basedOn w:val="Normal"/>
    <w:uiPriority w:val="99"/>
    <w:semiHidden/>
    <w:unhideWhenUsed/>
    <w:rsid w:val="008B1D59"/>
    <w:pPr>
      <w:ind w:left="720" w:hanging="360"/>
      <w:contextualSpacing/>
    </w:pPr>
  </w:style>
  <w:style w:type="paragraph" w:styleId="List3">
    <w:name w:val="List 3"/>
    <w:basedOn w:val="Normal"/>
    <w:uiPriority w:val="99"/>
    <w:semiHidden/>
    <w:unhideWhenUsed/>
    <w:rsid w:val="008B1D59"/>
    <w:pPr>
      <w:ind w:left="1080" w:hanging="360"/>
      <w:contextualSpacing/>
    </w:pPr>
  </w:style>
  <w:style w:type="paragraph" w:styleId="List4">
    <w:name w:val="List 4"/>
    <w:basedOn w:val="Normal"/>
    <w:uiPriority w:val="99"/>
    <w:semiHidden/>
    <w:unhideWhenUsed/>
    <w:rsid w:val="008B1D59"/>
    <w:pPr>
      <w:ind w:left="1440" w:hanging="360"/>
      <w:contextualSpacing/>
    </w:pPr>
  </w:style>
  <w:style w:type="paragraph" w:styleId="List5">
    <w:name w:val="List 5"/>
    <w:basedOn w:val="Normal"/>
    <w:uiPriority w:val="99"/>
    <w:semiHidden/>
    <w:unhideWhenUsed/>
    <w:rsid w:val="008B1D59"/>
    <w:pPr>
      <w:ind w:left="1800" w:hanging="360"/>
      <w:contextualSpacing/>
    </w:pPr>
  </w:style>
  <w:style w:type="paragraph" w:styleId="ListBullet">
    <w:name w:val="List Bullet"/>
    <w:basedOn w:val="Normal"/>
    <w:uiPriority w:val="99"/>
    <w:semiHidden/>
    <w:unhideWhenUsed/>
    <w:rsid w:val="008B1D59"/>
    <w:pPr>
      <w:numPr>
        <w:numId w:val="2"/>
      </w:numPr>
      <w:contextualSpacing/>
    </w:pPr>
  </w:style>
  <w:style w:type="paragraph" w:styleId="ListBullet2">
    <w:name w:val="List Bullet 2"/>
    <w:basedOn w:val="Normal"/>
    <w:uiPriority w:val="99"/>
    <w:semiHidden/>
    <w:unhideWhenUsed/>
    <w:rsid w:val="008B1D59"/>
    <w:pPr>
      <w:numPr>
        <w:numId w:val="3"/>
      </w:numPr>
      <w:contextualSpacing/>
    </w:pPr>
  </w:style>
  <w:style w:type="paragraph" w:styleId="ListBullet3">
    <w:name w:val="List Bullet 3"/>
    <w:basedOn w:val="Normal"/>
    <w:uiPriority w:val="99"/>
    <w:semiHidden/>
    <w:unhideWhenUsed/>
    <w:rsid w:val="008B1D59"/>
    <w:pPr>
      <w:numPr>
        <w:numId w:val="4"/>
      </w:numPr>
      <w:contextualSpacing/>
    </w:pPr>
  </w:style>
  <w:style w:type="paragraph" w:styleId="ListBullet4">
    <w:name w:val="List Bullet 4"/>
    <w:basedOn w:val="Normal"/>
    <w:uiPriority w:val="99"/>
    <w:semiHidden/>
    <w:unhideWhenUsed/>
    <w:rsid w:val="008B1D59"/>
    <w:pPr>
      <w:numPr>
        <w:numId w:val="5"/>
      </w:numPr>
      <w:contextualSpacing/>
    </w:pPr>
  </w:style>
  <w:style w:type="paragraph" w:styleId="ListBullet5">
    <w:name w:val="List Bullet 5"/>
    <w:basedOn w:val="Normal"/>
    <w:uiPriority w:val="99"/>
    <w:semiHidden/>
    <w:unhideWhenUsed/>
    <w:rsid w:val="008B1D59"/>
    <w:pPr>
      <w:numPr>
        <w:numId w:val="6"/>
      </w:numPr>
      <w:contextualSpacing/>
    </w:pPr>
  </w:style>
  <w:style w:type="paragraph" w:styleId="ListContinue">
    <w:name w:val="List Continue"/>
    <w:basedOn w:val="Normal"/>
    <w:uiPriority w:val="99"/>
    <w:semiHidden/>
    <w:unhideWhenUsed/>
    <w:rsid w:val="008B1D59"/>
    <w:pPr>
      <w:spacing w:after="120"/>
      <w:ind w:left="360"/>
      <w:contextualSpacing/>
    </w:pPr>
  </w:style>
  <w:style w:type="paragraph" w:styleId="ListContinue2">
    <w:name w:val="List Continue 2"/>
    <w:basedOn w:val="Normal"/>
    <w:uiPriority w:val="99"/>
    <w:semiHidden/>
    <w:unhideWhenUsed/>
    <w:rsid w:val="008B1D59"/>
    <w:pPr>
      <w:spacing w:after="120"/>
      <w:ind w:left="720"/>
      <w:contextualSpacing/>
    </w:pPr>
  </w:style>
  <w:style w:type="paragraph" w:styleId="ListContinue3">
    <w:name w:val="List Continue 3"/>
    <w:basedOn w:val="Normal"/>
    <w:uiPriority w:val="99"/>
    <w:semiHidden/>
    <w:unhideWhenUsed/>
    <w:rsid w:val="008B1D59"/>
    <w:pPr>
      <w:spacing w:after="120"/>
      <w:ind w:left="1080"/>
      <w:contextualSpacing/>
    </w:pPr>
  </w:style>
  <w:style w:type="paragraph" w:styleId="ListContinue4">
    <w:name w:val="List Continue 4"/>
    <w:basedOn w:val="Normal"/>
    <w:uiPriority w:val="99"/>
    <w:semiHidden/>
    <w:unhideWhenUsed/>
    <w:rsid w:val="008B1D59"/>
    <w:pPr>
      <w:spacing w:after="120"/>
      <w:ind w:left="1440"/>
      <w:contextualSpacing/>
    </w:pPr>
  </w:style>
  <w:style w:type="paragraph" w:styleId="ListContinue5">
    <w:name w:val="List Continue 5"/>
    <w:basedOn w:val="Normal"/>
    <w:uiPriority w:val="99"/>
    <w:semiHidden/>
    <w:unhideWhenUsed/>
    <w:rsid w:val="008B1D59"/>
    <w:pPr>
      <w:spacing w:after="120"/>
      <w:ind w:left="1800"/>
      <w:contextualSpacing/>
    </w:pPr>
  </w:style>
  <w:style w:type="paragraph" w:styleId="ListNumber">
    <w:name w:val="List Number"/>
    <w:basedOn w:val="Normal"/>
    <w:uiPriority w:val="99"/>
    <w:semiHidden/>
    <w:unhideWhenUsed/>
    <w:rsid w:val="008B1D59"/>
    <w:pPr>
      <w:numPr>
        <w:numId w:val="7"/>
      </w:numPr>
      <w:contextualSpacing/>
    </w:pPr>
  </w:style>
  <w:style w:type="paragraph" w:styleId="ListNumber2">
    <w:name w:val="List Number 2"/>
    <w:basedOn w:val="Normal"/>
    <w:uiPriority w:val="99"/>
    <w:semiHidden/>
    <w:unhideWhenUsed/>
    <w:rsid w:val="008B1D59"/>
    <w:pPr>
      <w:numPr>
        <w:numId w:val="8"/>
      </w:numPr>
      <w:contextualSpacing/>
    </w:pPr>
  </w:style>
  <w:style w:type="paragraph" w:styleId="ListNumber3">
    <w:name w:val="List Number 3"/>
    <w:basedOn w:val="Normal"/>
    <w:uiPriority w:val="99"/>
    <w:semiHidden/>
    <w:unhideWhenUsed/>
    <w:rsid w:val="008B1D59"/>
    <w:pPr>
      <w:numPr>
        <w:numId w:val="9"/>
      </w:numPr>
      <w:contextualSpacing/>
    </w:pPr>
  </w:style>
  <w:style w:type="paragraph" w:styleId="ListNumber4">
    <w:name w:val="List Number 4"/>
    <w:basedOn w:val="Normal"/>
    <w:uiPriority w:val="99"/>
    <w:semiHidden/>
    <w:unhideWhenUsed/>
    <w:rsid w:val="008B1D59"/>
    <w:pPr>
      <w:numPr>
        <w:numId w:val="10"/>
      </w:numPr>
      <w:contextualSpacing/>
    </w:pPr>
  </w:style>
  <w:style w:type="paragraph" w:styleId="ListNumber5">
    <w:name w:val="List Number 5"/>
    <w:basedOn w:val="Normal"/>
    <w:uiPriority w:val="99"/>
    <w:semiHidden/>
    <w:unhideWhenUsed/>
    <w:rsid w:val="008B1D59"/>
    <w:pPr>
      <w:numPr>
        <w:numId w:val="11"/>
      </w:numPr>
      <w:contextualSpacing/>
    </w:pPr>
  </w:style>
  <w:style w:type="table" w:styleId="ListTable1Light">
    <w:name w:val="List Table 1 Light"/>
    <w:basedOn w:val="TableNormal"/>
    <w:uiPriority w:val="46"/>
    <w:rsid w:val="008B1D5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B1D59"/>
    <w:pPr>
      <w:spacing w:after="0" w:line="240" w:lineRule="auto"/>
    </w:pPr>
    <w:tblPr>
      <w:tblStyleRowBandSize w:val="1"/>
      <w:tblStyleColBandSize w:val="1"/>
    </w:tblPr>
    <w:tblStylePr w:type="firstRow">
      <w:rPr>
        <w:b/>
        <w:bCs/>
      </w:rPr>
      <w:tblPr/>
      <w:tcPr>
        <w:tcBorders>
          <w:bottom w:val="single" w:sz="4" w:space="0" w:color="FCE16A" w:themeColor="accent1" w:themeTint="99"/>
        </w:tcBorders>
      </w:tcPr>
    </w:tblStylePr>
    <w:tblStylePr w:type="lastRow">
      <w:rPr>
        <w:b/>
        <w:bCs/>
      </w:rPr>
      <w:tblPr/>
      <w:tcPr>
        <w:tcBorders>
          <w:top w:val="single" w:sz="4" w:space="0" w:color="FCE16A" w:themeColor="accent1" w:themeTint="99"/>
        </w:tcBorders>
      </w:tcPr>
    </w:tblStylePr>
    <w:tblStylePr w:type="firstCol">
      <w:rPr>
        <w:b/>
        <w:bCs/>
      </w:rPr>
    </w:tblStylePr>
    <w:tblStylePr w:type="lastCol">
      <w:rPr>
        <w:b/>
        <w:bCs/>
      </w:rPr>
    </w:tblStylePr>
    <w:tblStylePr w:type="band1Vert">
      <w:tblPr/>
      <w:tcPr>
        <w:shd w:val="clear" w:color="auto" w:fill="FEF5CD" w:themeFill="accent1" w:themeFillTint="33"/>
      </w:tcPr>
    </w:tblStylePr>
    <w:tblStylePr w:type="band1Horz">
      <w:tblPr/>
      <w:tcPr>
        <w:shd w:val="clear" w:color="auto" w:fill="FEF5CD" w:themeFill="accent1" w:themeFillTint="33"/>
      </w:tcPr>
    </w:tblStylePr>
  </w:style>
  <w:style w:type="table" w:styleId="ListTable1Light-Accent2">
    <w:name w:val="List Table 1 Light Accent 2"/>
    <w:basedOn w:val="TableNormal"/>
    <w:uiPriority w:val="46"/>
    <w:rsid w:val="008B1D59"/>
    <w:pPr>
      <w:spacing w:after="0" w:line="240" w:lineRule="auto"/>
    </w:pPr>
    <w:tblPr>
      <w:tblStyleRowBandSize w:val="1"/>
      <w:tblStyleColBandSize w:val="1"/>
    </w:tblPr>
    <w:tblStylePr w:type="firstRow">
      <w:rPr>
        <w:b/>
        <w:bCs/>
      </w:rPr>
      <w:tblPr/>
      <w:tcPr>
        <w:tcBorders>
          <w:bottom w:val="single" w:sz="4" w:space="0" w:color="ED7577" w:themeColor="accent2" w:themeTint="99"/>
        </w:tcBorders>
      </w:tcPr>
    </w:tblStylePr>
    <w:tblStylePr w:type="lastRow">
      <w:rPr>
        <w:b/>
        <w:bCs/>
      </w:rPr>
      <w:tblPr/>
      <w:tcPr>
        <w:tcBorders>
          <w:top w:val="single" w:sz="4" w:space="0" w:color="ED7577" w:themeColor="accent2" w:themeTint="99"/>
        </w:tcBorders>
      </w:tcPr>
    </w:tblStylePr>
    <w:tblStylePr w:type="firstCol">
      <w:rPr>
        <w:b/>
        <w:bCs/>
      </w:rPr>
    </w:tblStylePr>
    <w:tblStylePr w:type="lastCol">
      <w:rPr>
        <w:b/>
        <w:bCs/>
      </w:rPr>
    </w:tblStylePr>
    <w:tblStylePr w:type="band1Vert">
      <w:tblPr/>
      <w:tcPr>
        <w:shd w:val="clear" w:color="auto" w:fill="F9D1D1" w:themeFill="accent2" w:themeFillTint="33"/>
      </w:tcPr>
    </w:tblStylePr>
    <w:tblStylePr w:type="band1Horz">
      <w:tblPr/>
      <w:tcPr>
        <w:shd w:val="clear" w:color="auto" w:fill="F9D1D1" w:themeFill="accent2" w:themeFillTint="33"/>
      </w:tcPr>
    </w:tblStylePr>
  </w:style>
  <w:style w:type="table" w:styleId="ListTable1Light-Accent3">
    <w:name w:val="List Table 1 Light Accent 3"/>
    <w:basedOn w:val="TableNormal"/>
    <w:uiPriority w:val="46"/>
    <w:rsid w:val="008B1D59"/>
    <w:pPr>
      <w:spacing w:after="0" w:line="240" w:lineRule="auto"/>
    </w:pPr>
    <w:tblPr>
      <w:tblStyleRowBandSize w:val="1"/>
      <w:tblStyleColBandSize w:val="1"/>
    </w:tblPr>
    <w:tblStylePr w:type="firstRow">
      <w:rPr>
        <w:b/>
        <w:bCs/>
      </w:rPr>
      <w:tblPr/>
      <w:tcPr>
        <w:tcBorders>
          <w:bottom w:val="single" w:sz="4" w:space="0" w:color="1E81FF" w:themeColor="accent3" w:themeTint="99"/>
        </w:tcBorders>
      </w:tcPr>
    </w:tblStylePr>
    <w:tblStylePr w:type="lastRow">
      <w:rPr>
        <w:b/>
        <w:bCs/>
      </w:rPr>
      <w:tblPr/>
      <w:tcPr>
        <w:tcBorders>
          <w:top w:val="single" w:sz="4" w:space="0" w:color="1E81FF" w:themeColor="accent3" w:themeTint="99"/>
        </w:tcBorders>
      </w:tcPr>
    </w:tblStylePr>
    <w:tblStylePr w:type="firstCol">
      <w:rPr>
        <w:b/>
        <w:bCs/>
      </w:rPr>
    </w:tblStylePr>
    <w:tblStylePr w:type="lastCol">
      <w:rPr>
        <w:b/>
        <w:bCs/>
      </w:rPr>
    </w:tblStylePr>
    <w:tblStylePr w:type="band1Vert">
      <w:tblPr/>
      <w:tcPr>
        <w:shd w:val="clear" w:color="auto" w:fill="B4D4FF" w:themeFill="accent3" w:themeFillTint="33"/>
      </w:tcPr>
    </w:tblStylePr>
    <w:tblStylePr w:type="band1Horz">
      <w:tblPr/>
      <w:tcPr>
        <w:shd w:val="clear" w:color="auto" w:fill="B4D4FF" w:themeFill="accent3" w:themeFillTint="33"/>
      </w:tcPr>
    </w:tblStylePr>
  </w:style>
  <w:style w:type="table" w:styleId="ListTable1Light-Accent4">
    <w:name w:val="List Table 1 Light Accent 4"/>
    <w:basedOn w:val="TableNormal"/>
    <w:uiPriority w:val="46"/>
    <w:rsid w:val="008B1D59"/>
    <w:pPr>
      <w:spacing w:after="0" w:line="240" w:lineRule="auto"/>
    </w:pPr>
    <w:tblPr>
      <w:tblStyleRowBandSize w:val="1"/>
      <w:tblStyleColBandSize w:val="1"/>
    </w:tblPr>
    <w:tblStylePr w:type="firstRow">
      <w:rPr>
        <w:b/>
        <w:bCs/>
      </w:rPr>
      <w:tblPr/>
      <w:tcPr>
        <w:tcBorders>
          <w:bottom w:val="single" w:sz="4" w:space="0" w:color="39E6FF" w:themeColor="accent4" w:themeTint="99"/>
        </w:tcBorders>
      </w:tcPr>
    </w:tblStylePr>
    <w:tblStylePr w:type="lastRow">
      <w:rPr>
        <w:b/>
        <w:bCs/>
      </w:rPr>
      <w:tblPr/>
      <w:tcPr>
        <w:tcBorders>
          <w:top w:val="single" w:sz="4" w:space="0" w:color="39E6FF" w:themeColor="accent4" w:themeTint="99"/>
        </w:tcBorders>
      </w:tcPr>
    </w:tblStylePr>
    <w:tblStylePr w:type="firstCol">
      <w:rPr>
        <w:b/>
        <w:bCs/>
      </w:rPr>
    </w:tblStylePr>
    <w:tblStylePr w:type="lastCol">
      <w:rPr>
        <w:b/>
        <w:bCs/>
      </w:rPr>
    </w:tblStylePr>
    <w:tblStylePr w:type="band1Vert">
      <w:tblPr/>
      <w:tcPr>
        <w:shd w:val="clear" w:color="auto" w:fill="BDF6FF" w:themeFill="accent4" w:themeFillTint="33"/>
      </w:tcPr>
    </w:tblStylePr>
    <w:tblStylePr w:type="band1Horz">
      <w:tblPr/>
      <w:tcPr>
        <w:shd w:val="clear" w:color="auto" w:fill="BDF6FF" w:themeFill="accent4" w:themeFillTint="33"/>
      </w:tcPr>
    </w:tblStylePr>
  </w:style>
  <w:style w:type="table" w:styleId="ListTable1Light-Accent5">
    <w:name w:val="List Table 1 Light Accent 5"/>
    <w:basedOn w:val="TableNormal"/>
    <w:uiPriority w:val="46"/>
    <w:rsid w:val="008B1D59"/>
    <w:pPr>
      <w:spacing w:after="0" w:line="240" w:lineRule="auto"/>
    </w:pPr>
    <w:tblPr>
      <w:tblStyleRowBandSize w:val="1"/>
      <w:tblStyleColBandSize w:val="1"/>
    </w:tblPr>
    <w:tblStylePr w:type="firstRow">
      <w:rPr>
        <w:b/>
        <w:bCs/>
      </w:rPr>
      <w:tblPr/>
      <w:tcPr>
        <w:tcBorders>
          <w:bottom w:val="single" w:sz="4" w:space="0" w:color="1CFF8E" w:themeColor="accent5" w:themeTint="99"/>
        </w:tcBorders>
      </w:tcPr>
    </w:tblStylePr>
    <w:tblStylePr w:type="lastRow">
      <w:rPr>
        <w:b/>
        <w:bCs/>
      </w:rPr>
      <w:tblPr/>
      <w:tcPr>
        <w:tcBorders>
          <w:top w:val="single" w:sz="4" w:space="0" w:color="1CFF8E" w:themeColor="accent5" w:themeTint="99"/>
        </w:tcBorders>
      </w:tcPr>
    </w:tblStylePr>
    <w:tblStylePr w:type="firstCol">
      <w:rPr>
        <w:b/>
        <w:bCs/>
      </w:rPr>
    </w:tblStylePr>
    <w:tblStylePr w:type="lastCol">
      <w:rPr>
        <w:b/>
        <w:bCs/>
      </w:rPr>
    </w:tblStylePr>
    <w:tblStylePr w:type="band1Vert">
      <w:tblPr/>
      <w:tcPr>
        <w:shd w:val="clear" w:color="auto" w:fill="B3FFD9" w:themeFill="accent5" w:themeFillTint="33"/>
      </w:tcPr>
    </w:tblStylePr>
    <w:tblStylePr w:type="band1Horz">
      <w:tblPr/>
      <w:tcPr>
        <w:shd w:val="clear" w:color="auto" w:fill="B3FFD9" w:themeFill="accent5" w:themeFillTint="33"/>
      </w:tcPr>
    </w:tblStylePr>
  </w:style>
  <w:style w:type="table" w:styleId="ListTable1Light-Accent6">
    <w:name w:val="List Table 1 Light Accent 6"/>
    <w:basedOn w:val="TableNormal"/>
    <w:uiPriority w:val="46"/>
    <w:rsid w:val="008B1D59"/>
    <w:pPr>
      <w:spacing w:after="0" w:line="240" w:lineRule="auto"/>
    </w:pPr>
    <w:tblPr>
      <w:tblStyleRowBandSize w:val="1"/>
      <w:tblStyleColBandSize w:val="1"/>
    </w:tblPr>
    <w:tblStylePr w:type="firstRow">
      <w:rPr>
        <w:b/>
        <w:bCs/>
      </w:rPr>
      <w:tblPr/>
      <w:tcPr>
        <w:tcBorders>
          <w:bottom w:val="single" w:sz="4" w:space="0" w:color="FBB860" w:themeColor="accent6" w:themeTint="99"/>
        </w:tcBorders>
      </w:tcPr>
    </w:tblStylePr>
    <w:tblStylePr w:type="lastRow">
      <w:rPr>
        <w:b/>
        <w:bCs/>
      </w:rPr>
      <w:tblPr/>
      <w:tcPr>
        <w:tcBorders>
          <w:top w:val="single" w:sz="4" w:space="0" w:color="FBB860" w:themeColor="accent6" w:themeTint="99"/>
        </w:tcBorders>
      </w:tcPr>
    </w:tblStylePr>
    <w:tblStylePr w:type="firstCol">
      <w:rPr>
        <w:b/>
        <w:bCs/>
      </w:rPr>
    </w:tblStylePr>
    <w:tblStylePr w:type="lastCol">
      <w:rPr>
        <w:b/>
        <w:bCs/>
      </w:rPr>
    </w:tblStylePr>
    <w:tblStylePr w:type="band1Vert">
      <w:tblPr/>
      <w:tcPr>
        <w:shd w:val="clear" w:color="auto" w:fill="FEE7CA" w:themeFill="accent6" w:themeFillTint="33"/>
      </w:tcPr>
    </w:tblStylePr>
    <w:tblStylePr w:type="band1Horz">
      <w:tblPr/>
      <w:tcPr>
        <w:shd w:val="clear" w:color="auto" w:fill="FEE7CA" w:themeFill="accent6" w:themeFillTint="33"/>
      </w:tcPr>
    </w:tblStylePr>
  </w:style>
  <w:style w:type="table" w:styleId="ListTable2">
    <w:name w:val="List Table 2"/>
    <w:basedOn w:val="TableNormal"/>
    <w:uiPriority w:val="47"/>
    <w:rsid w:val="008B1D5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B1D59"/>
    <w:pPr>
      <w:spacing w:after="0" w:line="240" w:lineRule="auto"/>
    </w:pPr>
    <w:tblPr>
      <w:tblStyleRowBandSize w:val="1"/>
      <w:tblStyleColBandSize w:val="1"/>
      <w:tblBorders>
        <w:top w:val="single" w:sz="4" w:space="0" w:color="FCE16A" w:themeColor="accent1" w:themeTint="99"/>
        <w:bottom w:val="single" w:sz="4" w:space="0" w:color="FCE16A" w:themeColor="accent1" w:themeTint="99"/>
        <w:insideH w:val="single" w:sz="4" w:space="0" w:color="FCE16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5CD" w:themeFill="accent1" w:themeFillTint="33"/>
      </w:tcPr>
    </w:tblStylePr>
    <w:tblStylePr w:type="band1Horz">
      <w:tblPr/>
      <w:tcPr>
        <w:shd w:val="clear" w:color="auto" w:fill="FEF5CD" w:themeFill="accent1" w:themeFillTint="33"/>
      </w:tcPr>
    </w:tblStylePr>
  </w:style>
  <w:style w:type="table" w:styleId="ListTable2-Accent2">
    <w:name w:val="List Table 2 Accent 2"/>
    <w:basedOn w:val="TableNormal"/>
    <w:uiPriority w:val="47"/>
    <w:rsid w:val="008B1D59"/>
    <w:pPr>
      <w:spacing w:after="0" w:line="240" w:lineRule="auto"/>
    </w:pPr>
    <w:tblPr>
      <w:tblStyleRowBandSize w:val="1"/>
      <w:tblStyleColBandSize w:val="1"/>
      <w:tblBorders>
        <w:top w:val="single" w:sz="4" w:space="0" w:color="ED7577" w:themeColor="accent2" w:themeTint="99"/>
        <w:bottom w:val="single" w:sz="4" w:space="0" w:color="ED7577" w:themeColor="accent2" w:themeTint="99"/>
        <w:insideH w:val="single" w:sz="4" w:space="0" w:color="ED7577"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D1D1" w:themeFill="accent2" w:themeFillTint="33"/>
      </w:tcPr>
    </w:tblStylePr>
    <w:tblStylePr w:type="band1Horz">
      <w:tblPr/>
      <w:tcPr>
        <w:shd w:val="clear" w:color="auto" w:fill="F9D1D1" w:themeFill="accent2" w:themeFillTint="33"/>
      </w:tcPr>
    </w:tblStylePr>
  </w:style>
  <w:style w:type="table" w:styleId="ListTable2-Accent3">
    <w:name w:val="List Table 2 Accent 3"/>
    <w:basedOn w:val="TableNormal"/>
    <w:uiPriority w:val="47"/>
    <w:rsid w:val="008B1D59"/>
    <w:pPr>
      <w:spacing w:after="0" w:line="240" w:lineRule="auto"/>
    </w:pPr>
    <w:tblPr>
      <w:tblStyleRowBandSize w:val="1"/>
      <w:tblStyleColBandSize w:val="1"/>
      <w:tblBorders>
        <w:top w:val="single" w:sz="4" w:space="0" w:color="1E81FF" w:themeColor="accent3" w:themeTint="99"/>
        <w:bottom w:val="single" w:sz="4" w:space="0" w:color="1E81FF" w:themeColor="accent3" w:themeTint="99"/>
        <w:insideH w:val="single" w:sz="4" w:space="0" w:color="1E81F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4D4FF" w:themeFill="accent3" w:themeFillTint="33"/>
      </w:tcPr>
    </w:tblStylePr>
    <w:tblStylePr w:type="band1Horz">
      <w:tblPr/>
      <w:tcPr>
        <w:shd w:val="clear" w:color="auto" w:fill="B4D4FF" w:themeFill="accent3" w:themeFillTint="33"/>
      </w:tcPr>
    </w:tblStylePr>
  </w:style>
  <w:style w:type="table" w:styleId="ListTable2-Accent4">
    <w:name w:val="List Table 2 Accent 4"/>
    <w:basedOn w:val="TableNormal"/>
    <w:uiPriority w:val="47"/>
    <w:rsid w:val="008B1D59"/>
    <w:pPr>
      <w:spacing w:after="0" w:line="240" w:lineRule="auto"/>
    </w:pPr>
    <w:tblPr>
      <w:tblStyleRowBandSize w:val="1"/>
      <w:tblStyleColBandSize w:val="1"/>
      <w:tblBorders>
        <w:top w:val="single" w:sz="4" w:space="0" w:color="39E6FF" w:themeColor="accent4" w:themeTint="99"/>
        <w:bottom w:val="single" w:sz="4" w:space="0" w:color="39E6FF" w:themeColor="accent4" w:themeTint="99"/>
        <w:insideH w:val="single" w:sz="4" w:space="0" w:color="39E6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6FF" w:themeFill="accent4" w:themeFillTint="33"/>
      </w:tcPr>
    </w:tblStylePr>
    <w:tblStylePr w:type="band1Horz">
      <w:tblPr/>
      <w:tcPr>
        <w:shd w:val="clear" w:color="auto" w:fill="BDF6FF" w:themeFill="accent4" w:themeFillTint="33"/>
      </w:tcPr>
    </w:tblStylePr>
  </w:style>
  <w:style w:type="table" w:styleId="ListTable2-Accent5">
    <w:name w:val="List Table 2 Accent 5"/>
    <w:basedOn w:val="TableNormal"/>
    <w:uiPriority w:val="47"/>
    <w:rsid w:val="008B1D59"/>
    <w:pPr>
      <w:spacing w:after="0" w:line="240" w:lineRule="auto"/>
    </w:pPr>
    <w:tblPr>
      <w:tblStyleRowBandSize w:val="1"/>
      <w:tblStyleColBandSize w:val="1"/>
      <w:tblBorders>
        <w:top w:val="single" w:sz="4" w:space="0" w:color="1CFF8E" w:themeColor="accent5" w:themeTint="99"/>
        <w:bottom w:val="single" w:sz="4" w:space="0" w:color="1CFF8E" w:themeColor="accent5" w:themeTint="99"/>
        <w:insideH w:val="single" w:sz="4" w:space="0" w:color="1CFF8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3FFD9" w:themeFill="accent5" w:themeFillTint="33"/>
      </w:tcPr>
    </w:tblStylePr>
    <w:tblStylePr w:type="band1Horz">
      <w:tblPr/>
      <w:tcPr>
        <w:shd w:val="clear" w:color="auto" w:fill="B3FFD9" w:themeFill="accent5" w:themeFillTint="33"/>
      </w:tcPr>
    </w:tblStylePr>
  </w:style>
  <w:style w:type="table" w:styleId="ListTable2-Accent6">
    <w:name w:val="List Table 2 Accent 6"/>
    <w:basedOn w:val="TableNormal"/>
    <w:uiPriority w:val="47"/>
    <w:rsid w:val="008B1D59"/>
    <w:pPr>
      <w:spacing w:after="0" w:line="240" w:lineRule="auto"/>
    </w:pPr>
    <w:tblPr>
      <w:tblStyleRowBandSize w:val="1"/>
      <w:tblStyleColBandSize w:val="1"/>
      <w:tblBorders>
        <w:top w:val="single" w:sz="4" w:space="0" w:color="FBB860" w:themeColor="accent6" w:themeTint="99"/>
        <w:bottom w:val="single" w:sz="4" w:space="0" w:color="FBB860" w:themeColor="accent6" w:themeTint="99"/>
        <w:insideH w:val="single" w:sz="4" w:space="0" w:color="FBB860"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E7CA" w:themeFill="accent6" w:themeFillTint="33"/>
      </w:tcPr>
    </w:tblStylePr>
    <w:tblStylePr w:type="band1Horz">
      <w:tblPr/>
      <w:tcPr>
        <w:shd w:val="clear" w:color="auto" w:fill="FEE7CA" w:themeFill="accent6" w:themeFillTint="33"/>
      </w:tcPr>
    </w:tblStylePr>
  </w:style>
  <w:style w:type="table" w:styleId="ListTable3">
    <w:name w:val="List Table 3"/>
    <w:basedOn w:val="TableNormal"/>
    <w:uiPriority w:val="48"/>
    <w:rsid w:val="008B1D5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B1D59"/>
    <w:pPr>
      <w:spacing w:after="0" w:line="240" w:lineRule="auto"/>
    </w:pPr>
    <w:tblPr>
      <w:tblStyleRowBandSize w:val="1"/>
      <w:tblStyleColBandSize w:val="1"/>
      <w:tblBorders>
        <w:top w:val="single" w:sz="4" w:space="0" w:color="FBCE07" w:themeColor="accent1"/>
        <w:left w:val="single" w:sz="4" w:space="0" w:color="FBCE07" w:themeColor="accent1"/>
        <w:bottom w:val="single" w:sz="4" w:space="0" w:color="FBCE07" w:themeColor="accent1"/>
        <w:right w:val="single" w:sz="4" w:space="0" w:color="FBCE07" w:themeColor="accent1"/>
      </w:tblBorders>
    </w:tblPr>
    <w:tblStylePr w:type="firstRow">
      <w:rPr>
        <w:b/>
        <w:bCs/>
        <w:color w:val="FFFFFF" w:themeColor="background1"/>
      </w:rPr>
      <w:tblPr/>
      <w:tcPr>
        <w:shd w:val="clear" w:color="auto" w:fill="FBCE07" w:themeFill="accent1"/>
      </w:tcPr>
    </w:tblStylePr>
    <w:tblStylePr w:type="lastRow">
      <w:rPr>
        <w:b/>
        <w:bCs/>
      </w:rPr>
      <w:tblPr/>
      <w:tcPr>
        <w:tcBorders>
          <w:top w:val="double" w:sz="4" w:space="0" w:color="FBCE0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BCE07" w:themeColor="accent1"/>
          <w:right w:val="single" w:sz="4" w:space="0" w:color="FBCE07" w:themeColor="accent1"/>
        </w:tcBorders>
      </w:tcPr>
    </w:tblStylePr>
    <w:tblStylePr w:type="band1Horz">
      <w:tblPr/>
      <w:tcPr>
        <w:tcBorders>
          <w:top w:val="single" w:sz="4" w:space="0" w:color="FBCE07" w:themeColor="accent1"/>
          <w:bottom w:val="single" w:sz="4" w:space="0" w:color="FBCE0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BCE07" w:themeColor="accent1"/>
          <w:left w:val="nil"/>
        </w:tcBorders>
      </w:tcPr>
    </w:tblStylePr>
    <w:tblStylePr w:type="swCell">
      <w:tblPr/>
      <w:tcPr>
        <w:tcBorders>
          <w:top w:val="double" w:sz="4" w:space="0" w:color="FBCE07" w:themeColor="accent1"/>
          <w:right w:val="nil"/>
        </w:tcBorders>
      </w:tcPr>
    </w:tblStylePr>
  </w:style>
  <w:style w:type="table" w:styleId="ListTable3-Accent2">
    <w:name w:val="List Table 3 Accent 2"/>
    <w:basedOn w:val="TableNormal"/>
    <w:uiPriority w:val="48"/>
    <w:rsid w:val="008B1D59"/>
    <w:pPr>
      <w:spacing w:after="0" w:line="240" w:lineRule="auto"/>
    </w:pPr>
    <w:tblPr>
      <w:tblStyleRowBandSize w:val="1"/>
      <w:tblStyleColBandSize w:val="1"/>
      <w:tblBorders>
        <w:top w:val="single" w:sz="4" w:space="0" w:color="DD1D21" w:themeColor="accent2"/>
        <w:left w:val="single" w:sz="4" w:space="0" w:color="DD1D21" w:themeColor="accent2"/>
        <w:bottom w:val="single" w:sz="4" w:space="0" w:color="DD1D21" w:themeColor="accent2"/>
        <w:right w:val="single" w:sz="4" w:space="0" w:color="DD1D21" w:themeColor="accent2"/>
      </w:tblBorders>
    </w:tblPr>
    <w:tblStylePr w:type="firstRow">
      <w:rPr>
        <w:b/>
        <w:bCs/>
        <w:color w:val="FFFFFF" w:themeColor="background1"/>
      </w:rPr>
      <w:tblPr/>
      <w:tcPr>
        <w:shd w:val="clear" w:color="auto" w:fill="DD1D21" w:themeFill="accent2"/>
      </w:tcPr>
    </w:tblStylePr>
    <w:tblStylePr w:type="lastRow">
      <w:rPr>
        <w:b/>
        <w:bCs/>
      </w:rPr>
      <w:tblPr/>
      <w:tcPr>
        <w:tcBorders>
          <w:top w:val="double" w:sz="4" w:space="0" w:color="DD1D2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1D21" w:themeColor="accent2"/>
          <w:right w:val="single" w:sz="4" w:space="0" w:color="DD1D21" w:themeColor="accent2"/>
        </w:tcBorders>
      </w:tcPr>
    </w:tblStylePr>
    <w:tblStylePr w:type="band1Horz">
      <w:tblPr/>
      <w:tcPr>
        <w:tcBorders>
          <w:top w:val="single" w:sz="4" w:space="0" w:color="DD1D21" w:themeColor="accent2"/>
          <w:bottom w:val="single" w:sz="4" w:space="0" w:color="DD1D2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1D21" w:themeColor="accent2"/>
          <w:left w:val="nil"/>
        </w:tcBorders>
      </w:tcPr>
    </w:tblStylePr>
    <w:tblStylePr w:type="swCell">
      <w:tblPr/>
      <w:tcPr>
        <w:tcBorders>
          <w:top w:val="double" w:sz="4" w:space="0" w:color="DD1D21" w:themeColor="accent2"/>
          <w:right w:val="nil"/>
        </w:tcBorders>
      </w:tcPr>
    </w:tblStylePr>
  </w:style>
  <w:style w:type="table" w:styleId="ListTable3-Accent3">
    <w:name w:val="List Table 3 Accent 3"/>
    <w:basedOn w:val="TableNormal"/>
    <w:uiPriority w:val="48"/>
    <w:rsid w:val="008B1D59"/>
    <w:pPr>
      <w:spacing w:after="0" w:line="240" w:lineRule="auto"/>
    </w:pPr>
    <w:tblPr>
      <w:tblStyleRowBandSize w:val="1"/>
      <w:tblStyleColBandSize w:val="1"/>
      <w:tblBorders>
        <w:top w:val="single" w:sz="4" w:space="0" w:color="003C88" w:themeColor="accent3"/>
        <w:left w:val="single" w:sz="4" w:space="0" w:color="003C88" w:themeColor="accent3"/>
        <w:bottom w:val="single" w:sz="4" w:space="0" w:color="003C88" w:themeColor="accent3"/>
        <w:right w:val="single" w:sz="4" w:space="0" w:color="003C88" w:themeColor="accent3"/>
      </w:tblBorders>
    </w:tblPr>
    <w:tblStylePr w:type="firstRow">
      <w:rPr>
        <w:b/>
        <w:bCs/>
        <w:color w:val="FFFFFF" w:themeColor="background1"/>
      </w:rPr>
      <w:tblPr/>
      <w:tcPr>
        <w:shd w:val="clear" w:color="auto" w:fill="003C88" w:themeFill="accent3"/>
      </w:tcPr>
    </w:tblStylePr>
    <w:tblStylePr w:type="lastRow">
      <w:rPr>
        <w:b/>
        <w:bCs/>
      </w:rPr>
      <w:tblPr/>
      <w:tcPr>
        <w:tcBorders>
          <w:top w:val="double" w:sz="4" w:space="0" w:color="003C8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3C88" w:themeColor="accent3"/>
          <w:right w:val="single" w:sz="4" w:space="0" w:color="003C88" w:themeColor="accent3"/>
        </w:tcBorders>
      </w:tcPr>
    </w:tblStylePr>
    <w:tblStylePr w:type="band1Horz">
      <w:tblPr/>
      <w:tcPr>
        <w:tcBorders>
          <w:top w:val="single" w:sz="4" w:space="0" w:color="003C88" w:themeColor="accent3"/>
          <w:bottom w:val="single" w:sz="4" w:space="0" w:color="003C8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3C88" w:themeColor="accent3"/>
          <w:left w:val="nil"/>
        </w:tcBorders>
      </w:tcPr>
    </w:tblStylePr>
    <w:tblStylePr w:type="swCell">
      <w:tblPr/>
      <w:tcPr>
        <w:tcBorders>
          <w:top w:val="double" w:sz="4" w:space="0" w:color="003C88" w:themeColor="accent3"/>
          <w:right w:val="nil"/>
        </w:tcBorders>
      </w:tcPr>
    </w:tblStylePr>
  </w:style>
  <w:style w:type="table" w:styleId="ListTable3-Accent4">
    <w:name w:val="List Table 3 Accent 4"/>
    <w:basedOn w:val="TableNormal"/>
    <w:uiPriority w:val="48"/>
    <w:rsid w:val="008B1D59"/>
    <w:pPr>
      <w:spacing w:after="0" w:line="240" w:lineRule="auto"/>
    </w:pPr>
    <w:tblPr>
      <w:tblStyleRowBandSize w:val="1"/>
      <w:tblStyleColBandSize w:val="1"/>
      <w:tblBorders>
        <w:top w:val="single" w:sz="4" w:space="0" w:color="009EB4" w:themeColor="accent4"/>
        <w:left w:val="single" w:sz="4" w:space="0" w:color="009EB4" w:themeColor="accent4"/>
        <w:bottom w:val="single" w:sz="4" w:space="0" w:color="009EB4" w:themeColor="accent4"/>
        <w:right w:val="single" w:sz="4" w:space="0" w:color="009EB4" w:themeColor="accent4"/>
      </w:tblBorders>
    </w:tblPr>
    <w:tblStylePr w:type="firstRow">
      <w:rPr>
        <w:b/>
        <w:bCs/>
        <w:color w:val="FFFFFF" w:themeColor="background1"/>
      </w:rPr>
      <w:tblPr/>
      <w:tcPr>
        <w:shd w:val="clear" w:color="auto" w:fill="009EB4" w:themeFill="accent4"/>
      </w:tcPr>
    </w:tblStylePr>
    <w:tblStylePr w:type="lastRow">
      <w:rPr>
        <w:b/>
        <w:bCs/>
      </w:rPr>
      <w:tblPr/>
      <w:tcPr>
        <w:tcBorders>
          <w:top w:val="double" w:sz="4" w:space="0" w:color="009EB4"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EB4" w:themeColor="accent4"/>
          <w:right w:val="single" w:sz="4" w:space="0" w:color="009EB4" w:themeColor="accent4"/>
        </w:tcBorders>
      </w:tcPr>
    </w:tblStylePr>
    <w:tblStylePr w:type="band1Horz">
      <w:tblPr/>
      <w:tcPr>
        <w:tcBorders>
          <w:top w:val="single" w:sz="4" w:space="0" w:color="009EB4" w:themeColor="accent4"/>
          <w:bottom w:val="single" w:sz="4" w:space="0" w:color="009EB4"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EB4" w:themeColor="accent4"/>
          <w:left w:val="nil"/>
        </w:tcBorders>
      </w:tcPr>
    </w:tblStylePr>
    <w:tblStylePr w:type="swCell">
      <w:tblPr/>
      <w:tcPr>
        <w:tcBorders>
          <w:top w:val="double" w:sz="4" w:space="0" w:color="009EB4" w:themeColor="accent4"/>
          <w:right w:val="nil"/>
        </w:tcBorders>
      </w:tcPr>
    </w:tblStylePr>
  </w:style>
  <w:style w:type="table" w:styleId="ListTable3-Accent5">
    <w:name w:val="List Table 3 Accent 5"/>
    <w:basedOn w:val="TableNormal"/>
    <w:uiPriority w:val="48"/>
    <w:rsid w:val="008B1D59"/>
    <w:pPr>
      <w:spacing w:after="0" w:line="240" w:lineRule="auto"/>
    </w:pPr>
    <w:tblPr>
      <w:tblStyleRowBandSize w:val="1"/>
      <w:tblStyleColBandSize w:val="1"/>
      <w:tblBorders>
        <w:top w:val="single" w:sz="4" w:space="0" w:color="008443" w:themeColor="accent5"/>
        <w:left w:val="single" w:sz="4" w:space="0" w:color="008443" w:themeColor="accent5"/>
        <w:bottom w:val="single" w:sz="4" w:space="0" w:color="008443" w:themeColor="accent5"/>
        <w:right w:val="single" w:sz="4" w:space="0" w:color="008443" w:themeColor="accent5"/>
      </w:tblBorders>
    </w:tblPr>
    <w:tblStylePr w:type="firstRow">
      <w:rPr>
        <w:b/>
        <w:bCs/>
        <w:color w:val="FFFFFF" w:themeColor="background1"/>
      </w:rPr>
      <w:tblPr/>
      <w:tcPr>
        <w:shd w:val="clear" w:color="auto" w:fill="008443" w:themeFill="accent5"/>
      </w:tcPr>
    </w:tblStylePr>
    <w:tblStylePr w:type="lastRow">
      <w:rPr>
        <w:b/>
        <w:bCs/>
      </w:rPr>
      <w:tblPr/>
      <w:tcPr>
        <w:tcBorders>
          <w:top w:val="double" w:sz="4" w:space="0" w:color="00844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8443" w:themeColor="accent5"/>
          <w:right w:val="single" w:sz="4" w:space="0" w:color="008443" w:themeColor="accent5"/>
        </w:tcBorders>
      </w:tcPr>
    </w:tblStylePr>
    <w:tblStylePr w:type="band1Horz">
      <w:tblPr/>
      <w:tcPr>
        <w:tcBorders>
          <w:top w:val="single" w:sz="4" w:space="0" w:color="008443" w:themeColor="accent5"/>
          <w:bottom w:val="single" w:sz="4" w:space="0" w:color="00844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8443" w:themeColor="accent5"/>
          <w:left w:val="nil"/>
        </w:tcBorders>
      </w:tcPr>
    </w:tblStylePr>
    <w:tblStylePr w:type="swCell">
      <w:tblPr/>
      <w:tcPr>
        <w:tcBorders>
          <w:top w:val="double" w:sz="4" w:space="0" w:color="008443" w:themeColor="accent5"/>
          <w:right w:val="nil"/>
        </w:tcBorders>
      </w:tcPr>
    </w:tblStylePr>
  </w:style>
  <w:style w:type="table" w:styleId="ListTable3-Accent6">
    <w:name w:val="List Table 3 Accent 6"/>
    <w:basedOn w:val="TableNormal"/>
    <w:uiPriority w:val="48"/>
    <w:rsid w:val="008B1D59"/>
    <w:pPr>
      <w:spacing w:after="0" w:line="240" w:lineRule="auto"/>
    </w:pPr>
    <w:tblPr>
      <w:tblStyleRowBandSize w:val="1"/>
      <w:tblStyleColBandSize w:val="1"/>
      <w:tblBorders>
        <w:top w:val="single" w:sz="4" w:space="0" w:color="EB8705" w:themeColor="accent6"/>
        <w:left w:val="single" w:sz="4" w:space="0" w:color="EB8705" w:themeColor="accent6"/>
        <w:bottom w:val="single" w:sz="4" w:space="0" w:color="EB8705" w:themeColor="accent6"/>
        <w:right w:val="single" w:sz="4" w:space="0" w:color="EB8705" w:themeColor="accent6"/>
      </w:tblBorders>
    </w:tblPr>
    <w:tblStylePr w:type="firstRow">
      <w:rPr>
        <w:b/>
        <w:bCs/>
        <w:color w:val="FFFFFF" w:themeColor="background1"/>
      </w:rPr>
      <w:tblPr/>
      <w:tcPr>
        <w:shd w:val="clear" w:color="auto" w:fill="EB8705" w:themeFill="accent6"/>
      </w:tcPr>
    </w:tblStylePr>
    <w:tblStylePr w:type="lastRow">
      <w:rPr>
        <w:b/>
        <w:bCs/>
      </w:rPr>
      <w:tblPr/>
      <w:tcPr>
        <w:tcBorders>
          <w:top w:val="double" w:sz="4" w:space="0" w:color="EB8705"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B8705" w:themeColor="accent6"/>
          <w:right w:val="single" w:sz="4" w:space="0" w:color="EB8705" w:themeColor="accent6"/>
        </w:tcBorders>
      </w:tcPr>
    </w:tblStylePr>
    <w:tblStylePr w:type="band1Horz">
      <w:tblPr/>
      <w:tcPr>
        <w:tcBorders>
          <w:top w:val="single" w:sz="4" w:space="0" w:color="EB8705" w:themeColor="accent6"/>
          <w:bottom w:val="single" w:sz="4" w:space="0" w:color="EB8705"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B8705" w:themeColor="accent6"/>
          <w:left w:val="nil"/>
        </w:tcBorders>
      </w:tcPr>
    </w:tblStylePr>
    <w:tblStylePr w:type="swCell">
      <w:tblPr/>
      <w:tcPr>
        <w:tcBorders>
          <w:top w:val="double" w:sz="4" w:space="0" w:color="EB8705" w:themeColor="accent6"/>
          <w:right w:val="nil"/>
        </w:tcBorders>
      </w:tcPr>
    </w:tblStylePr>
  </w:style>
  <w:style w:type="table" w:styleId="ListTable4">
    <w:name w:val="List Table 4"/>
    <w:basedOn w:val="TableNormal"/>
    <w:uiPriority w:val="49"/>
    <w:rsid w:val="008B1D5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B1D59"/>
    <w:pPr>
      <w:spacing w:after="0" w:line="240" w:lineRule="auto"/>
    </w:pPr>
    <w:tblPr>
      <w:tblStyleRowBandSize w:val="1"/>
      <w:tblStyleColBandSize w:val="1"/>
      <w:tblBorders>
        <w:top w:val="single" w:sz="4" w:space="0" w:color="FCE16A" w:themeColor="accent1" w:themeTint="99"/>
        <w:left w:val="single" w:sz="4" w:space="0" w:color="FCE16A" w:themeColor="accent1" w:themeTint="99"/>
        <w:bottom w:val="single" w:sz="4" w:space="0" w:color="FCE16A" w:themeColor="accent1" w:themeTint="99"/>
        <w:right w:val="single" w:sz="4" w:space="0" w:color="FCE16A" w:themeColor="accent1" w:themeTint="99"/>
        <w:insideH w:val="single" w:sz="4" w:space="0" w:color="FCE16A" w:themeColor="accent1" w:themeTint="99"/>
      </w:tblBorders>
    </w:tblPr>
    <w:tblStylePr w:type="firstRow">
      <w:rPr>
        <w:b/>
        <w:bCs/>
        <w:color w:val="FFFFFF" w:themeColor="background1"/>
      </w:rPr>
      <w:tblPr/>
      <w:tcPr>
        <w:tcBorders>
          <w:top w:val="single" w:sz="4" w:space="0" w:color="FBCE07" w:themeColor="accent1"/>
          <w:left w:val="single" w:sz="4" w:space="0" w:color="FBCE07" w:themeColor="accent1"/>
          <w:bottom w:val="single" w:sz="4" w:space="0" w:color="FBCE07" w:themeColor="accent1"/>
          <w:right w:val="single" w:sz="4" w:space="0" w:color="FBCE07" w:themeColor="accent1"/>
          <w:insideH w:val="nil"/>
        </w:tcBorders>
        <w:shd w:val="clear" w:color="auto" w:fill="FBCE07" w:themeFill="accent1"/>
      </w:tcPr>
    </w:tblStylePr>
    <w:tblStylePr w:type="lastRow">
      <w:rPr>
        <w:b/>
        <w:bCs/>
      </w:rPr>
      <w:tblPr/>
      <w:tcPr>
        <w:tcBorders>
          <w:top w:val="double" w:sz="4" w:space="0" w:color="FCE16A" w:themeColor="accent1" w:themeTint="99"/>
        </w:tcBorders>
      </w:tcPr>
    </w:tblStylePr>
    <w:tblStylePr w:type="firstCol">
      <w:rPr>
        <w:b/>
        <w:bCs/>
      </w:rPr>
    </w:tblStylePr>
    <w:tblStylePr w:type="lastCol">
      <w:rPr>
        <w:b/>
        <w:bCs/>
      </w:rPr>
    </w:tblStylePr>
    <w:tblStylePr w:type="band1Vert">
      <w:tblPr/>
      <w:tcPr>
        <w:shd w:val="clear" w:color="auto" w:fill="FEF5CD" w:themeFill="accent1" w:themeFillTint="33"/>
      </w:tcPr>
    </w:tblStylePr>
    <w:tblStylePr w:type="band1Horz">
      <w:tblPr/>
      <w:tcPr>
        <w:shd w:val="clear" w:color="auto" w:fill="FEF5CD" w:themeFill="accent1" w:themeFillTint="33"/>
      </w:tcPr>
    </w:tblStylePr>
  </w:style>
  <w:style w:type="table" w:styleId="ListTable4-Accent2">
    <w:name w:val="List Table 4 Accent 2"/>
    <w:basedOn w:val="TableNormal"/>
    <w:uiPriority w:val="49"/>
    <w:rsid w:val="008B1D59"/>
    <w:pPr>
      <w:spacing w:after="0" w:line="240" w:lineRule="auto"/>
    </w:pPr>
    <w:tblPr>
      <w:tblStyleRowBandSize w:val="1"/>
      <w:tblStyleColBandSize w:val="1"/>
      <w:tblBorders>
        <w:top w:val="single" w:sz="4" w:space="0" w:color="ED7577" w:themeColor="accent2" w:themeTint="99"/>
        <w:left w:val="single" w:sz="4" w:space="0" w:color="ED7577" w:themeColor="accent2" w:themeTint="99"/>
        <w:bottom w:val="single" w:sz="4" w:space="0" w:color="ED7577" w:themeColor="accent2" w:themeTint="99"/>
        <w:right w:val="single" w:sz="4" w:space="0" w:color="ED7577" w:themeColor="accent2" w:themeTint="99"/>
        <w:insideH w:val="single" w:sz="4" w:space="0" w:color="ED7577" w:themeColor="accent2" w:themeTint="99"/>
      </w:tblBorders>
    </w:tblPr>
    <w:tblStylePr w:type="firstRow">
      <w:rPr>
        <w:b/>
        <w:bCs/>
        <w:color w:val="FFFFFF" w:themeColor="background1"/>
      </w:rPr>
      <w:tblPr/>
      <w:tcPr>
        <w:tcBorders>
          <w:top w:val="single" w:sz="4" w:space="0" w:color="DD1D21" w:themeColor="accent2"/>
          <w:left w:val="single" w:sz="4" w:space="0" w:color="DD1D21" w:themeColor="accent2"/>
          <w:bottom w:val="single" w:sz="4" w:space="0" w:color="DD1D21" w:themeColor="accent2"/>
          <w:right w:val="single" w:sz="4" w:space="0" w:color="DD1D21" w:themeColor="accent2"/>
          <w:insideH w:val="nil"/>
        </w:tcBorders>
        <w:shd w:val="clear" w:color="auto" w:fill="DD1D21" w:themeFill="accent2"/>
      </w:tcPr>
    </w:tblStylePr>
    <w:tblStylePr w:type="lastRow">
      <w:rPr>
        <w:b/>
        <w:bCs/>
      </w:rPr>
      <w:tblPr/>
      <w:tcPr>
        <w:tcBorders>
          <w:top w:val="double" w:sz="4" w:space="0" w:color="ED7577" w:themeColor="accent2" w:themeTint="99"/>
        </w:tcBorders>
      </w:tcPr>
    </w:tblStylePr>
    <w:tblStylePr w:type="firstCol">
      <w:rPr>
        <w:b/>
        <w:bCs/>
      </w:rPr>
    </w:tblStylePr>
    <w:tblStylePr w:type="lastCol">
      <w:rPr>
        <w:b/>
        <w:bCs/>
      </w:rPr>
    </w:tblStylePr>
    <w:tblStylePr w:type="band1Vert">
      <w:tblPr/>
      <w:tcPr>
        <w:shd w:val="clear" w:color="auto" w:fill="F9D1D1" w:themeFill="accent2" w:themeFillTint="33"/>
      </w:tcPr>
    </w:tblStylePr>
    <w:tblStylePr w:type="band1Horz">
      <w:tblPr/>
      <w:tcPr>
        <w:shd w:val="clear" w:color="auto" w:fill="F9D1D1" w:themeFill="accent2" w:themeFillTint="33"/>
      </w:tcPr>
    </w:tblStylePr>
  </w:style>
  <w:style w:type="table" w:styleId="ListTable4-Accent3">
    <w:name w:val="List Table 4 Accent 3"/>
    <w:basedOn w:val="TableNormal"/>
    <w:uiPriority w:val="49"/>
    <w:rsid w:val="008B1D59"/>
    <w:pPr>
      <w:spacing w:after="0" w:line="240" w:lineRule="auto"/>
    </w:pPr>
    <w:tblPr>
      <w:tblStyleRowBandSize w:val="1"/>
      <w:tblStyleColBandSize w:val="1"/>
      <w:tblBorders>
        <w:top w:val="single" w:sz="4" w:space="0" w:color="1E81FF" w:themeColor="accent3" w:themeTint="99"/>
        <w:left w:val="single" w:sz="4" w:space="0" w:color="1E81FF" w:themeColor="accent3" w:themeTint="99"/>
        <w:bottom w:val="single" w:sz="4" w:space="0" w:color="1E81FF" w:themeColor="accent3" w:themeTint="99"/>
        <w:right w:val="single" w:sz="4" w:space="0" w:color="1E81FF" w:themeColor="accent3" w:themeTint="99"/>
        <w:insideH w:val="single" w:sz="4" w:space="0" w:color="1E81FF" w:themeColor="accent3" w:themeTint="99"/>
      </w:tblBorders>
    </w:tblPr>
    <w:tblStylePr w:type="firstRow">
      <w:rPr>
        <w:b/>
        <w:bCs/>
        <w:color w:val="FFFFFF" w:themeColor="background1"/>
      </w:rPr>
      <w:tblPr/>
      <w:tcPr>
        <w:tcBorders>
          <w:top w:val="single" w:sz="4" w:space="0" w:color="003C88" w:themeColor="accent3"/>
          <w:left w:val="single" w:sz="4" w:space="0" w:color="003C88" w:themeColor="accent3"/>
          <w:bottom w:val="single" w:sz="4" w:space="0" w:color="003C88" w:themeColor="accent3"/>
          <w:right w:val="single" w:sz="4" w:space="0" w:color="003C88" w:themeColor="accent3"/>
          <w:insideH w:val="nil"/>
        </w:tcBorders>
        <w:shd w:val="clear" w:color="auto" w:fill="003C88" w:themeFill="accent3"/>
      </w:tcPr>
    </w:tblStylePr>
    <w:tblStylePr w:type="lastRow">
      <w:rPr>
        <w:b/>
        <w:bCs/>
      </w:rPr>
      <w:tblPr/>
      <w:tcPr>
        <w:tcBorders>
          <w:top w:val="double" w:sz="4" w:space="0" w:color="1E81FF" w:themeColor="accent3" w:themeTint="99"/>
        </w:tcBorders>
      </w:tcPr>
    </w:tblStylePr>
    <w:tblStylePr w:type="firstCol">
      <w:rPr>
        <w:b/>
        <w:bCs/>
      </w:rPr>
    </w:tblStylePr>
    <w:tblStylePr w:type="lastCol">
      <w:rPr>
        <w:b/>
        <w:bCs/>
      </w:rPr>
    </w:tblStylePr>
    <w:tblStylePr w:type="band1Vert">
      <w:tblPr/>
      <w:tcPr>
        <w:shd w:val="clear" w:color="auto" w:fill="B4D4FF" w:themeFill="accent3" w:themeFillTint="33"/>
      </w:tcPr>
    </w:tblStylePr>
    <w:tblStylePr w:type="band1Horz">
      <w:tblPr/>
      <w:tcPr>
        <w:shd w:val="clear" w:color="auto" w:fill="B4D4FF" w:themeFill="accent3" w:themeFillTint="33"/>
      </w:tcPr>
    </w:tblStylePr>
  </w:style>
  <w:style w:type="table" w:styleId="ListTable4-Accent4">
    <w:name w:val="List Table 4 Accent 4"/>
    <w:basedOn w:val="TableNormal"/>
    <w:uiPriority w:val="49"/>
    <w:rsid w:val="008B1D59"/>
    <w:pPr>
      <w:spacing w:after="0" w:line="240" w:lineRule="auto"/>
    </w:pPr>
    <w:tblPr>
      <w:tblStyleRowBandSize w:val="1"/>
      <w:tblStyleColBandSize w:val="1"/>
      <w:tblBorders>
        <w:top w:val="single" w:sz="4" w:space="0" w:color="39E6FF" w:themeColor="accent4" w:themeTint="99"/>
        <w:left w:val="single" w:sz="4" w:space="0" w:color="39E6FF" w:themeColor="accent4" w:themeTint="99"/>
        <w:bottom w:val="single" w:sz="4" w:space="0" w:color="39E6FF" w:themeColor="accent4" w:themeTint="99"/>
        <w:right w:val="single" w:sz="4" w:space="0" w:color="39E6FF" w:themeColor="accent4" w:themeTint="99"/>
        <w:insideH w:val="single" w:sz="4" w:space="0" w:color="39E6FF" w:themeColor="accent4" w:themeTint="99"/>
      </w:tblBorders>
    </w:tblPr>
    <w:tblStylePr w:type="firstRow">
      <w:rPr>
        <w:b/>
        <w:bCs/>
        <w:color w:val="FFFFFF" w:themeColor="background1"/>
      </w:rPr>
      <w:tblPr/>
      <w:tcPr>
        <w:tcBorders>
          <w:top w:val="single" w:sz="4" w:space="0" w:color="009EB4" w:themeColor="accent4"/>
          <w:left w:val="single" w:sz="4" w:space="0" w:color="009EB4" w:themeColor="accent4"/>
          <w:bottom w:val="single" w:sz="4" w:space="0" w:color="009EB4" w:themeColor="accent4"/>
          <w:right w:val="single" w:sz="4" w:space="0" w:color="009EB4" w:themeColor="accent4"/>
          <w:insideH w:val="nil"/>
        </w:tcBorders>
        <w:shd w:val="clear" w:color="auto" w:fill="009EB4" w:themeFill="accent4"/>
      </w:tcPr>
    </w:tblStylePr>
    <w:tblStylePr w:type="lastRow">
      <w:rPr>
        <w:b/>
        <w:bCs/>
      </w:rPr>
      <w:tblPr/>
      <w:tcPr>
        <w:tcBorders>
          <w:top w:val="double" w:sz="4" w:space="0" w:color="39E6FF" w:themeColor="accent4" w:themeTint="99"/>
        </w:tcBorders>
      </w:tcPr>
    </w:tblStylePr>
    <w:tblStylePr w:type="firstCol">
      <w:rPr>
        <w:b/>
        <w:bCs/>
      </w:rPr>
    </w:tblStylePr>
    <w:tblStylePr w:type="lastCol">
      <w:rPr>
        <w:b/>
        <w:bCs/>
      </w:rPr>
    </w:tblStylePr>
    <w:tblStylePr w:type="band1Vert">
      <w:tblPr/>
      <w:tcPr>
        <w:shd w:val="clear" w:color="auto" w:fill="BDF6FF" w:themeFill="accent4" w:themeFillTint="33"/>
      </w:tcPr>
    </w:tblStylePr>
    <w:tblStylePr w:type="band1Horz">
      <w:tblPr/>
      <w:tcPr>
        <w:shd w:val="clear" w:color="auto" w:fill="BDF6FF" w:themeFill="accent4" w:themeFillTint="33"/>
      </w:tcPr>
    </w:tblStylePr>
  </w:style>
  <w:style w:type="table" w:styleId="ListTable4-Accent5">
    <w:name w:val="List Table 4 Accent 5"/>
    <w:basedOn w:val="TableNormal"/>
    <w:uiPriority w:val="49"/>
    <w:rsid w:val="008B1D59"/>
    <w:pPr>
      <w:spacing w:after="0" w:line="240" w:lineRule="auto"/>
    </w:pPr>
    <w:tblPr>
      <w:tblStyleRowBandSize w:val="1"/>
      <w:tblStyleColBandSize w:val="1"/>
      <w:tblBorders>
        <w:top w:val="single" w:sz="4" w:space="0" w:color="1CFF8E" w:themeColor="accent5" w:themeTint="99"/>
        <w:left w:val="single" w:sz="4" w:space="0" w:color="1CFF8E" w:themeColor="accent5" w:themeTint="99"/>
        <w:bottom w:val="single" w:sz="4" w:space="0" w:color="1CFF8E" w:themeColor="accent5" w:themeTint="99"/>
        <w:right w:val="single" w:sz="4" w:space="0" w:color="1CFF8E" w:themeColor="accent5" w:themeTint="99"/>
        <w:insideH w:val="single" w:sz="4" w:space="0" w:color="1CFF8E" w:themeColor="accent5" w:themeTint="99"/>
      </w:tblBorders>
    </w:tblPr>
    <w:tblStylePr w:type="firstRow">
      <w:rPr>
        <w:b/>
        <w:bCs/>
        <w:color w:val="FFFFFF" w:themeColor="background1"/>
      </w:rPr>
      <w:tblPr/>
      <w:tcPr>
        <w:tcBorders>
          <w:top w:val="single" w:sz="4" w:space="0" w:color="008443" w:themeColor="accent5"/>
          <w:left w:val="single" w:sz="4" w:space="0" w:color="008443" w:themeColor="accent5"/>
          <w:bottom w:val="single" w:sz="4" w:space="0" w:color="008443" w:themeColor="accent5"/>
          <w:right w:val="single" w:sz="4" w:space="0" w:color="008443" w:themeColor="accent5"/>
          <w:insideH w:val="nil"/>
        </w:tcBorders>
        <w:shd w:val="clear" w:color="auto" w:fill="008443" w:themeFill="accent5"/>
      </w:tcPr>
    </w:tblStylePr>
    <w:tblStylePr w:type="lastRow">
      <w:rPr>
        <w:b/>
        <w:bCs/>
      </w:rPr>
      <w:tblPr/>
      <w:tcPr>
        <w:tcBorders>
          <w:top w:val="double" w:sz="4" w:space="0" w:color="1CFF8E" w:themeColor="accent5" w:themeTint="99"/>
        </w:tcBorders>
      </w:tcPr>
    </w:tblStylePr>
    <w:tblStylePr w:type="firstCol">
      <w:rPr>
        <w:b/>
        <w:bCs/>
      </w:rPr>
    </w:tblStylePr>
    <w:tblStylePr w:type="lastCol">
      <w:rPr>
        <w:b/>
        <w:bCs/>
      </w:rPr>
    </w:tblStylePr>
    <w:tblStylePr w:type="band1Vert">
      <w:tblPr/>
      <w:tcPr>
        <w:shd w:val="clear" w:color="auto" w:fill="B3FFD9" w:themeFill="accent5" w:themeFillTint="33"/>
      </w:tcPr>
    </w:tblStylePr>
    <w:tblStylePr w:type="band1Horz">
      <w:tblPr/>
      <w:tcPr>
        <w:shd w:val="clear" w:color="auto" w:fill="B3FFD9" w:themeFill="accent5" w:themeFillTint="33"/>
      </w:tcPr>
    </w:tblStylePr>
  </w:style>
  <w:style w:type="table" w:styleId="ListTable4-Accent6">
    <w:name w:val="List Table 4 Accent 6"/>
    <w:basedOn w:val="TableNormal"/>
    <w:uiPriority w:val="49"/>
    <w:rsid w:val="008B1D59"/>
    <w:pPr>
      <w:spacing w:after="0" w:line="240" w:lineRule="auto"/>
    </w:pPr>
    <w:tblPr>
      <w:tblStyleRowBandSize w:val="1"/>
      <w:tblStyleColBandSize w:val="1"/>
      <w:tblBorders>
        <w:top w:val="single" w:sz="4" w:space="0" w:color="FBB860" w:themeColor="accent6" w:themeTint="99"/>
        <w:left w:val="single" w:sz="4" w:space="0" w:color="FBB860" w:themeColor="accent6" w:themeTint="99"/>
        <w:bottom w:val="single" w:sz="4" w:space="0" w:color="FBB860" w:themeColor="accent6" w:themeTint="99"/>
        <w:right w:val="single" w:sz="4" w:space="0" w:color="FBB860" w:themeColor="accent6" w:themeTint="99"/>
        <w:insideH w:val="single" w:sz="4" w:space="0" w:color="FBB860" w:themeColor="accent6" w:themeTint="99"/>
      </w:tblBorders>
    </w:tblPr>
    <w:tblStylePr w:type="firstRow">
      <w:rPr>
        <w:b/>
        <w:bCs/>
        <w:color w:val="FFFFFF" w:themeColor="background1"/>
      </w:rPr>
      <w:tblPr/>
      <w:tcPr>
        <w:tcBorders>
          <w:top w:val="single" w:sz="4" w:space="0" w:color="EB8705" w:themeColor="accent6"/>
          <w:left w:val="single" w:sz="4" w:space="0" w:color="EB8705" w:themeColor="accent6"/>
          <w:bottom w:val="single" w:sz="4" w:space="0" w:color="EB8705" w:themeColor="accent6"/>
          <w:right w:val="single" w:sz="4" w:space="0" w:color="EB8705" w:themeColor="accent6"/>
          <w:insideH w:val="nil"/>
        </w:tcBorders>
        <w:shd w:val="clear" w:color="auto" w:fill="EB8705" w:themeFill="accent6"/>
      </w:tcPr>
    </w:tblStylePr>
    <w:tblStylePr w:type="lastRow">
      <w:rPr>
        <w:b/>
        <w:bCs/>
      </w:rPr>
      <w:tblPr/>
      <w:tcPr>
        <w:tcBorders>
          <w:top w:val="double" w:sz="4" w:space="0" w:color="FBB860" w:themeColor="accent6" w:themeTint="99"/>
        </w:tcBorders>
      </w:tcPr>
    </w:tblStylePr>
    <w:tblStylePr w:type="firstCol">
      <w:rPr>
        <w:b/>
        <w:bCs/>
      </w:rPr>
    </w:tblStylePr>
    <w:tblStylePr w:type="lastCol">
      <w:rPr>
        <w:b/>
        <w:bCs/>
      </w:rPr>
    </w:tblStylePr>
    <w:tblStylePr w:type="band1Vert">
      <w:tblPr/>
      <w:tcPr>
        <w:shd w:val="clear" w:color="auto" w:fill="FEE7CA" w:themeFill="accent6" w:themeFillTint="33"/>
      </w:tcPr>
    </w:tblStylePr>
    <w:tblStylePr w:type="band1Horz">
      <w:tblPr/>
      <w:tcPr>
        <w:shd w:val="clear" w:color="auto" w:fill="FEE7CA" w:themeFill="accent6" w:themeFillTint="33"/>
      </w:tcPr>
    </w:tblStylePr>
  </w:style>
  <w:style w:type="table" w:styleId="ListTable5Dark">
    <w:name w:val="List Table 5 Dark"/>
    <w:basedOn w:val="TableNormal"/>
    <w:uiPriority w:val="50"/>
    <w:rsid w:val="008B1D5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B1D59"/>
    <w:pPr>
      <w:spacing w:after="0" w:line="240" w:lineRule="auto"/>
    </w:pPr>
    <w:rPr>
      <w:color w:val="FFFFFF" w:themeColor="background1"/>
    </w:rPr>
    <w:tblPr>
      <w:tblStyleRowBandSize w:val="1"/>
      <w:tblStyleColBandSize w:val="1"/>
      <w:tblBorders>
        <w:top w:val="single" w:sz="24" w:space="0" w:color="FBCE07" w:themeColor="accent1"/>
        <w:left w:val="single" w:sz="24" w:space="0" w:color="FBCE07" w:themeColor="accent1"/>
        <w:bottom w:val="single" w:sz="24" w:space="0" w:color="FBCE07" w:themeColor="accent1"/>
        <w:right w:val="single" w:sz="24" w:space="0" w:color="FBCE07" w:themeColor="accent1"/>
      </w:tblBorders>
    </w:tblPr>
    <w:tcPr>
      <w:shd w:val="clear" w:color="auto" w:fill="FBCE07"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B1D59"/>
    <w:pPr>
      <w:spacing w:after="0" w:line="240" w:lineRule="auto"/>
    </w:pPr>
    <w:rPr>
      <w:color w:val="FFFFFF" w:themeColor="background1"/>
    </w:rPr>
    <w:tblPr>
      <w:tblStyleRowBandSize w:val="1"/>
      <w:tblStyleColBandSize w:val="1"/>
      <w:tblBorders>
        <w:top w:val="single" w:sz="24" w:space="0" w:color="DD1D21" w:themeColor="accent2"/>
        <w:left w:val="single" w:sz="24" w:space="0" w:color="DD1D21" w:themeColor="accent2"/>
        <w:bottom w:val="single" w:sz="24" w:space="0" w:color="DD1D21" w:themeColor="accent2"/>
        <w:right w:val="single" w:sz="24" w:space="0" w:color="DD1D21" w:themeColor="accent2"/>
      </w:tblBorders>
    </w:tblPr>
    <w:tcPr>
      <w:shd w:val="clear" w:color="auto" w:fill="DD1D2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B1D59"/>
    <w:pPr>
      <w:spacing w:after="0" w:line="240" w:lineRule="auto"/>
    </w:pPr>
    <w:rPr>
      <w:color w:val="FFFFFF" w:themeColor="background1"/>
    </w:rPr>
    <w:tblPr>
      <w:tblStyleRowBandSize w:val="1"/>
      <w:tblStyleColBandSize w:val="1"/>
      <w:tblBorders>
        <w:top w:val="single" w:sz="24" w:space="0" w:color="003C88" w:themeColor="accent3"/>
        <w:left w:val="single" w:sz="24" w:space="0" w:color="003C88" w:themeColor="accent3"/>
        <w:bottom w:val="single" w:sz="24" w:space="0" w:color="003C88" w:themeColor="accent3"/>
        <w:right w:val="single" w:sz="24" w:space="0" w:color="003C88" w:themeColor="accent3"/>
      </w:tblBorders>
    </w:tblPr>
    <w:tcPr>
      <w:shd w:val="clear" w:color="auto" w:fill="003C8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B1D59"/>
    <w:pPr>
      <w:spacing w:after="0" w:line="240" w:lineRule="auto"/>
    </w:pPr>
    <w:rPr>
      <w:color w:val="FFFFFF" w:themeColor="background1"/>
    </w:rPr>
    <w:tblPr>
      <w:tblStyleRowBandSize w:val="1"/>
      <w:tblStyleColBandSize w:val="1"/>
      <w:tblBorders>
        <w:top w:val="single" w:sz="24" w:space="0" w:color="009EB4" w:themeColor="accent4"/>
        <w:left w:val="single" w:sz="24" w:space="0" w:color="009EB4" w:themeColor="accent4"/>
        <w:bottom w:val="single" w:sz="24" w:space="0" w:color="009EB4" w:themeColor="accent4"/>
        <w:right w:val="single" w:sz="24" w:space="0" w:color="009EB4" w:themeColor="accent4"/>
      </w:tblBorders>
    </w:tblPr>
    <w:tcPr>
      <w:shd w:val="clear" w:color="auto" w:fill="009EB4"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B1D59"/>
    <w:pPr>
      <w:spacing w:after="0" w:line="240" w:lineRule="auto"/>
    </w:pPr>
    <w:rPr>
      <w:color w:val="FFFFFF" w:themeColor="background1"/>
    </w:rPr>
    <w:tblPr>
      <w:tblStyleRowBandSize w:val="1"/>
      <w:tblStyleColBandSize w:val="1"/>
      <w:tblBorders>
        <w:top w:val="single" w:sz="24" w:space="0" w:color="008443" w:themeColor="accent5"/>
        <w:left w:val="single" w:sz="24" w:space="0" w:color="008443" w:themeColor="accent5"/>
        <w:bottom w:val="single" w:sz="24" w:space="0" w:color="008443" w:themeColor="accent5"/>
        <w:right w:val="single" w:sz="24" w:space="0" w:color="008443" w:themeColor="accent5"/>
      </w:tblBorders>
    </w:tblPr>
    <w:tcPr>
      <w:shd w:val="clear" w:color="auto" w:fill="00844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B1D59"/>
    <w:pPr>
      <w:spacing w:after="0" w:line="240" w:lineRule="auto"/>
    </w:pPr>
    <w:rPr>
      <w:color w:val="FFFFFF" w:themeColor="background1"/>
    </w:rPr>
    <w:tblPr>
      <w:tblStyleRowBandSize w:val="1"/>
      <w:tblStyleColBandSize w:val="1"/>
      <w:tblBorders>
        <w:top w:val="single" w:sz="24" w:space="0" w:color="EB8705" w:themeColor="accent6"/>
        <w:left w:val="single" w:sz="24" w:space="0" w:color="EB8705" w:themeColor="accent6"/>
        <w:bottom w:val="single" w:sz="24" w:space="0" w:color="EB8705" w:themeColor="accent6"/>
        <w:right w:val="single" w:sz="24" w:space="0" w:color="EB8705" w:themeColor="accent6"/>
      </w:tblBorders>
    </w:tblPr>
    <w:tcPr>
      <w:shd w:val="clear" w:color="auto" w:fill="EB8705"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B1D5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B1D59"/>
    <w:pPr>
      <w:spacing w:after="0" w:line="240" w:lineRule="auto"/>
    </w:pPr>
    <w:rPr>
      <w:color w:val="BD9A03" w:themeColor="accent1" w:themeShade="BF"/>
    </w:rPr>
    <w:tblPr>
      <w:tblStyleRowBandSize w:val="1"/>
      <w:tblStyleColBandSize w:val="1"/>
      <w:tblBorders>
        <w:top w:val="single" w:sz="4" w:space="0" w:color="FBCE07" w:themeColor="accent1"/>
        <w:bottom w:val="single" w:sz="4" w:space="0" w:color="FBCE07" w:themeColor="accent1"/>
      </w:tblBorders>
    </w:tblPr>
    <w:tblStylePr w:type="firstRow">
      <w:rPr>
        <w:b/>
        <w:bCs/>
      </w:rPr>
      <w:tblPr/>
      <w:tcPr>
        <w:tcBorders>
          <w:bottom w:val="single" w:sz="4" w:space="0" w:color="FBCE07" w:themeColor="accent1"/>
        </w:tcBorders>
      </w:tcPr>
    </w:tblStylePr>
    <w:tblStylePr w:type="lastRow">
      <w:rPr>
        <w:b/>
        <w:bCs/>
      </w:rPr>
      <w:tblPr/>
      <w:tcPr>
        <w:tcBorders>
          <w:top w:val="double" w:sz="4" w:space="0" w:color="FBCE07" w:themeColor="accent1"/>
        </w:tcBorders>
      </w:tcPr>
    </w:tblStylePr>
    <w:tblStylePr w:type="firstCol">
      <w:rPr>
        <w:b/>
        <w:bCs/>
      </w:rPr>
    </w:tblStylePr>
    <w:tblStylePr w:type="lastCol">
      <w:rPr>
        <w:b/>
        <w:bCs/>
      </w:rPr>
    </w:tblStylePr>
    <w:tblStylePr w:type="band1Vert">
      <w:tblPr/>
      <w:tcPr>
        <w:shd w:val="clear" w:color="auto" w:fill="FEF5CD" w:themeFill="accent1" w:themeFillTint="33"/>
      </w:tcPr>
    </w:tblStylePr>
    <w:tblStylePr w:type="band1Horz">
      <w:tblPr/>
      <w:tcPr>
        <w:shd w:val="clear" w:color="auto" w:fill="FEF5CD" w:themeFill="accent1" w:themeFillTint="33"/>
      </w:tcPr>
    </w:tblStylePr>
  </w:style>
  <w:style w:type="table" w:styleId="ListTable6Colorful-Accent2">
    <w:name w:val="List Table 6 Colorful Accent 2"/>
    <w:basedOn w:val="TableNormal"/>
    <w:uiPriority w:val="51"/>
    <w:rsid w:val="008B1D59"/>
    <w:pPr>
      <w:spacing w:after="0" w:line="240" w:lineRule="auto"/>
    </w:pPr>
    <w:rPr>
      <w:color w:val="A51518" w:themeColor="accent2" w:themeShade="BF"/>
    </w:rPr>
    <w:tblPr>
      <w:tblStyleRowBandSize w:val="1"/>
      <w:tblStyleColBandSize w:val="1"/>
      <w:tblBorders>
        <w:top w:val="single" w:sz="4" w:space="0" w:color="DD1D21" w:themeColor="accent2"/>
        <w:bottom w:val="single" w:sz="4" w:space="0" w:color="DD1D21" w:themeColor="accent2"/>
      </w:tblBorders>
    </w:tblPr>
    <w:tblStylePr w:type="firstRow">
      <w:rPr>
        <w:b/>
        <w:bCs/>
      </w:rPr>
      <w:tblPr/>
      <w:tcPr>
        <w:tcBorders>
          <w:bottom w:val="single" w:sz="4" w:space="0" w:color="DD1D21" w:themeColor="accent2"/>
        </w:tcBorders>
      </w:tcPr>
    </w:tblStylePr>
    <w:tblStylePr w:type="lastRow">
      <w:rPr>
        <w:b/>
        <w:bCs/>
      </w:rPr>
      <w:tblPr/>
      <w:tcPr>
        <w:tcBorders>
          <w:top w:val="double" w:sz="4" w:space="0" w:color="DD1D21" w:themeColor="accent2"/>
        </w:tcBorders>
      </w:tcPr>
    </w:tblStylePr>
    <w:tblStylePr w:type="firstCol">
      <w:rPr>
        <w:b/>
        <w:bCs/>
      </w:rPr>
    </w:tblStylePr>
    <w:tblStylePr w:type="lastCol">
      <w:rPr>
        <w:b/>
        <w:bCs/>
      </w:rPr>
    </w:tblStylePr>
    <w:tblStylePr w:type="band1Vert">
      <w:tblPr/>
      <w:tcPr>
        <w:shd w:val="clear" w:color="auto" w:fill="F9D1D1" w:themeFill="accent2" w:themeFillTint="33"/>
      </w:tcPr>
    </w:tblStylePr>
    <w:tblStylePr w:type="band1Horz">
      <w:tblPr/>
      <w:tcPr>
        <w:shd w:val="clear" w:color="auto" w:fill="F9D1D1" w:themeFill="accent2" w:themeFillTint="33"/>
      </w:tcPr>
    </w:tblStylePr>
  </w:style>
  <w:style w:type="table" w:styleId="ListTable6Colorful-Accent3">
    <w:name w:val="List Table 6 Colorful Accent 3"/>
    <w:basedOn w:val="TableNormal"/>
    <w:uiPriority w:val="51"/>
    <w:rsid w:val="008B1D59"/>
    <w:pPr>
      <w:spacing w:after="0" w:line="240" w:lineRule="auto"/>
    </w:pPr>
    <w:rPr>
      <w:color w:val="002C65" w:themeColor="accent3" w:themeShade="BF"/>
    </w:rPr>
    <w:tblPr>
      <w:tblStyleRowBandSize w:val="1"/>
      <w:tblStyleColBandSize w:val="1"/>
      <w:tblBorders>
        <w:top w:val="single" w:sz="4" w:space="0" w:color="003C88" w:themeColor="accent3"/>
        <w:bottom w:val="single" w:sz="4" w:space="0" w:color="003C88" w:themeColor="accent3"/>
      </w:tblBorders>
    </w:tblPr>
    <w:tblStylePr w:type="firstRow">
      <w:rPr>
        <w:b/>
        <w:bCs/>
      </w:rPr>
      <w:tblPr/>
      <w:tcPr>
        <w:tcBorders>
          <w:bottom w:val="single" w:sz="4" w:space="0" w:color="003C88" w:themeColor="accent3"/>
        </w:tcBorders>
      </w:tcPr>
    </w:tblStylePr>
    <w:tblStylePr w:type="lastRow">
      <w:rPr>
        <w:b/>
        <w:bCs/>
      </w:rPr>
      <w:tblPr/>
      <w:tcPr>
        <w:tcBorders>
          <w:top w:val="double" w:sz="4" w:space="0" w:color="003C88" w:themeColor="accent3"/>
        </w:tcBorders>
      </w:tcPr>
    </w:tblStylePr>
    <w:tblStylePr w:type="firstCol">
      <w:rPr>
        <w:b/>
        <w:bCs/>
      </w:rPr>
    </w:tblStylePr>
    <w:tblStylePr w:type="lastCol">
      <w:rPr>
        <w:b/>
        <w:bCs/>
      </w:rPr>
    </w:tblStylePr>
    <w:tblStylePr w:type="band1Vert">
      <w:tblPr/>
      <w:tcPr>
        <w:shd w:val="clear" w:color="auto" w:fill="B4D4FF" w:themeFill="accent3" w:themeFillTint="33"/>
      </w:tcPr>
    </w:tblStylePr>
    <w:tblStylePr w:type="band1Horz">
      <w:tblPr/>
      <w:tcPr>
        <w:shd w:val="clear" w:color="auto" w:fill="B4D4FF" w:themeFill="accent3" w:themeFillTint="33"/>
      </w:tcPr>
    </w:tblStylePr>
  </w:style>
  <w:style w:type="table" w:styleId="ListTable6Colorful-Accent4">
    <w:name w:val="List Table 6 Colorful Accent 4"/>
    <w:basedOn w:val="TableNormal"/>
    <w:uiPriority w:val="51"/>
    <w:rsid w:val="008B1D59"/>
    <w:pPr>
      <w:spacing w:after="0" w:line="240" w:lineRule="auto"/>
    </w:pPr>
    <w:rPr>
      <w:color w:val="007586" w:themeColor="accent4" w:themeShade="BF"/>
    </w:rPr>
    <w:tblPr>
      <w:tblStyleRowBandSize w:val="1"/>
      <w:tblStyleColBandSize w:val="1"/>
      <w:tblBorders>
        <w:top w:val="single" w:sz="4" w:space="0" w:color="009EB4" w:themeColor="accent4"/>
        <w:bottom w:val="single" w:sz="4" w:space="0" w:color="009EB4" w:themeColor="accent4"/>
      </w:tblBorders>
    </w:tblPr>
    <w:tblStylePr w:type="firstRow">
      <w:rPr>
        <w:b/>
        <w:bCs/>
      </w:rPr>
      <w:tblPr/>
      <w:tcPr>
        <w:tcBorders>
          <w:bottom w:val="single" w:sz="4" w:space="0" w:color="009EB4" w:themeColor="accent4"/>
        </w:tcBorders>
      </w:tcPr>
    </w:tblStylePr>
    <w:tblStylePr w:type="lastRow">
      <w:rPr>
        <w:b/>
        <w:bCs/>
      </w:rPr>
      <w:tblPr/>
      <w:tcPr>
        <w:tcBorders>
          <w:top w:val="double" w:sz="4" w:space="0" w:color="009EB4" w:themeColor="accent4"/>
        </w:tcBorders>
      </w:tcPr>
    </w:tblStylePr>
    <w:tblStylePr w:type="firstCol">
      <w:rPr>
        <w:b/>
        <w:bCs/>
      </w:rPr>
    </w:tblStylePr>
    <w:tblStylePr w:type="lastCol">
      <w:rPr>
        <w:b/>
        <w:bCs/>
      </w:rPr>
    </w:tblStylePr>
    <w:tblStylePr w:type="band1Vert">
      <w:tblPr/>
      <w:tcPr>
        <w:shd w:val="clear" w:color="auto" w:fill="BDF6FF" w:themeFill="accent4" w:themeFillTint="33"/>
      </w:tcPr>
    </w:tblStylePr>
    <w:tblStylePr w:type="band1Horz">
      <w:tblPr/>
      <w:tcPr>
        <w:shd w:val="clear" w:color="auto" w:fill="BDF6FF" w:themeFill="accent4" w:themeFillTint="33"/>
      </w:tcPr>
    </w:tblStylePr>
  </w:style>
  <w:style w:type="table" w:styleId="ListTable6Colorful-Accent5">
    <w:name w:val="List Table 6 Colorful Accent 5"/>
    <w:basedOn w:val="TableNormal"/>
    <w:uiPriority w:val="51"/>
    <w:rsid w:val="008B1D59"/>
    <w:pPr>
      <w:spacing w:after="0" w:line="240" w:lineRule="auto"/>
    </w:pPr>
    <w:rPr>
      <w:color w:val="006231" w:themeColor="accent5" w:themeShade="BF"/>
    </w:rPr>
    <w:tblPr>
      <w:tblStyleRowBandSize w:val="1"/>
      <w:tblStyleColBandSize w:val="1"/>
      <w:tblBorders>
        <w:top w:val="single" w:sz="4" w:space="0" w:color="008443" w:themeColor="accent5"/>
        <w:bottom w:val="single" w:sz="4" w:space="0" w:color="008443" w:themeColor="accent5"/>
      </w:tblBorders>
    </w:tblPr>
    <w:tblStylePr w:type="firstRow">
      <w:rPr>
        <w:b/>
        <w:bCs/>
      </w:rPr>
      <w:tblPr/>
      <w:tcPr>
        <w:tcBorders>
          <w:bottom w:val="single" w:sz="4" w:space="0" w:color="008443" w:themeColor="accent5"/>
        </w:tcBorders>
      </w:tcPr>
    </w:tblStylePr>
    <w:tblStylePr w:type="lastRow">
      <w:rPr>
        <w:b/>
        <w:bCs/>
      </w:rPr>
      <w:tblPr/>
      <w:tcPr>
        <w:tcBorders>
          <w:top w:val="double" w:sz="4" w:space="0" w:color="008443" w:themeColor="accent5"/>
        </w:tcBorders>
      </w:tcPr>
    </w:tblStylePr>
    <w:tblStylePr w:type="firstCol">
      <w:rPr>
        <w:b/>
        <w:bCs/>
      </w:rPr>
    </w:tblStylePr>
    <w:tblStylePr w:type="lastCol">
      <w:rPr>
        <w:b/>
        <w:bCs/>
      </w:rPr>
    </w:tblStylePr>
    <w:tblStylePr w:type="band1Vert">
      <w:tblPr/>
      <w:tcPr>
        <w:shd w:val="clear" w:color="auto" w:fill="B3FFD9" w:themeFill="accent5" w:themeFillTint="33"/>
      </w:tcPr>
    </w:tblStylePr>
    <w:tblStylePr w:type="band1Horz">
      <w:tblPr/>
      <w:tcPr>
        <w:shd w:val="clear" w:color="auto" w:fill="B3FFD9" w:themeFill="accent5" w:themeFillTint="33"/>
      </w:tcPr>
    </w:tblStylePr>
  </w:style>
  <w:style w:type="table" w:styleId="ListTable6Colorful-Accent6">
    <w:name w:val="List Table 6 Colorful Accent 6"/>
    <w:basedOn w:val="TableNormal"/>
    <w:uiPriority w:val="51"/>
    <w:rsid w:val="008B1D59"/>
    <w:pPr>
      <w:spacing w:after="0" w:line="240" w:lineRule="auto"/>
    </w:pPr>
    <w:rPr>
      <w:color w:val="AF6403" w:themeColor="accent6" w:themeShade="BF"/>
    </w:rPr>
    <w:tblPr>
      <w:tblStyleRowBandSize w:val="1"/>
      <w:tblStyleColBandSize w:val="1"/>
      <w:tblBorders>
        <w:top w:val="single" w:sz="4" w:space="0" w:color="EB8705" w:themeColor="accent6"/>
        <w:bottom w:val="single" w:sz="4" w:space="0" w:color="EB8705" w:themeColor="accent6"/>
      </w:tblBorders>
    </w:tblPr>
    <w:tblStylePr w:type="firstRow">
      <w:rPr>
        <w:b/>
        <w:bCs/>
      </w:rPr>
      <w:tblPr/>
      <w:tcPr>
        <w:tcBorders>
          <w:bottom w:val="single" w:sz="4" w:space="0" w:color="EB8705" w:themeColor="accent6"/>
        </w:tcBorders>
      </w:tcPr>
    </w:tblStylePr>
    <w:tblStylePr w:type="lastRow">
      <w:rPr>
        <w:b/>
        <w:bCs/>
      </w:rPr>
      <w:tblPr/>
      <w:tcPr>
        <w:tcBorders>
          <w:top w:val="double" w:sz="4" w:space="0" w:color="EB8705" w:themeColor="accent6"/>
        </w:tcBorders>
      </w:tcPr>
    </w:tblStylePr>
    <w:tblStylePr w:type="firstCol">
      <w:rPr>
        <w:b/>
        <w:bCs/>
      </w:rPr>
    </w:tblStylePr>
    <w:tblStylePr w:type="lastCol">
      <w:rPr>
        <w:b/>
        <w:bCs/>
      </w:rPr>
    </w:tblStylePr>
    <w:tblStylePr w:type="band1Vert">
      <w:tblPr/>
      <w:tcPr>
        <w:shd w:val="clear" w:color="auto" w:fill="FEE7CA" w:themeFill="accent6" w:themeFillTint="33"/>
      </w:tcPr>
    </w:tblStylePr>
    <w:tblStylePr w:type="band1Horz">
      <w:tblPr/>
      <w:tcPr>
        <w:shd w:val="clear" w:color="auto" w:fill="FEE7CA" w:themeFill="accent6" w:themeFillTint="33"/>
      </w:tcPr>
    </w:tblStylePr>
  </w:style>
  <w:style w:type="table" w:styleId="ListTable7Colorful">
    <w:name w:val="List Table 7 Colorful"/>
    <w:basedOn w:val="TableNormal"/>
    <w:uiPriority w:val="52"/>
    <w:rsid w:val="008B1D5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B1D59"/>
    <w:pPr>
      <w:spacing w:after="0" w:line="240" w:lineRule="auto"/>
    </w:pPr>
    <w:rPr>
      <w:color w:val="BD9A0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BCE07"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BCE07"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BCE07"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BCE07" w:themeColor="accent1"/>
        </w:tcBorders>
        <w:shd w:val="clear" w:color="auto" w:fill="FFFFFF" w:themeFill="background1"/>
      </w:tcPr>
    </w:tblStylePr>
    <w:tblStylePr w:type="band1Vert">
      <w:tblPr/>
      <w:tcPr>
        <w:shd w:val="clear" w:color="auto" w:fill="FEF5CD" w:themeFill="accent1" w:themeFillTint="33"/>
      </w:tcPr>
    </w:tblStylePr>
    <w:tblStylePr w:type="band1Horz">
      <w:tblPr/>
      <w:tcPr>
        <w:shd w:val="clear" w:color="auto" w:fill="FEF5C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B1D59"/>
    <w:pPr>
      <w:spacing w:after="0" w:line="240" w:lineRule="auto"/>
    </w:pPr>
    <w:rPr>
      <w:color w:val="A5151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1D2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1D2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1D2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1D21" w:themeColor="accent2"/>
        </w:tcBorders>
        <w:shd w:val="clear" w:color="auto" w:fill="FFFFFF" w:themeFill="background1"/>
      </w:tcPr>
    </w:tblStylePr>
    <w:tblStylePr w:type="band1Vert">
      <w:tblPr/>
      <w:tcPr>
        <w:shd w:val="clear" w:color="auto" w:fill="F9D1D1" w:themeFill="accent2" w:themeFillTint="33"/>
      </w:tcPr>
    </w:tblStylePr>
    <w:tblStylePr w:type="band1Horz">
      <w:tblPr/>
      <w:tcPr>
        <w:shd w:val="clear" w:color="auto" w:fill="F9D1D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B1D59"/>
    <w:pPr>
      <w:spacing w:after="0" w:line="240" w:lineRule="auto"/>
    </w:pPr>
    <w:rPr>
      <w:color w:val="002C65"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3C8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3C8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3C8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3C88" w:themeColor="accent3"/>
        </w:tcBorders>
        <w:shd w:val="clear" w:color="auto" w:fill="FFFFFF" w:themeFill="background1"/>
      </w:tcPr>
    </w:tblStylePr>
    <w:tblStylePr w:type="band1Vert">
      <w:tblPr/>
      <w:tcPr>
        <w:shd w:val="clear" w:color="auto" w:fill="B4D4FF" w:themeFill="accent3" w:themeFillTint="33"/>
      </w:tcPr>
    </w:tblStylePr>
    <w:tblStylePr w:type="band1Horz">
      <w:tblPr/>
      <w:tcPr>
        <w:shd w:val="clear" w:color="auto" w:fill="B4D4F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B1D59"/>
    <w:pPr>
      <w:spacing w:after="0" w:line="240" w:lineRule="auto"/>
    </w:pPr>
    <w:rPr>
      <w:color w:val="007586"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EB4"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EB4"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EB4"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EB4" w:themeColor="accent4"/>
        </w:tcBorders>
        <w:shd w:val="clear" w:color="auto" w:fill="FFFFFF" w:themeFill="background1"/>
      </w:tcPr>
    </w:tblStylePr>
    <w:tblStylePr w:type="band1Vert">
      <w:tblPr/>
      <w:tcPr>
        <w:shd w:val="clear" w:color="auto" w:fill="BDF6FF" w:themeFill="accent4" w:themeFillTint="33"/>
      </w:tcPr>
    </w:tblStylePr>
    <w:tblStylePr w:type="band1Horz">
      <w:tblPr/>
      <w:tcPr>
        <w:shd w:val="clear" w:color="auto" w:fill="BDF6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B1D59"/>
    <w:pPr>
      <w:spacing w:after="0" w:line="240" w:lineRule="auto"/>
    </w:pPr>
    <w:rPr>
      <w:color w:val="006231"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844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844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844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8443" w:themeColor="accent5"/>
        </w:tcBorders>
        <w:shd w:val="clear" w:color="auto" w:fill="FFFFFF" w:themeFill="background1"/>
      </w:tcPr>
    </w:tblStylePr>
    <w:tblStylePr w:type="band1Vert">
      <w:tblPr/>
      <w:tcPr>
        <w:shd w:val="clear" w:color="auto" w:fill="B3FFD9" w:themeFill="accent5" w:themeFillTint="33"/>
      </w:tcPr>
    </w:tblStylePr>
    <w:tblStylePr w:type="band1Horz">
      <w:tblPr/>
      <w:tcPr>
        <w:shd w:val="clear" w:color="auto" w:fill="B3FFD9"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B1D59"/>
    <w:pPr>
      <w:spacing w:after="0" w:line="240" w:lineRule="auto"/>
    </w:pPr>
    <w:rPr>
      <w:color w:val="AF640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B8705"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B8705"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B8705"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B8705" w:themeColor="accent6"/>
        </w:tcBorders>
        <w:shd w:val="clear" w:color="auto" w:fill="FFFFFF" w:themeFill="background1"/>
      </w:tcPr>
    </w:tblStylePr>
    <w:tblStylePr w:type="band1Vert">
      <w:tblPr/>
      <w:tcPr>
        <w:shd w:val="clear" w:color="auto" w:fill="FEE7CA" w:themeFill="accent6" w:themeFillTint="33"/>
      </w:tcPr>
    </w:tblStylePr>
    <w:tblStylePr w:type="band1Horz">
      <w:tblPr/>
      <w:tcPr>
        <w:shd w:val="clear" w:color="auto" w:fill="FEE7C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8B1D5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B1D59"/>
    <w:pPr>
      <w:spacing w:after="0" w:line="240" w:lineRule="auto"/>
    </w:pPr>
    <w:tblPr>
      <w:tblStyleRowBandSize w:val="1"/>
      <w:tblStyleColBandSize w:val="1"/>
      <w:tblBorders>
        <w:top w:val="single" w:sz="8" w:space="0" w:color="FCD945" w:themeColor="accent1" w:themeTint="BF"/>
        <w:left w:val="single" w:sz="8" w:space="0" w:color="FCD945" w:themeColor="accent1" w:themeTint="BF"/>
        <w:bottom w:val="single" w:sz="8" w:space="0" w:color="FCD945" w:themeColor="accent1" w:themeTint="BF"/>
        <w:right w:val="single" w:sz="8" w:space="0" w:color="FCD945" w:themeColor="accent1" w:themeTint="BF"/>
        <w:insideH w:val="single" w:sz="8" w:space="0" w:color="FCD945" w:themeColor="accent1" w:themeTint="BF"/>
        <w:insideV w:val="single" w:sz="8" w:space="0" w:color="FCD945" w:themeColor="accent1" w:themeTint="BF"/>
      </w:tblBorders>
    </w:tblPr>
    <w:tcPr>
      <w:shd w:val="clear" w:color="auto" w:fill="FEF2C1" w:themeFill="accent1" w:themeFillTint="3F"/>
    </w:tcPr>
    <w:tblStylePr w:type="firstRow">
      <w:rPr>
        <w:b/>
        <w:bCs/>
      </w:rPr>
    </w:tblStylePr>
    <w:tblStylePr w:type="lastRow">
      <w:rPr>
        <w:b/>
        <w:bCs/>
      </w:rPr>
      <w:tblPr/>
      <w:tcPr>
        <w:tcBorders>
          <w:top w:val="single" w:sz="18" w:space="0" w:color="FCD945" w:themeColor="accent1" w:themeTint="BF"/>
        </w:tcBorders>
      </w:tcPr>
    </w:tblStylePr>
    <w:tblStylePr w:type="firstCol">
      <w:rPr>
        <w:b/>
        <w:bCs/>
      </w:rPr>
    </w:tblStylePr>
    <w:tblStylePr w:type="lastCol">
      <w:rPr>
        <w:b/>
        <w:bCs/>
      </w:rPr>
    </w:tblStylePr>
    <w:tblStylePr w:type="band1Vert">
      <w:tblPr/>
      <w:tcPr>
        <w:shd w:val="clear" w:color="auto" w:fill="FDE683" w:themeFill="accent1" w:themeFillTint="7F"/>
      </w:tcPr>
    </w:tblStylePr>
    <w:tblStylePr w:type="band1Horz">
      <w:tblPr/>
      <w:tcPr>
        <w:shd w:val="clear" w:color="auto" w:fill="FDE683" w:themeFill="accent1" w:themeFillTint="7F"/>
      </w:tcPr>
    </w:tblStylePr>
  </w:style>
  <w:style w:type="table" w:styleId="MediumGrid1-Accent2">
    <w:name w:val="Medium Grid 1 Accent 2"/>
    <w:basedOn w:val="TableNormal"/>
    <w:uiPriority w:val="67"/>
    <w:semiHidden/>
    <w:unhideWhenUsed/>
    <w:rsid w:val="008B1D59"/>
    <w:pPr>
      <w:spacing w:after="0" w:line="240" w:lineRule="auto"/>
    </w:pPr>
    <w:tblPr>
      <w:tblStyleRowBandSize w:val="1"/>
      <w:tblStyleColBandSize w:val="1"/>
      <w:tblBorders>
        <w:top w:val="single" w:sz="8" w:space="0" w:color="E85255" w:themeColor="accent2" w:themeTint="BF"/>
        <w:left w:val="single" w:sz="8" w:space="0" w:color="E85255" w:themeColor="accent2" w:themeTint="BF"/>
        <w:bottom w:val="single" w:sz="8" w:space="0" w:color="E85255" w:themeColor="accent2" w:themeTint="BF"/>
        <w:right w:val="single" w:sz="8" w:space="0" w:color="E85255" w:themeColor="accent2" w:themeTint="BF"/>
        <w:insideH w:val="single" w:sz="8" w:space="0" w:color="E85255" w:themeColor="accent2" w:themeTint="BF"/>
        <w:insideV w:val="single" w:sz="8" w:space="0" w:color="E85255" w:themeColor="accent2" w:themeTint="BF"/>
      </w:tblBorders>
    </w:tblPr>
    <w:tcPr>
      <w:shd w:val="clear" w:color="auto" w:fill="F7C6C6" w:themeFill="accent2" w:themeFillTint="3F"/>
    </w:tcPr>
    <w:tblStylePr w:type="firstRow">
      <w:rPr>
        <w:b/>
        <w:bCs/>
      </w:rPr>
    </w:tblStylePr>
    <w:tblStylePr w:type="lastRow">
      <w:rPr>
        <w:b/>
        <w:bCs/>
      </w:rPr>
      <w:tblPr/>
      <w:tcPr>
        <w:tcBorders>
          <w:top w:val="single" w:sz="18" w:space="0" w:color="E85255" w:themeColor="accent2" w:themeTint="BF"/>
        </w:tcBorders>
      </w:tcPr>
    </w:tblStylePr>
    <w:tblStylePr w:type="firstCol">
      <w:rPr>
        <w:b/>
        <w:bCs/>
      </w:rPr>
    </w:tblStylePr>
    <w:tblStylePr w:type="lastCol">
      <w:rPr>
        <w:b/>
        <w:bCs/>
      </w:rPr>
    </w:tblStylePr>
    <w:tblStylePr w:type="band1Vert">
      <w:tblPr/>
      <w:tcPr>
        <w:shd w:val="clear" w:color="auto" w:fill="F08C8E" w:themeFill="accent2" w:themeFillTint="7F"/>
      </w:tcPr>
    </w:tblStylePr>
    <w:tblStylePr w:type="band1Horz">
      <w:tblPr/>
      <w:tcPr>
        <w:shd w:val="clear" w:color="auto" w:fill="F08C8E" w:themeFill="accent2" w:themeFillTint="7F"/>
      </w:tcPr>
    </w:tblStylePr>
  </w:style>
  <w:style w:type="table" w:styleId="MediumGrid1-Accent3">
    <w:name w:val="Medium Grid 1 Accent 3"/>
    <w:basedOn w:val="TableNormal"/>
    <w:uiPriority w:val="67"/>
    <w:semiHidden/>
    <w:unhideWhenUsed/>
    <w:rsid w:val="008B1D59"/>
    <w:pPr>
      <w:spacing w:after="0" w:line="240" w:lineRule="auto"/>
    </w:pPr>
    <w:tblPr>
      <w:tblStyleRowBandSize w:val="1"/>
      <w:tblStyleColBandSize w:val="1"/>
      <w:tblBorders>
        <w:top w:val="single" w:sz="8" w:space="0" w:color="0064E5" w:themeColor="accent3" w:themeTint="BF"/>
        <w:left w:val="single" w:sz="8" w:space="0" w:color="0064E5" w:themeColor="accent3" w:themeTint="BF"/>
        <w:bottom w:val="single" w:sz="8" w:space="0" w:color="0064E5" w:themeColor="accent3" w:themeTint="BF"/>
        <w:right w:val="single" w:sz="8" w:space="0" w:color="0064E5" w:themeColor="accent3" w:themeTint="BF"/>
        <w:insideH w:val="single" w:sz="8" w:space="0" w:color="0064E5" w:themeColor="accent3" w:themeTint="BF"/>
        <w:insideV w:val="single" w:sz="8" w:space="0" w:color="0064E5" w:themeColor="accent3" w:themeTint="BF"/>
      </w:tblBorders>
    </w:tblPr>
    <w:tcPr>
      <w:shd w:val="clear" w:color="auto" w:fill="A2CBFF" w:themeFill="accent3" w:themeFillTint="3F"/>
    </w:tcPr>
    <w:tblStylePr w:type="firstRow">
      <w:rPr>
        <w:b/>
        <w:bCs/>
      </w:rPr>
    </w:tblStylePr>
    <w:tblStylePr w:type="lastRow">
      <w:rPr>
        <w:b/>
        <w:bCs/>
      </w:rPr>
      <w:tblPr/>
      <w:tcPr>
        <w:tcBorders>
          <w:top w:val="single" w:sz="18" w:space="0" w:color="0064E5" w:themeColor="accent3" w:themeTint="BF"/>
        </w:tcBorders>
      </w:tcPr>
    </w:tblStylePr>
    <w:tblStylePr w:type="firstCol">
      <w:rPr>
        <w:b/>
        <w:bCs/>
      </w:rPr>
    </w:tblStylePr>
    <w:tblStylePr w:type="lastCol">
      <w:rPr>
        <w:b/>
        <w:bCs/>
      </w:rPr>
    </w:tblStylePr>
    <w:tblStylePr w:type="band1Vert">
      <w:tblPr/>
      <w:tcPr>
        <w:shd w:val="clear" w:color="auto" w:fill="4496FF" w:themeFill="accent3" w:themeFillTint="7F"/>
      </w:tcPr>
    </w:tblStylePr>
    <w:tblStylePr w:type="band1Horz">
      <w:tblPr/>
      <w:tcPr>
        <w:shd w:val="clear" w:color="auto" w:fill="4496FF" w:themeFill="accent3" w:themeFillTint="7F"/>
      </w:tcPr>
    </w:tblStylePr>
  </w:style>
  <w:style w:type="table" w:styleId="MediumGrid1-Accent4">
    <w:name w:val="Medium Grid 1 Accent 4"/>
    <w:basedOn w:val="TableNormal"/>
    <w:uiPriority w:val="67"/>
    <w:semiHidden/>
    <w:unhideWhenUsed/>
    <w:rsid w:val="008B1D59"/>
    <w:pPr>
      <w:spacing w:after="0" w:line="240" w:lineRule="auto"/>
    </w:pPr>
    <w:tblPr>
      <w:tblStyleRowBandSize w:val="1"/>
      <w:tblStyleColBandSize w:val="1"/>
      <w:tblBorders>
        <w:top w:val="single" w:sz="8" w:space="0" w:color="07DFFF" w:themeColor="accent4" w:themeTint="BF"/>
        <w:left w:val="single" w:sz="8" w:space="0" w:color="07DFFF" w:themeColor="accent4" w:themeTint="BF"/>
        <w:bottom w:val="single" w:sz="8" w:space="0" w:color="07DFFF" w:themeColor="accent4" w:themeTint="BF"/>
        <w:right w:val="single" w:sz="8" w:space="0" w:color="07DFFF" w:themeColor="accent4" w:themeTint="BF"/>
        <w:insideH w:val="single" w:sz="8" w:space="0" w:color="07DFFF" w:themeColor="accent4" w:themeTint="BF"/>
        <w:insideV w:val="single" w:sz="8" w:space="0" w:color="07DFFF" w:themeColor="accent4" w:themeTint="BF"/>
      </w:tblBorders>
    </w:tblPr>
    <w:tcPr>
      <w:shd w:val="clear" w:color="auto" w:fill="ADF4FF" w:themeFill="accent4" w:themeFillTint="3F"/>
    </w:tcPr>
    <w:tblStylePr w:type="firstRow">
      <w:rPr>
        <w:b/>
        <w:bCs/>
      </w:rPr>
    </w:tblStylePr>
    <w:tblStylePr w:type="lastRow">
      <w:rPr>
        <w:b/>
        <w:bCs/>
      </w:rPr>
      <w:tblPr/>
      <w:tcPr>
        <w:tcBorders>
          <w:top w:val="single" w:sz="18" w:space="0" w:color="07DFFF" w:themeColor="accent4" w:themeTint="BF"/>
        </w:tcBorders>
      </w:tcPr>
    </w:tblStylePr>
    <w:tblStylePr w:type="firstCol">
      <w:rPr>
        <w:b/>
        <w:bCs/>
      </w:rPr>
    </w:tblStylePr>
    <w:tblStylePr w:type="lastCol">
      <w:rPr>
        <w:b/>
        <w:bCs/>
      </w:rPr>
    </w:tblStylePr>
    <w:tblStylePr w:type="band1Vert">
      <w:tblPr/>
      <w:tcPr>
        <w:shd w:val="clear" w:color="auto" w:fill="5AEAFF" w:themeFill="accent4" w:themeFillTint="7F"/>
      </w:tcPr>
    </w:tblStylePr>
    <w:tblStylePr w:type="band1Horz">
      <w:tblPr/>
      <w:tcPr>
        <w:shd w:val="clear" w:color="auto" w:fill="5AEAFF" w:themeFill="accent4" w:themeFillTint="7F"/>
      </w:tcPr>
    </w:tblStylePr>
  </w:style>
  <w:style w:type="table" w:styleId="MediumGrid1-Accent5">
    <w:name w:val="Medium Grid 1 Accent 5"/>
    <w:basedOn w:val="TableNormal"/>
    <w:uiPriority w:val="67"/>
    <w:semiHidden/>
    <w:unhideWhenUsed/>
    <w:rsid w:val="008B1D59"/>
    <w:pPr>
      <w:spacing w:after="0" w:line="240" w:lineRule="auto"/>
    </w:pPr>
    <w:tblPr>
      <w:tblStyleRowBandSize w:val="1"/>
      <w:tblStyleColBandSize w:val="1"/>
      <w:tblBorders>
        <w:top w:val="single" w:sz="8" w:space="0" w:color="00E272" w:themeColor="accent5" w:themeTint="BF"/>
        <w:left w:val="single" w:sz="8" w:space="0" w:color="00E272" w:themeColor="accent5" w:themeTint="BF"/>
        <w:bottom w:val="single" w:sz="8" w:space="0" w:color="00E272" w:themeColor="accent5" w:themeTint="BF"/>
        <w:right w:val="single" w:sz="8" w:space="0" w:color="00E272" w:themeColor="accent5" w:themeTint="BF"/>
        <w:insideH w:val="single" w:sz="8" w:space="0" w:color="00E272" w:themeColor="accent5" w:themeTint="BF"/>
        <w:insideV w:val="single" w:sz="8" w:space="0" w:color="00E272" w:themeColor="accent5" w:themeTint="BF"/>
      </w:tblBorders>
    </w:tblPr>
    <w:tcPr>
      <w:shd w:val="clear" w:color="auto" w:fill="A1FFD0" w:themeFill="accent5" w:themeFillTint="3F"/>
    </w:tcPr>
    <w:tblStylePr w:type="firstRow">
      <w:rPr>
        <w:b/>
        <w:bCs/>
      </w:rPr>
    </w:tblStylePr>
    <w:tblStylePr w:type="lastRow">
      <w:rPr>
        <w:b/>
        <w:bCs/>
      </w:rPr>
      <w:tblPr/>
      <w:tcPr>
        <w:tcBorders>
          <w:top w:val="single" w:sz="18" w:space="0" w:color="00E272" w:themeColor="accent5" w:themeTint="BF"/>
        </w:tcBorders>
      </w:tcPr>
    </w:tblStylePr>
    <w:tblStylePr w:type="firstCol">
      <w:rPr>
        <w:b/>
        <w:bCs/>
      </w:rPr>
    </w:tblStylePr>
    <w:tblStylePr w:type="lastCol">
      <w:rPr>
        <w:b/>
        <w:bCs/>
      </w:rPr>
    </w:tblStylePr>
    <w:tblStylePr w:type="band1Vert">
      <w:tblPr/>
      <w:tcPr>
        <w:shd w:val="clear" w:color="auto" w:fill="42FFA1" w:themeFill="accent5" w:themeFillTint="7F"/>
      </w:tcPr>
    </w:tblStylePr>
    <w:tblStylePr w:type="band1Horz">
      <w:tblPr/>
      <w:tcPr>
        <w:shd w:val="clear" w:color="auto" w:fill="42FFA1" w:themeFill="accent5" w:themeFillTint="7F"/>
      </w:tcPr>
    </w:tblStylePr>
  </w:style>
  <w:style w:type="table" w:styleId="MediumGrid1-Accent6">
    <w:name w:val="Medium Grid 1 Accent 6"/>
    <w:basedOn w:val="TableNormal"/>
    <w:uiPriority w:val="67"/>
    <w:semiHidden/>
    <w:unhideWhenUsed/>
    <w:rsid w:val="008B1D59"/>
    <w:pPr>
      <w:spacing w:after="0" w:line="240" w:lineRule="auto"/>
    </w:pPr>
    <w:tblPr>
      <w:tblStyleRowBandSize w:val="1"/>
      <w:tblStyleColBandSize w:val="1"/>
      <w:tblBorders>
        <w:top w:val="single" w:sz="8" w:space="0" w:color="FAA638" w:themeColor="accent6" w:themeTint="BF"/>
        <w:left w:val="single" w:sz="8" w:space="0" w:color="FAA638" w:themeColor="accent6" w:themeTint="BF"/>
        <w:bottom w:val="single" w:sz="8" w:space="0" w:color="FAA638" w:themeColor="accent6" w:themeTint="BF"/>
        <w:right w:val="single" w:sz="8" w:space="0" w:color="FAA638" w:themeColor="accent6" w:themeTint="BF"/>
        <w:insideH w:val="single" w:sz="8" w:space="0" w:color="FAA638" w:themeColor="accent6" w:themeTint="BF"/>
        <w:insideV w:val="single" w:sz="8" w:space="0" w:color="FAA638" w:themeColor="accent6" w:themeTint="BF"/>
      </w:tblBorders>
    </w:tblPr>
    <w:tcPr>
      <w:shd w:val="clear" w:color="auto" w:fill="FDE1BD" w:themeFill="accent6" w:themeFillTint="3F"/>
    </w:tcPr>
    <w:tblStylePr w:type="firstRow">
      <w:rPr>
        <w:b/>
        <w:bCs/>
      </w:rPr>
    </w:tblStylePr>
    <w:tblStylePr w:type="lastRow">
      <w:rPr>
        <w:b/>
        <w:bCs/>
      </w:rPr>
      <w:tblPr/>
      <w:tcPr>
        <w:tcBorders>
          <w:top w:val="single" w:sz="18" w:space="0" w:color="FAA638" w:themeColor="accent6" w:themeTint="BF"/>
        </w:tcBorders>
      </w:tcPr>
    </w:tblStylePr>
    <w:tblStylePr w:type="firstCol">
      <w:rPr>
        <w:b/>
        <w:bCs/>
      </w:rPr>
    </w:tblStylePr>
    <w:tblStylePr w:type="lastCol">
      <w:rPr>
        <w:b/>
        <w:bCs/>
      </w:rPr>
    </w:tblStylePr>
    <w:tblStylePr w:type="band1Vert">
      <w:tblPr/>
      <w:tcPr>
        <w:shd w:val="clear" w:color="auto" w:fill="FCC47B" w:themeFill="accent6" w:themeFillTint="7F"/>
      </w:tcPr>
    </w:tblStylePr>
    <w:tblStylePr w:type="band1Horz">
      <w:tblPr/>
      <w:tcPr>
        <w:shd w:val="clear" w:color="auto" w:fill="FCC47B" w:themeFill="accent6" w:themeFillTint="7F"/>
      </w:tcPr>
    </w:tblStylePr>
  </w:style>
  <w:style w:type="table" w:styleId="MediumGrid2">
    <w:name w:val="Medium Grid 2"/>
    <w:basedOn w:val="TableNormal"/>
    <w:uiPriority w:val="68"/>
    <w:semiHidden/>
    <w:unhideWhenUsed/>
    <w:rsid w:val="008B1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B1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BCE07" w:themeColor="accent1"/>
        <w:left w:val="single" w:sz="8" w:space="0" w:color="FBCE07" w:themeColor="accent1"/>
        <w:bottom w:val="single" w:sz="8" w:space="0" w:color="FBCE07" w:themeColor="accent1"/>
        <w:right w:val="single" w:sz="8" w:space="0" w:color="FBCE07" w:themeColor="accent1"/>
        <w:insideH w:val="single" w:sz="8" w:space="0" w:color="FBCE07" w:themeColor="accent1"/>
        <w:insideV w:val="single" w:sz="8" w:space="0" w:color="FBCE07" w:themeColor="accent1"/>
      </w:tblBorders>
    </w:tblPr>
    <w:tcPr>
      <w:shd w:val="clear" w:color="auto" w:fill="FEF2C1" w:themeFill="accent1" w:themeFillTint="3F"/>
    </w:tcPr>
    <w:tblStylePr w:type="firstRow">
      <w:rPr>
        <w:b/>
        <w:bCs/>
        <w:color w:val="000000" w:themeColor="text1"/>
      </w:rPr>
      <w:tblPr/>
      <w:tcPr>
        <w:shd w:val="clear" w:color="auto" w:fill="FEFA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5CD" w:themeFill="accent1" w:themeFillTint="33"/>
      </w:tcPr>
    </w:tblStylePr>
    <w:tblStylePr w:type="band1Vert">
      <w:tblPr/>
      <w:tcPr>
        <w:shd w:val="clear" w:color="auto" w:fill="FDE683" w:themeFill="accent1" w:themeFillTint="7F"/>
      </w:tcPr>
    </w:tblStylePr>
    <w:tblStylePr w:type="band1Horz">
      <w:tblPr/>
      <w:tcPr>
        <w:tcBorders>
          <w:insideH w:val="single" w:sz="6" w:space="0" w:color="FBCE07" w:themeColor="accent1"/>
          <w:insideV w:val="single" w:sz="6" w:space="0" w:color="FBCE07" w:themeColor="accent1"/>
        </w:tcBorders>
        <w:shd w:val="clear" w:color="auto" w:fill="FDE68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B1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1D21" w:themeColor="accent2"/>
        <w:left w:val="single" w:sz="8" w:space="0" w:color="DD1D21" w:themeColor="accent2"/>
        <w:bottom w:val="single" w:sz="8" w:space="0" w:color="DD1D21" w:themeColor="accent2"/>
        <w:right w:val="single" w:sz="8" w:space="0" w:color="DD1D21" w:themeColor="accent2"/>
        <w:insideH w:val="single" w:sz="8" w:space="0" w:color="DD1D21" w:themeColor="accent2"/>
        <w:insideV w:val="single" w:sz="8" w:space="0" w:color="DD1D21" w:themeColor="accent2"/>
      </w:tblBorders>
    </w:tblPr>
    <w:tcPr>
      <w:shd w:val="clear" w:color="auto" w:fill="F7C6C6" w:themeFill="accent2" w:themeFillTint="3F"/>
    </w:tcPr>
    <w:tblStylePr w:type="firstRow">
      <w:rPr>
        <w:b/>
        <w:bCs/>
        <w:color w:val="000000" w:themeColor="text1"/>
      </w:rPr>
      <w:tblPr/>
      <w:tcPr>
        <w:shd w:val="clear" w:color="auto" w:fill="FCE8E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1D1" w:themeFill="accent2" w:themeFillTint="33"/>
      </w:tcPr>
    </w:tblStylePr>
    <w:tblStylePr w:type="band1Vert">
      <w:tblPr/>
      <w:tcPr>
        <w:shd w:val="clear" w:color="auto" w:fill="F08C8E" w:themeFill="accent2" w:themeFillTint="7F"/>
      </w:tcPr>
    </w:tblStylePr>
    <w:tblStylePr w:type="band1Horz">
      <w:tblPr/>
      <w:tcPr>
        <w:tcBorders>
          <w:insideH w:val="single" w:sz="6" w:space="0" w:color="DD1D21" w:themeColor="accent2"/>
          <w:insideV w:val="single" w:sz="6" w:space="0" w:color="DD1D21" w:themeColor="accent2"/>
        </w:tcBorders>
        <w:shd w:val="clear" w:color="auto" w:fill="F08C8E"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B1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3C88" w:themeColor="accent3"/>
        <w:left w:val="single" w:sz="8" w:space="0" w:color="003C88" w:themeColor="accent3"/>
        <w:bottom w:val="single" w:sz="8" w:space="0" w:color="003C88" w:themeColor="accent3"/>
        <w:right w:val="single" w:sz="8" w:space="0" w:color="003C88" w:themeColor="accent3"/>
        <w:insideH w:val="single" w:sz="8" w:space="0" w:color="003C88" w:themeColor="accent3"/>
        <w:insideV w:val="single" w:sz="8" w:space="0" w:color="003C88" w:themeColor="accent3"/>
      </w:tblBorders>
    </w:tblPr>
    <w:tcPr>
      <w:shd w:val="clear" w:color="auto" w:fill="A2CBFF" w:themeFill="accent3" w:themeFillTint="3F"/>
    </w:tcPr>
    <w:tblStylePr w:type="firstRow">
      <w:rPr>
        <w:b/>
        <w:bCs/>
        <w:color w:val="000000" w:themeColor="text1"/>
      </w:rPr>
      <w:tblPr/>
      <w:tcPr>
        <w:shd w:val="clear" w:color="auto" w:fill="DAEAFF"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4D4FF" w:themeFill="accent3" w:themeFillTint="33"/>
      </w:tcPr>
    </w:tblStylePr>
    <w:tblStylePr w:type="band1Vert">
      <w:tblPr/>
      <w:tcPr>
        <w:shd w:val="clear" w:color="auto" w:fill="4496FF" w:themeFill="accent3" w:themeFillTint="7F"/>
      </w:tcPr>
    </w:tblStylePr>
    <w:tblStylePr w:type="band1Horz">
      <w:tblPr/>
      <w:tcPr>
        <w:tcBorders>
          <w:insideH w:val="single" w:sz="6" w:space="0" w:color="003C88" w:themeColor="accent3"/>
          <w:insideV w:val="single" w:sz="6" w:space="0" w:color="003C88" w:themeColor="accent3"/>
        </w:tcBorders>
        <w:shd w:val="clear" w:color="auto" w:fill="4496F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B1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EB4" w:themeColor="accent4"/>
        <w:left w:val="single" w:sz="8" w:space="0" w:color="009EB4" w:themeColor="accent4"/>
        <w:bottom w:val="single" w:sz="8" w:space="0" w:color="009EB4" w:themeColor="accent4"/>
        <w:right w:val="single" w:sz="8" w:space="0" w:color="009EB4" w:themeColor="accent4"/>
        <w:insideH w:val="single" w:sz="8" w:space="0" w:color="009EB4" w:themeColor="accent4"/>
        <w:insideV w:val="single" w:sz="8" w:space="0" w:color="009EB4" w:themeColor="accent4"/>
      </w:tblBorders>
    </w:tblPr>
    <w:tcPr>
      <w:shd w:val="clear" w:color="auto" w:fill="ADF4FF" w:themeFill="accent4" w:themeFillTint="3F"/>
    </w:tcPr>
    <w:tblStylePr w:type="firstRow">
      <w:rPr>
        <w:b/>
        <w:bCs/>
        <w:color w:val="000000" w:themeColor="text1"/>
      </w:rPr>
      <w:tblPr/>
      <w:tcPr>
        <w:shd w:val="clear" w:color="auto" w:fill="DEFA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6FF" w:themeFill="accent4" w:themeFillTint="33"/>
      </w:tcPr>
    </w:tblStylePr>
    <w:tblStylePr w:type="band1Vert">
      <w:tblPr/>
      <w:tcPr>
        <w:shd w:val="clear" w:color="auto" w:fill="5AEAFF" w:themeFill="accent4" w:themeFillTint="7F"/>
      </w:tcPr>
    </w:tblStylePr>
    <w:tblStylePr w:type="band1Horz">
      <w:tblPr/>
      <w:tcPr>
        <w:tcBorders>
          <w:insideH w:val="single" w:sz="6" w:space="0" w:color="009EB4" w:themeColor="accent4"/>
          <w:insideV w:val="single" w:sz="6" w:space="0" w:color="009EB4" w:themeColor="accent4"/>
        </w:tcBorders>
        <w:shd w:val="clear" w:color="auto" w:fill="5AEAF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B1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8443" w:themeColor="accent5"/>
        <w:left w:val="single" w:sz="8" w:space="0" w:color="008443" w:themeColor="accent5"/>
        <w:bottom w:val="single" w:sz="8" w:space="0" w:color="008443" w:themeColor="accent5"/>
        <w:right w:val="single" w:sz="8" w:space="0" w:color="008443" w:themeColor="accent5"/>
        <w:insideH w:val="single" w:sz="8" w:space="0" w:color="008443" w:themeColor="accent5"/>
        <w:insideV w:val="single" w:sz="8" w:space="0" w:color="008443" w:themeColor="accent5"/>
      </w:tblBorders>
    </w:tblPr>
    <w:tcPr>
      <w:shd w:val="clear" w:color="auto" w:fill="A1FFD0" w:themeFill="accent5" w:themeFillTint="3F"/>
    </w:tcPr>
    <w:tblStylePr w:type="firstRow">
      <w:rPr>
        <w:b/>
        <w:bCs/>
        <w:color w:val="000000" w:themeColor="text1"/>
      </w:rPr>
      <w:tblPr/>
      <w:tcPr>
        <w:shd w:val="clear" w:color="auto" w:fill="D9FFE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3FFD9" w:themeFill="accent5" w:themeFillTint="33"/>
      </w:tcPr>
    </w:tblStylePr>
    <w:tblStylePr w:type="band1Vert">
      <w:tblPr/>
      <w:tcPr>
        <w:shd w:val="clear" w:color="auto" w:fill="42FFA1" w:themeFill="accent5" w:themeFillTint="7F"/>
      </w:tcPr>
    </w:tblStylePr>
    <w:tblStylePr w:type="band1Horz">
      <w:tblPr/>
      <w:tcPr>
        <w:tcBorders>
          <w:insideH w:val="single" w:sz="6" w:space="0" w:color="008443" w:themeColor="accent5"/>
          <w:insideV w:val="single" w:sz="6" w:space="0" w:color="008443" w:themeColor="accent5"/>
        </w:tcBorders>
        <w:shd w:val="clear" w:color="auto" w:fill="42FFA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B1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B8705" w:themeColor="accent6"/>
        <w:left w:val="single" w:sz="8" w:space="0" w:color="EB8705" w:themeColor="accent6"/>
        <w:bottom w:val="single" w:sz="8" w:space="0" w:color="EB8705" w:themeColor="accent6"/>
        <w:right w:val="single" w:sz="8" w:space="0" w:color="EB8705" w:themeColor="accent6"/>
        <w:insideH w:val="single" w:sz="8" w:space="0" w:color="EB8705" w:themeColor="accent6"/>
        <w:insideV w:val="single" w:sz="8" w:space="0" w:color="EB8705" w:themeColor="accent6"/>
      </w:tblBorders>
    </w:tblPr>
    <w:tcPr>
      <w:shd w:val="clear" w:color="auto" w:fill="FDE1BD" w:themeFill="accent6" w:themeFillTint="3F"/>
    </w:tcPr>
    <w:tblStylePr w:type="firstRow">
      <w:rPr>
        <w:b/>
        <w:bCs/>
        <w:color w:val="000000" w:themeColor="text1"/>
      </w:rPr>
      <w:tblPr/>
      <w:tcPr>
        <w:shd w:val="clear" w:color="auto" w:fill="FEF3E4"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7CA" w:themeFill="accent6" w:themeFillTint="33"/>
      </w:tcPr>
    </w:tblStylePr>
    <w:tblStylePr w:type="band1Vert">
      <w:tblPr/>
      <w:tcPr>
        <w:shd w:val="clear" w:color="auto" w:fill="FCC47B" w:themeFill="accent6" w:themeFillTint="7F"/>
      </w:tcPr>
    </w:tblStylePr>
    <w:tblStylePr w:type="band1Horz">
      <w:tblPr/>
      <w:tcPr>
        <w:tcBorders>
          <w:insideH w:val="single" w:sz="6" w:space="0" w:color="EB8705" w:themeColor="accent6"/>
          <w:insideV w:val="single" w:sz="6" w:space="0" w:color="EB8705" w:themeColor="accent6"/>
        </w:tcBorders>
        <w:shd w:val="clear" w:color="auto" w:fill="FCC47B"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B1D5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B1D5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F2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BCE0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BCE0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BCE0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BCE0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DE68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DE683" w:themeFill="accent1" w:themeFillTint="7F"/>
      </w:tcPr>
    </w:tblStylePr>
  </w:style>
  <w:style w:type="table" w:styleId="MediumGrid3-Accent2">
    <w:name w:val="Medium Grid 3 Accent 2"/>
    <w:basedOn w:val="TableNormal"/>
    <w:uiPriority w:val="69"/>
    <w:semiHidden/>
    <w:unhideWhenUsed/>
    <w:rsid w:val="008B1D5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C6C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1D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1D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1D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1D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08C8E"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08C8E" w:themeFill="accent2" w:themeFillTint="7F"/>
      </w:tcPr>
    </w:tblStylePr>
  </w:style>
  <w:style w:type="table" w:styleId="MediumGrid3-Accent3">
    <w:name w:val="Medium Grid 3 Accent 3"/>
    <w:basedOn w:val="TableNormal"/>
    <w:uiPriority w:val="69"/>
    <w:semiHidden/>
    <w:unhideWhenUsed/>
    <w:rsid w:val="008B1D5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2CBF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3C8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3C8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3C8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3C8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496F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496FF" w:themeFill="accent3" w:themeFillTint="7F"/>
      </w:tcPr>
    </w:tblStylePr>
  </w:style>
  <w:style w:type="table" w:styleId="MediumGrid3-Accent4">
    <w:name w:val="Medium Grid 3 Accent 4"/>
    <w:basedOn w:val="TableNormal"/>
    <w:uiPriority w:val="69"/>
    <w:semiHidden/>
    <w:unhideWhenUsed/>
    <w:rsid w:val="008B1D5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F4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EB4"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EB4"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EB4"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EB4"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AEA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AEAFF" w:themeFill="accent4" w:themeFillTint="7F"/>
      </w:tcPr>
    </w:tblStylePr>
  </w:style>
  <w:style w:type="table" w:styleId="MediumGrid3-Accent5">
    <w:name w:val="Medium Grid 3 Accent 5"/>
    <w:basedOn w:val="TableNormal"/>
    <w:uiPriority w:val="69"/>
    <w:semiHidden/>
    <w:unhideWhenUsed/>
    <w:rsid w:val="008B1D5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1FFD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844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844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844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844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2FFA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2FFA1" w:themeFill="accent5" w:themeFillTint="7F"/>
      </w:tcPr>
    </w:tblStylePr>
  </w:style>
  <w:style w:type="table" w:styleId="MediumGrid3-Accent6">
    <w:name w:val="Medium Grid 3 Accent 6"/>
    <w:basedOn w:val="TableNormal"/>
    <w:uiPriority w:val="69"/>
    <w:rsid w:val="008B1D5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1B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B870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B870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B870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B870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C47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C47B" w:themeFill="accent6" w:themeFillTint="7F"/>
      </w:tcPr>
    </w:tblStylePr>
  </w:style>
  <w:style w:type="table" w:styleId="MediumList1">
    <w:name w:val="Medium List 1"/>
    <w:basedOn w:val="TableNormal"/>
    <w:uiPriority w:val="65"/>
    <w:semiHidden/>
    <w:unhideWhenUsed/>
    <w:rsid w:val="008B1D5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F7F7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B1D59"/>
    <w:pPr>
      <w:spacing w:after="0" w:line="240" w:lineRule="auto"/>
    </w:pPr>
    <w:rPr>
      <w:color w:val="000000" w:themeColor="text1"/>
    </w:rPr>
    <w:tblPr>
      <w:tblStyleRowBandSize w:val="1"/>
      <w:tblStyleColBandSize w:val="1"/>
      <w:tblBorders>
        <w:top w:val="single" w:sz="8" w:space="0" w:color="FBCE07" w:themeColor="accent1"/>
        <w:bottom w:val="single" w:sz="8" w:space="0" w:color="FBCE07" w:themeColor="accent1"/>
      </w:tblBorders>
    </w:tblPr>
    <w:tblStylePr w:type="firstRow">
      <w:rPr>
        <w:rFonts w:asciiTheme="majorHAnsi" w:eastAsiaTheme="majorEastAsia" w:hAnsiTheme="majorHAnsi" w:cstheme="majorBidi"/>
      </w:rPr>
      <w:tblPr/>
      <w:tcPr>
        <w:tcBorders>
          <w:top w:val="nil"/>
          <w:bottom w:val="single" w:sz="8" w:space="0" w:color="FBCE07" w:themeColor="accent1"/>
        </w:tcBorders>
      </w:tcPr>
    </w:tblStylePr>
    <w:tblStylePr w:type="lastRow">
      <w:rPr>
        <w:b/>
        <w:bCs/>
        <w:color w:val="7F7F7F" w:themeColor="text2"/>
      </w:rPr>
      <w:tblPr/>
      <w:tcPr>
        <w:tcBorders>
          <w:top w:val="single" w:sz="8" w:space="0" w:color="FBCE07" w:themeColor="accent1"/>
          <w:bottom w:val="single" w:sz="8" w:space="0" w:color="FBCE07" w:themeColor="accent1"/>
        </w:tcBorders>
      </w:tcPr>
    </w:tblStylePr>
    <w:tblStylePr w:type="firstCol">
      <w:rPr>
        <w:b/>
        <w:bCs/>
      </w:rPr>
    </w:tblStylePr>
    <w:tblStylePr w:type="lastCol">
      <w:rPr>
        <w:b/>
        <w:bCs/>
      </w:rPr>
      <w:tblPr/>
      <w:tcPr>
        <w:tcBorders>
          <w:top w:val="single" w:sz="8" w:space="0" w:color="FBCE07" w:themeColor="accent1"/>
          <w:bottom w:val="single" w:sz="8" w:space="0" w:color="FBCE07" w:themeColor="accent1"/>
        </w:tcBorders>
      </w:tcPr>
    </w:tblStylePr>
    <w:tblStylePr w:type="band1Vert">
      <w:tblPr/>
      <w:tcPr>
        <w:shd w:val="clear" w:color="auto" w:fill="FEF2C1" w:themeFill="accent1" w:themeFillTint="3F"/>
      </w:tcPr>
    </w:tblStylePr>
    <w:tblStylePr w:type="band1Horz">
      <w:tblPr/>
      <w:tcPr>
        <w:shd w:val="clear" w:color="auto" w:fill="FEF2C1" w:themeFill="accent1" w:themeFillTint="3F"/>
      </w:tcPr>
    </w:tblStylePr>
  </w:style>
  <w:style w:type="table" w:styleId="MediumList1-Accent2">
    <w:name w:val="Medium List 1 Accent 2"/>
    <w:basedOn w:val="TableNormal"/>
    <w:uiPriority w:val="65"/>
    <w:semiHidden/>
    <w:unhideWhenUsed/>
    <w:rsid w:val="008B1D59"/>
    <w:pPr>
      <w:spacing w:after="0" w:line="240" w:lineRule="auto"/>
    </w:pPr>
    <w:rPr>
      <w:color w:val="000000" w:themeColor="text1"/>
    </w:rPr>
    <w:tblPr>
      <w:tblStyleRowBandSize w:val="1"/>
      <w:tblStyleColBandSize w:val="1"/>
      <w:tblBorders>
        <w:top w:val="single" w:sz="8" w:space="0" w:color="DD1D21" w:themeColor="accent2"/>
        <w:bottom w:val="single" w:sz="8" w:space="0" w:color="DD1D21" w:themeColor="accent2"/>
      </w:tblBorders>
    </w:tblPr>
    <w:tblStylePr w:type="firstRow">
      <w:rPr>
        <w:rFonts w:asciiTheme="majorHAnsi" w:eastAsiaTheme="majorEastAsia" w:hAnsiTheme="majorHAnsi" w:cstheme="majorBidi"/>
      </w:rPr>
      <w:tblPr/>
      <w:tcPr>
        <w:tcBorders>
          <w:top w:val="nil"/>
          <w:bottom w:val="single" w:sz="8" w:space="0" w:color="DD1D21" w:themeColor="accent2"/>
        </w:tcBorders>
      </w:tcPr>
    </w:tblStylePr>
    <w:tblStylePr w:type="lastRow">
      <w:rPr>
        <w:b/>
        <w:bCs/>
        <w:color w:val="7F7F7F" w:themeColor="text2"/>
      </w:rPr>
      <w:tblPr/>
      <w:tcPr>
        <w:tcBorders>
          <w:top w:val="single" w:sz="8" w:space="0" w:color="DD1D21" w:themeColor="accent2"/>
          <w:bottom w:val="single" w:sz="8" w:space="0" w:color="DD1D21" w:themeColor="accent2"/>
        </w:tcBorders>
      </w:tcPr>
    </w:tblStylePr>
    <w:tblStylePr w:type="firstCol">
      <w:rPr>
        <w:b/>
        <w:bCs/>
      </w:rPr>
    </w:tblStylePr>
    <w:tblStylePr w:type="lastCol">
      <w:rPr>
        <w:b/>
        <w:bCs/>
      </w:rPr>
      <w:tblPr/>
      <w:tcPr>
        <w:tcBorders>
          <w:top w:val="single" w:sz="8" w:space="0" w:color="DD1D21" w:themeColor="accent2"/>
          <w:bottom w:val="single" w:sz="8" w:space="0" w:color="DD1D21" w:themeColor="accent2"/>
        </w:tcBorders>
      </w:tcPr>
    </w:tblStylePr>
    <w:tblStylePr w:type="band1Vert">
      <w:tblPr/>
      <w:tcPr>
        <w:shd w:val="clear" w:color="auto" w:fill="F7C6C6" w:themeFill="accent2" w:themeFillTint="3F"/>
      </w:tcPr>
    </w:tblStylePr>
    <w:tblStylePr w:type="band1Horz">
      <w:tblPr/>
      <w:tcPr>
        <w:shd w:val="clear" w:color="auto" w:fill="F7C6C6" w:themeFill="accent2" w:themeFillTint="3F"/>
      </w:tcPr>
    </w:tblStylePr>
  </w:style>
  <w:style w:type="table" w:styleId="MediumList1-Accent3">
    <w:name w:val="Medium List 1 Accent 3"/>
    <w:basedOn w:val="TableNormal"/>
    <w:uiPriority w:val="65"/>
    <w:semiHidden/>
    <w:unhideWhenUsed/>
    <w:rsid w:val="008B1D59"/>
    <w:pPr>
      <w:spacing w:after="0" w:line="240" w:lineRule="auto"/>
    </w:pPr>
    <w:rPr>
      <w:color w:val="000000" w:themeColor="text1"/>
    </w:rPr>
    <w:tblPr>
      <w:tblStyleRowBandSize w:val="1"/>
      <w:tblStyleColBandSize w:val="1"/>
      <w:tblBorders>
        <w:top w:val="single" w:sz="8" w:space="0" w:color="003C88" w:themeColor="accent3"/>
        <w:bottom w:val="single" w:sz="8" w:space="0" w:color="003C88" w:themeColor="accent3"/>
      </w:tblBorders>
    </w:tblPr>
    <w:tblStylePr w:type="firstRow">
      <w:rPr>
        <w:rFonts w:asciiTheme="majorHAnsi" w:eastAsiaTheme="majorEastAsia" w:hAnsiTheme="majorHAnsi" w:cstheme="majorBidi"/>
      </w:rPr>
      <w:tblPr/>
      <w:tcPr>
        <w:tcBorders>
          <w:top w:val="nil"/>
          <w:bottom w:val="single" w:sz="8" w:space="0" w:color="003C88" w:themeColor="accent3"/>
        </w:tcBorders>
      </w:tcPr>
    </w:tblStylePr>
    <w:tblStylePr w:type="lastRow">
      <w:rPr>
        <w:b/>
        <w:bCs/>
        <w:color w:val="7F7F7F" w:themeColor="text2"/>
      </w:rPr>
      <w:tblPr/>
      <w:tcPr>
        <w:tcBorders>
          <w:top w:val="single" w:sz="8" w:space="0" w:color="003C88" w:themeColor="accent3"/>
          <w:bottom w:val="single" w:sz="8" w:space="0" w:color="003C88" w:themeColor="accent3"/>
        </w:tcBorders>
      </w:tcPr>
    </w:tblStylePr>
    <w:tblStylePr w:type="firstCol">
      <w:rPr>
        <w:b/>
        <w:bCs/>
      </w:rPr>
    </w:tblStylePr>
    <w:tblStylePr w:type="lastCol">
      <w:rPr>
        <w:b/>
        <w:bCs/>
      </w:rPr>
      <w:tblPr/>
      <w:tcPr>
        <w:tcBorders>
          <w:top w:val="single" w:sz="8" w:space="0" w:color="003C88" w:themeColor="accent3"/>
          <w:bottom w:val="single" w:sz="8" w:space="0" w:color="003C88" w:themeColor="accent3"/>
        </w:tcBorders>
      </w:tcPr>
    </w:tblStylePr>
    <w:tblStylePr w:type="band1Vert">
      <w:tblPr/>
      <w:tcPr>
        <w:shd w:val="clear" w:color="auto" w:fill="A2CBFF" w:themeFill="accent3" w:themeFillTint="3F"/>
      </w:tcPr>
    </w:tblStylePr>
    <w:tblStylePr w:type="band1Horz">
      <w:tblPr/>
      <w:tcPr>
        <w:shd w:val="clear" w:color="auto" w:fill="A2CBFF" w:themeFill="accent3" w:themeFillTint="3F"/>
      </w:tcPr>
    </w:tblStylePr>
  </w:style>
  <w:style w:type="table" w:styleId="MediumList1-Accent4">
    <w:name w:val="Medium List 1 Accent 4"/>
    <w:basedOn w:val="TableNormal"/>
    <w:uiPriority w:val="65"/>
    <w:semiHidden/>
    <w:unhideWhenUsed/>
    <w:rsid w:val="008B1D59"/>
    <w:pPr>
      <w:spacing w:after="0" w:line="240" w:lineRule="auto"/>
    </w:pPr>
    <w:rPr>
      <w:color w:val="000000" w:themeColor="text1"/>
    </w:rPr>
    <w:tblPr>
      <w:tblStyleRowBandSize w:val="1"/>
      <w:tblStyleColBandSize w:val="1"/>
      <w:tblBorders>
        <w:top w:val="single" w:sz="8" w:space="0" w:color="009EB4" w:themeColor="accent4"/>
        <w:bottom w:val="single" w:sz="8" w:space="0" w:color="009EB4" w:themeColor="accent4"/>
      </w:tblBorders>
    </w:tblPr>
    <w:tblStylePr w:type="firstRow">
      <w:rPr>
        <w:rFonts w:asciiTheme="majorHAnsi" w:eastAsiaTheme="majorEastAsia" w:hAnsiTheme="majorHAnsi" w:cstheme="majorBidi"/>
      </w:rPr>
      <w:tblPr/>
      <w:tcPr>
        <w:tcBorders>
          <w:top w:val="nil"/>
          <w:bottom w:val="single" w:sz="8" w:space="0" w:color="009EB4" w:themeColor="accent4"/>
        </w:tcBorders>
      </w:tcPr>
    </w:tblStylePr>
    <w:tblStylePr w:type="lastRow">
      <w:rPr>
        <w:b/>
        <w:bCs/>
        <w:color w:val="7F7F7F" w:themeColor="text2"/>
      </w:rPr>
      <w:tblPr/>
      <w:tcPr>
        <w:tcBorders>
          <w:top w:val="single" w:sz="8" w:space="0" w:color="009EB4" w:themeColor="accent4"/>
          <w:bottom w:val="single" w:sz="8" w:space="0" w:color="009EB4" w:themeColor="accent4"/>
        </w:tcBorders>
      </w:tcPr>
    </w:tblStylePr>
    <w:tblStylePr w:type="firstCol">
      <w:rPr>
        <w:b/>
        <w:bCs/>
      </w:rPr>
    </w:tblStylePr>
    <w:tblStylePr w:type="lastCol">
      <w:rPr>
        <w:b/>
        <w:bCs/>
      </w:rPr>
      <w:tblPr/>
      <w:tcPr>
        <w:tcBorders>
          <w:top w:val="single" w:sz="8" w:space="0" w:color="009EB4" w:themeColor="accent4"/>
          <w:bottom w:val="single" w:sz="8" w:space="0" w:color="009EB4" w:themeColor="accent4"/>
        </w:tcBorders>
      </w:tcPr>
    </w:tblStylePr>
    <w:tblStylePr w:type="band1Vert">
      <w:tblPr/>
      <w:tcPr>
        <w:shd w:val="clear" w:color="auto" w:fill="ADF4FF" w:themeFill="accent4" w:themeFillTint="3F"/>
      </w:tcPr>
    </w:tblStylePr>
    <w:tblStylePr w:type="band1Horz">
      <w:tblPr/>
      <w:tcPr>
        <w:shd w:val="clear" w:color="auto" w:fill="ADF4FF" w:themeFill="accent4" w:themeFillTint="3F"/>
      </w:tcPr>
    </w:tblStylePr>
  </w:style>
  <w:style w:type="table" w:styleId="MediumList1-Accent5">
    <w:name w:val="Medium List 1 Accent 5"/>
    <w:basedOn w:val="TableNormal"/>
    <w:uiPriority w:val="65"/>
    <w:semiHidden/>
    <w:unhideWhenUsed/>
    <w:rsid w:val="008B1D59"/>
    <w:pPr>
      <w:spacing w:after="0" w:line="240" w:lineRule="auto"/>
    </w:pPr>
    <w:rPr>
      <w:color w:val="000000" w:themeColor="text1"/>
    </w:rPr>
    <w:tblPr>
      <w:tblStyleRowBandSize w:val="1"/>
      <w:tblStyleColBandSize w:val="1"/>
      <w:tblBorders>
        <w:top w:val="single" w:sz="8" w:space="0" w:color="008443" w:themeColor="accent5"/>
        <w:bottom w:val="single" w:sz="8" w:space="0" w:color="008443" w:themeColor="accent5"/>
      </w:tblBorders>
    </w:tblPr>
    <w:tblStylePr w:type="firstRow">
      <w:rPr>
        <w:rFonts w:asciiTheme="majorHAnsi" w:eastAsiaTheme="majorEastAsia" w:hAnsiTheme="majorHAnsi" w:cstheme="majorBidi"/>
      </w:rPr>
      <w:tblPr/>
      <w:tcPr>
        <w:tcBorders>
          <w:top w:val="nil"/>
          <w:bottom w:val="single" w:sz="8" w:space="0" w:color="008443" w:themeColor="accent5"/>
        </w:tcBorders>
      </w:tcPr>
    </w:tblStylePr>
    <w:tblStylePr w:type="lastRow">
      <w:rPr>
        <w:b/>
        <w:bCs/>
        <w:color w:val="7F7F7F" w:themeColor="text2"/>
      </w:rPr>
      <w:tblPr/>
      <w:tcPr>
        <w:tcBorders>
          <w:top w:val="single" w:sz="8" w:space="0" w:color="008443" w:themeColor="accent5"/>
          <w:bottom w:val="single" w:sz="8" w:space="0" w:color="008443" w:themeColor="accent5"/>
        </w:tcBorders>
      </w:tcPr>
    </w:tblStylePr>
    <w:tblStylePr w:type="firstCol">
      <w:rPr>
        <w:b/>
        <w:bCs/>
      </w:rPr>
    </w:tblStylePr>
    <w:tblStylePr w:type="lastCol">
      <w:rPr>
        <w:b/>
        <w:bCs/>
      </w:rPr>
      <w:tblPr/>
      <w:tcPr>
        <w:tcBorders>
          <w:top w:val="single" w:sz="8" w:space="0" w:color="008443" w:themeColor="accent5"/>
          <w:bottom w:val="single" w:sz="8" w:space="0" w:color="008443" w:themeColor="accent5"/>
        </w:tcBorders>
      </w:tcPr>
    </w:tblStylePr>
    <w:tblStylePr w:type="band1Vert">
      <w:tblPr/>
      <w:tcPr>
        <w:shd w:val="clear" w:color="auto" w:fill="A1FFD0" w:themeFill="accent5" w:themeFillTint="3F"/>
      </w:tcPr>
    </w:tblStylePr>
    <w:tblStylePr w:type="band1Horz">
      <w:tblPr/>
      <w:tcPr>
        <w:shd w:val="clear" w:color="auto" w:fill="A1FFD0" w:themeFill="accent5" w:themeFillTint="3F"/>
      </w:tcPr>
    </w:tblStylePr>
  </w:style>
  <w:style w:type="table" w:styleId="MediumList1-Accent6">
    <w:name w:val="Medium List 1 Accent 6"/>
    <w:basedOn w:val="TableNormal"/>
    <w:uiPriority w:val="65"/>
    <w:semiHidden/>
    <w:unhideWhenUsed/>
    <w:rsid w:val="008B1D59"/>
    <w:pPr>
      <w:spacing w:after="0" w:line="240" w:lineRule="auto"/>
    </w:pPr>
    <w:rPr>
      <w:color w:val="000000" w:themeColor="text1"/>
    </w:rPr>
    <w:tblPr>
      <w:tblStyleRowBandSize w:val="1"/>
      <w:tblStyleColBandSize w:val="1"/>
      <w:tblBorders>
        <w:top w:val="single" w:sz="8" w:space="0" w:color="EB8705" w:themeColor="accent6"/>
        <w:bottom w:val="single" w:sz="8" w:space="0" w:color="EB8705" w:themeColor="accent6"/>
      </w:tblBorders>
    </w:tblPr>
    <w:tblStylePr w:type="firstRow">
      <w:rPr>
        <w:rFonts w:asciiTheme="majorHAnsi" w:eastAsiaTheme="majorEastAsia" w:hAnsiTheme="majorHAnsi" w:cstheme="majorBidi"/>
      </w:rPr>
      <w:tblPr/>
      <w:tcPr>
        <w:tcBorders>
          <w:top w:val="nil"/>
          <w:bottom w:val="single" w:sz="8" w:space="0" w:color="EB8705" w:themeColor="accent6"/>
        </w:tcBorders>
      </w:tcPr>
    </w:tblStylePr>
    <w:tblStylePr w:type="lastRow">
      <w:rPr>
        <w:b/>
        <w:bCs/>
        <w:color w:val="7F7F7F" w:themeColor="text2"/>
      </w:rPr>
      <w:tblPr/>
      <w:tcPr>
        <w:tcBorders>
          <w:top w:val="single" w:sz="8" w:space="0" w:color="EB8705" w:themeColor="accent6"/>
          <w:bottom w:val="single" w:sz="8" w:space="0" w:color="EB8705" w:themeColor="accent6"/>
        </w:tcBorders>
      </w:tcPr>
    </w:tblStylePr>
    <w:tblStylePr w:type="firstCol">
      <w:rPr>
        <w:b/>
        <w:bCs/>
      </w:rPr>
    </w:tblStylePr>
    <w:tblStylePr w:type="lastCol">
      <w:rPr>
        <w:b/>
        <w:bCs/>
      </w:rPr>
      <w:tblPr/>
      <w:tcPr>
        <w:tcBorders>
          <w:top w:val="single" w:sz="8" w:space="0" w:color="EB8705" w:themeColor="accent6"/>
          <w:bottom w:val="single" w:sz="8" w:space="0" w:color="EB8705" w:themeColor="accent6"/>
        </w:tcBorders>
      </w:tcPr>
    </w:tblStylePr>
    <w:tblStylePr w:type="band1Vert">
      <w:tblPr/>
      <w:tcPr>
        <w:shd w:val="clear" w:color="auto" w:fill="FDE1BD" w:themeFill="accent6" w:themeFillTint="3F"/>
      </w:tcPr>
    </w:tblStylePr>
    <w:tblStylePr w:type="band1Horz">
      <w:tblPr/>
      <w:tcPr>
        <w:shd w:val="clear" w:color="auto" w:fill="FDE1BD" w:themeFill="accent6" w:themeFillTint="3F"/>
      </w:tcPr>
    </w:tblStylePr>
  </w:style>
  <w:style w:type="table" w:styleId="MediumList2">
    <w:name w:val="Medium List 2"/>
    <w:basedOn w:val="TableNormal"/>
    <w:uiPriority w:val="66"/>
    <w:semiHidden/>
    <w:unhideWhenUsed/>
    <w:rsid w:val="008B1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B1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BCE07" w:themeColor="accent1"/>
        <w:left w:val="single" w:sz="8" w:space="0" w:color="FBCE07" w:themeColor="accent1"/>
        <w:bottom w:val="single" w:sz="8" w:space="0" w:color="FBCE07" w:themeColor="accent1"/>
        <w:right w:val="single" w:sz="8" w:space="0" w:color="FBCE07" w:themeColor="accent1"/>
      </w:tblBorders>
    </w:tblPr>
    <w:tblStylePr w:type="firstRow">
      <w:rPr>
        <w:sz w:val="24"/>
        <w:szCs w:val="24"/>
      </w:rPr>
      <w:tblPr/>
      <w:tcPr>
        <w:tcBorders>
          <w:top w:val="nil"/>
          <w:left w:val="nil"/>
          <w:bottom w:val="single" w:sz="24" w:space="0" w:color="FBCE07" w:themeColor="accent1"/>
          <w:right w:val="nil"/>
          <w:insideH w:val="nil"/>
          <w:insideV w:val="nil"/>
        </w:tcBorders>
        <w:shd w:val="clear" w:color="auto" w:fill="FFFFFF" w:themeFill="background1"/>
      </w:tcPr>
    </w:tblStylePr>
    <w:tblStylePr w:type="lastRow">
      <w:tblPr/>
      <w:tcPr>
        <w:tcBorders>
          <w:top w:val="single" w:sz="8" w:space="0" w:color="FBCE07"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BCE07" w:themeColor="accent1"/>
          <w:insideH w:val="nil"/>
          <w:insideV w:val="nil"/>
        </w:tcBorders>
        <w:shd w:val="clear" w:color="auto" w:fill="FFFFFF" w:themeFill="background1"/>
      </w:tcPr>
    </w:tblStylePr>
    <w:tblStylePr w:type="lastCol">
      <w:tblPr/>
      <w:tcPr>
        <w:tcBorders>
          <w:top w:val="nil"/>
          <w:left w:val="single" w:sz="8" w:space="0" w:color="FBCE0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F2C1" w:themeFill="accent1" w:themeFillTint="3F"/>
      </w:tcPr>
    </w:tblStylePr>
    <w:tblStylePr w:type="band1Horz">
      <w:tblPr/>
      <w:tcPr>
        <w:tcBorders>
          <w:top w:val="nil"/>
          <w:bottom w:val="nil"/>
          <w:insideH w:val="nil"/>
          <w:insideV w:val="nil"/>
        </w:tcBorders>
        <w:shd w:val="clear" w:color="auto" w:fill="FEF2C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B1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1D21" w:themeColor="accent2"/>
        <w:left w:val="single" w:sz="8" w:space="0" w:color="DD1D21" w:themeColor="accent2"/>
        <w:bottom w:val="single" w:sz="8" w:space="0" w:color="DD1D21" w:themeColor="accent2"/>
        <w:right w:val="single" w:sz="8" w:space="0" w:color="DD1D21" w:themeColor="accent2"/>
      </w:tblBorders>
    </w:tblPr>
    <w:tblStylePr w:type="firstRow">
      <w:rPr>
        <w:sz w:val="24"/>
        <w:szCs w:val="24"/>
      </w:rPr>
      <w:tblPr/>
      <w:tcPr>
        <w:tcBorders>
          <w:top w:val="nil"/>
          <w:left w:val="nil"/>
          <w:bottom w:val="single" w:sz="24" w:space="0" w:color="DD1D21" w:themeColor="accent2"/>
          <w:right w:val="nil"/>
          <w:insideH w:val="nil"/>
          <w:insideV w:val="nil"/>
        </w:tcBorders>
        <w:shd w:val="clear" w:color="auto" w:fill="FFFFFF" w:themeFill="background1"/>
      </w:tcPr>
    </w:tblStylePr>
    <w:tblStylePr w:type="lastRow">
      <w:tblPr/>
      <w:tcPr>
        <w:tcBorders>
          <w:top w:val="single" w:sz="8" w:space="0" w:color="DD1D21"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DD1D21" w:themeColor="accent2"/>
          <w:insideH w:val="nil"/>
          <w:insideV w:val="nil"/>
        </w:tcBorders>
        <w:shd w:val="clear" w:color="auto" w:fill="FFFFFF" w:themeFill="background1"/>
      </w:tcPr>
    </w:tblStylePr>
    <w:tblStylePr w:type="lastCol">
      <w:tblPr/>
      <w:tcPr>
        <w:tcBorders>
          <w:top w:val="nil"/>
          <w:left w:val="single" w:sz="8" w:space="0" w:color="DD1D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C6C6" w:themeFill="accent2" w:themeFillTint="3F"/>
      </w:tcPr>
    </w:tblStylePr>
    <w:tblStylePr w:type="band1Horz">
      <w:tblPr/>
      <w:tcPr>
        <w:tcBorders>
          <w:top w:val="nil"/>
          <w:bottom w:val="nil"/>
          <w:insideH w:val="nil"/>
          <w:insideV w:val="nil"/>
        </w:tcBorders>
        <w:shd w:val="clear" w:color="auto" w:fill="F7C6C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B1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3C88" w:themeColor="accent3"/>
        <w:left w:val="single" w:sz="8" w:space="0" w:color="003C88" w:themeColor="accent3"/>
        <w:bottom w:val="single" w:sz="8" w:space="0" w:color="003C88" w:themeColor="accent3"/>
        <w:right w:val="single" w:sz="8" w:space="0" w:color="003C88" w:themeColor="accent3"/>
      </w:tblBorders>
    </w:tblPr>
    <w:tblStylePr w:type="firstRow">
      <w:rPr>
        <w:sz w:val="24"/>
        <w:szCs w:val="24"/>
      </w:rPr>
      <w:tblPr/>
      <w:tcPr>
        <w:tcBorders>
          <w:top w:val="nil"/>
          <w:left w:val="nil"/>
          <w:bottom w:val="single" w:sz="24" w:space="0" w:color="003C88" w:themeColor="accent3"/>
          <w:right w:val="nil"/>
          <w:insideH w:val="nil"/>
          <w:insideV w:val="nil"/>
        </w:tcBorders>
        <w:shd w:val="clear" w:color="auto" w:fill="FFFFFF" w:themeFill="background1"/>
      </w:tcPr>
    </w:tblStylePr>
    <w:tblStylePr w:type="lastRow">
      <w:tblPr/>
      <w:tcPr>
        <w:tcBorders>
          <w:top w:val="single" w:sz="8" w:space="0" w:color="003C88"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3C88" w:themeColor="accent3"/>
          <w:insideH w:val="nil"/>
          <w:insideV w:val="nil"/>
        </w:tcBorders>
        <w:shd w:val="clear" w:color="auto" w:fill="FFFFFF" w:themeFill="background1"/>
      </w:tcPr>
    </w:tblStylePr>
    <w:tblStylePr w:type="lastCol">
      <w:tblPr/>
      <w:tcPr>
        <w:tcBorders>
          <w:top w:val="nil"/>
          <w:left w:val="single" w:sz="8" w:space="0" w:color="003C8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2CBFF" w:themeFill="accent3" w:themeFillTint="3F"/>
      </w:tcPr>
    </w:tblStylePr>
    <w:tblStylePr w:type="band1Horz">
      <w:tblPr/>
      <w:tcPr>
        <w:tcBorders>
          <w:top w:val="nil"/>
          <w:bottom w:val="nil"/>
          <w:insideH w:val="nil"/>
          <w:insideV w:val="nil"/>
        </w:tcBorders>
        <w:shd w:val="clear" w:color="auto" w:fill="A2CBF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B1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EB4" w:themeColor="accent4"/>
        <w:left w:val="single" w:sz="8" w:space="0" w:color="009EB4" w:themeColor="accent4"/>
        <w:bottom w:val="single" w:sz="8" w:space="0" w:color="009EB4" w:themeColor="accent4"/>
        <w:right w:val="single" w:sz="8" w:space="0" w:color="009EB4" w:themeColor="accent4"/>
      </w:tblBorders>
    </w:tblPr>
    <w:tblStylePr w:type="firstRow">
      <w:rPr>
        <w:sz w:val="24"/>
        <w:szCs w:val="24"/>
      </w:rPr>
      <w:tblPr/>
      <w:tcPr>
        <w:tcBorders>
          <w:top w:val="nil"/>
          <w:left w:val="nil"/>
          <w:bottom w:val="single" w:sz="24" w:space="0" w:color="009EB4" w:themeColor="accent4"/>
          <w:right w:val="nil"/>
          <w:insideH w:val="nil"/>
          <w:insideV w:val="nil"/>
        </w:tcBorders>
        <w:shd w:val="clear" w:color="auto" w:fill="FFFFFF" w:themeFill="background1"/>
      </w:tcPr>
    </w:tblStylePr>
    <w:tblStylePr w:type="lastRow">
      <w:tblPr/>
      <w:tcPr>
        <w:tcBorders>
          <w:top w:val="single" w:sz="8" w:space="0" w:color="009EB4"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EB4" w:themeColor="accent4"/>
          <w:insideH w:val="nil"/>
          <w:insideV w:val="nil"/>
        </w:tcBorders>
        <w:shd w:val="clear" w:color="auto" w:fill="FFFFFF" w:themeFill="background1"/>
      </w:tcPr>
    </w:tblStylePr>
    <w:tblStylePr w:type="lastCol">
      <w:tblPr/>
      <w:tcPr>
        <w:tcBorders>
          <w:top w:val="nil"/>
          <w:left w:val="single" w:sz="8" w:space="0" w:color="009EB4"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F4FF" w:themeFill="accent4" w:themeFillTint="3F"/>
      </w:tcPr>
    </w:tblStylePr>
    <w:tblStylePr w:type="band1Horz">
      <w:tblPr/>
      <w:tcPr>
        <w:tcBorders>
          <w:top w:val="nil"/>
          <w:bottom w:val="nil"/>
          <w:insideH w:val="nil"/>
          <w:insideV w:val="nil"/>
        </w:tcBorders>
        <w:shd w:val="clear" w:color="auto" w:fill="ADF4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B1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8443" w:themeColor="accent5"/>
        <w:left w:val="single" w:sz="8" w:space="0" w:color="008443" w:themeColor="accent5"/>
        <w:bottom w:val="single" w:sz="8" w:space="0" w:color="008443" w:themeColor="accent5"/>
        <w:right w:val="single" w:sz="8" w:space="0" w:color="008443" w:themeColor="accent5"/>
      </w:tblBorders>
    </w:tblPr>
    <w:tblStylePr w:type="firstRow">
      <w:rPr>
        <w:sz w:val="24"/>
        <w:szCs w:val="24"/>
      </w:rPr>
      <w:tblPr/>
      <w:tcPr>
        <w:tcBorders>
          <w:top w:val="nil"/>
          <w:left w:val="nil"/>
          <w:bottom w:val="single" w:sz="24" w:space="0" w:color="008443" w:themeColor="accent5"/>
          <w:right w:val="nil"/>
          <w:insideH w:val="nil"/>
          <w:insideV w:val="nil"/>
        </w:tcBorders>
        <w:shd w:val="clear" w:color="auto" w:fill="FFFFFF" w:themeFill="background1"/>
      </w:tcPr>
    </w:tblStylePr>
    <w:tblStylePr w:type="lastRow">
      <w:tblPr/>
      <w:tcPr>
        <w:tcBorders>
          <w:top w:val="single" w:sz="8" w:space="0" w:color="00844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8443" w:themeColor="accent5"/>
          <w:insideH w:val="nil"/>
          <w:insideV w:val="nil"/>
        </w:tcBorders>
        <w:shd w:val="clear" w:color="auto" w:fill="FFFFFF" w:themeFill="background1"/>
      </w:tcPr>
    </w:tblStylePr>
    <w:tblStylePr w:type="lastCol">
      <w:tblPr/>
      <w:tcPr>
        <w:tcBorders>
          <w:top w:val="nil"/>
          <w:left w:val="single" w:sz="8" w:space="0" w:color="00844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1FFD0" w:themeFill="accent5" w:themeFillTint="3F"/>
      </w:tcPr>
    </w:tblStylePr>
    <w:tblStylePr w:type="band1Horz">
      <w:tblPr/>
      <w:tcPr>
        <w:tcBorders>
          <w:top w:val="nil"/>
          <w:bottom w:val="nil"/>
          <w:insideH w:val="nil"/>
          <w:insideV w:val="nil"/>
        </w:tcBorders>
        <w:shd w:val="clear" w:color="auto" w:fill="A1FFD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B1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B8705" w:themeColor="accent6"/>
        <w:left w:val="single" w:sz="8" w:space="0" w:color="EB8705" w:themeColor="accent6"/>
        <w:bottom w:val="single" w:sz="8" w:space="0" w:color="EB8705" w:themeColor="accent6"/>
        <w:right w:val="single" w:sz="8" w:space="0" w:color="EB8705" w:themeColor="accent6"/>
      </w:tblBorders>
    </w:tblPr>
    <w:tblStylePr w:type="firstRow">
      <w:rPr>
        <w:sz w:val="24"/>
        <w:szCs w:val="24"/>
      </w:rPr>
      <w:tblPr/>
      <w:tcPr>
        <w:tcBorders>
          <w:top w:val="nil"/>
          <w:left w:val="nil"/>
          <w:bottom w:val="single" w:sz="24" w:space="0" w:color="EB8705" w:themeColor="accent6"/>
          <w:right w:val="nil"/>
          <w:insideH w:val="nil"/>
          <w:insideV w:val="nil"/>
        </w:tcBorders>
        <w:shd w:val="clear" w:color="auto" w:fill="FFFFFF" w:themeFill="background1"/>
      </w:tcPr>
    </w:tblStylePr>
    <w:tblStylePr w:type="lastRow">
      <w:tblPr/>
      <w:tcPr>
        <w:tcBorders>
          <w:top w:val="single" w:sz="8" w:space="0" w:color="EB870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B8705" w:themeColor="accent6"/>
          <w:insideH w:val="nil"/>
          <w:insideV w:val="nil"/>
        </w:tcBorders>
        <w:shd w:val="clear" w:color="auto" w:fill="FFFFFF" w:themeFill="background1"/>
      </w:tcPr>
    </w:tblStylePr>
    <w:tblStylePr w:type="lastCol">
      <w:tblPr/>
      <w:tcPr>
        <w:tcBorders>
          <w:top w:val="nil"/>
          <w:left w:val="single" w:sz="8" w:space="0" w:color="EB870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1BD" w:themeFill="accent6" w:themeFillTint="3F"/>
      </w:tcPr>
    </w:tblStylePr>
    <w:tblStylePr w:type="band1Horz">
      <w:tblPr/>
      <w:tcPr>
        <w:tcBorders>
          <w:top w:val="nil"/>
          <w:bottom w:val="nil"/>
          <w:insideH w:val="nil"/>
          <w:insideV w:val="nil"/>
        </w:tcBorders>
        <w:shd w:val="clear" w:color="auto" w:fill="FDE1B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B1D5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8B1D59"/>
    <w:pPr>
      <w:spacing w:after="0" w:line="240" w:lineRule="auto"/>
    </w:pPr>
    <w:tblPr>
      <w:tblStyleRowBandSize w:val="1"/>
      <w:tblStyleColBandSize w:val="1"/>
      <w:tblBorders>
        <w:top w:val="single" w:sz="8" w:space="0" w:color="FCD945" w:themeColor="accent1" w:themeTint="BF"/>
        <w:left w:val="single" w:sz="8" w:space="0" w:color="FCD945" w:themeColor="accent1" w:themeTint="BF"/>
        <w:bottom w:val="single" w:sz="8" w:space="0" w:color="FCD945" w:themeColor="accent1" w:themeTint="BF"/>
        <w:right w:val="single" w:sz="8" w:space="0" w:color="FCD945" w:themeColor="accent1" w:themeTint="BF"/>
        <w:insideH w:val="single" w:sz="8" w:space="0" w:color="FCD945" w:themeColor="accent1" w:themeTint="BF"/>
      </w:tblBorders>
    </w:tblPr>
    <w:tblStylePr w:type="firstRow">
      <w:pPr>
        <w:spacing w:before="0" w:after="0" w:line="240" w:lineRule="auto"/>
      </w:pPr>
      <w:rPr>
        <w:b/>
        <w:bCs/>
        <w:color w:val="FFFFFF" w:themeColor="background1"/>
      </w:rPr>
      <w:tblPr/>
      <w:tcPr>
        <w:tcBorders>
          <w:top w:val="single" w:sz="8" w:space="0" w:color="FCD945" w:themeColor="accent1" w:themeTint="BF"/>
          <w:left w:val="single" w:sz="8" w:space="0" w:color="FCD945" w:themeColor="accent1" w:themeTint="BF"/>
          <w:bottom w:val="single" w:sz="8" w:space="0" w:color="FCD945" w:themeColor="accent1" w:themeTint="BF"/>
          <w:right w:val="single" w:sz="8" w:space="0" w:color="FCD945" w:themeColor="accent1" w:themeTint="BF"/>
          <w:insideH w:val="nil"/>
          <w:insideV w:val="nil"/>
        </w:tcBorders>
        <w:shd w:val="clear" w:color="auto" w:fill="FBCE07" w:themeFill="accent1"/>
      </w:tcPr>
    </w:tblStylePr>
    <w:tblStylePr w:type="lastRow">
      <w:pPr>
        <w:spacing w:before="0" w:after="0" w:line="240" w:lineRule="auto"/>
      </w:pPr>
      <w:rPr>
        <w:b/>
        <w:bCs/>
      </w:rPr>
      <w:tblPr/>
      <w:tcPr>
        <w:tcBorders>
          <w:top w:val="double" w:sz="6" w:space="0" w:color="FCD945" w:themeColor="accent1" w:themeTint="BF"/>
          <w:left w:val="single" w:sz="8" w:space="0" w:color="FCD945" w:themeColor="accent1" w:themeTint="BF"/>
          <w:bottom w:val="single" w:sz="8" w:space="0" w:color="FCD945" w:themeColor="accent1" w:themeTint="BF"/>
          <w:right w:val="single" w:sz="8" w:space="0" w:color="FCD94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F2C1" w:themeFill="accent1" w:themeFillTint="3F"/>
      </w:tcPr>
    </w:tblStylePr>
    <w:tblStylePr w:type="band1Horz">
      <w:tblPr/>
      <w:tcPr>
        <w:tcBorders>
          <w:insideH w:val="nil"/>
          <w:insideV w:val="nil"/>
        </w:tcBorders>
        <w:shd w:val="clear" w:color="auto" w:fill="FEF2C1"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B1D59"/>
    <w:pPr>
      <w:spacing w:after="0" w:line="240" w:lineRule="auto"/>
    </w:pPr>
    <w:tblPr>
      <w:tblStyleRowBandSize w:val="1"/>
      <w:tblStyleColBandSize w:val="1"/>
      <w:tblBorders>
        <w:top w:val="single" w:sz="8" w:space="0" w:color="E85255" w:themeColor="accent2" w:themeTint="BF"/>
        <w:left w:val="single" w:sz="8" w:space="0" w:color="E85255" w:themeColor="accent2" w:themeTint="BF"/>
        <w:bottom w:val="single" w:sz="8" w:space="0" w:color="E85255" w:themeColor="accent2" w:themeTint="BF"/>
        <w:right w:val="single" w:sz="8" w:space="0" w:color="E85255" w:themeColor="accent2" w:themeTint="BF"/>
        <w:insideH w:val="single" w:sz="8" w:space="0" w:color="E85255" w:themeColor="accent2" w:themeTint="BF"/>
      </w:tblBorders>
    </w:tblPr>
    <w:tblStylePr w:type="firstRow">
      <w:pPr>
        <w:spacing w:before="0" w:after="0" w:line="240" w:lineRule="auto"/>
      </w:pPr>
      <w:rPr>
        <w:b/>
        <w:bCs/>
        <w:color w:val="FFFFFF" w:themeColor="background1"/>
      </w:rPr>
      <w:tblPr/>
      <w:tcPr>
        <w:tcBorders>
          <w:top w:val="single" w:sz="8" w:space="0" w:color="E85255" w:themeColor="accent2" w:themeTint="BF"/>
          <w:left w:val="single" w:sz="8" w:space="0" w:color="E85255" w:themeColor="accent2" w:themeTint="BF"/>
          <w:bottom w:val="single" w:sz="8" w:space="0" w:color="E85255" w:themeColor="accent2" w:themeTint="BF"/>
          <w:right w:val="single" w:sz="8" w:space="0" w:color="E85255" w:themeColor="accent2" w:themeTint="BF"/>
          <w:insideH w:val="nil"/>
          <w:insideV w:val="nil"/>
        </w:tcBorders>
        <w:shd w:val="clear" w:color="auto" w:fill="DD1D21" w:themeFill="accent2"/>
      </w:tcPr>
    </w:tblStylePr>
    <w:tblStylePr w:type="lastRow">
      <w:pPr>
        <w:spacing w:before="0" w:after="0" w:line="240" w:lineRule="auto"/>
      </w:pPr>
      <w:rPr>
        <w:b/>
        <w:bCs/>
      </w:rPr>
      <w:tblPr/>
      <w:tcPr>
        <w:tcBorders>
          <w:top w:val="double" w:sz="6" w:space="0" w:color="E85255" w:themeColor="accent2" w:themeTint="BF"/>
          <w:left w:val="single" w:sz="8" w:space="0" w:color="E85255" w:themeColor="accent2" w:themeTint="BF"/>
          <w:bottom w:val="single" w:sz="8" w:space="0" w:color="E85255" w:themeColor="accent2" w:themeTint="BF"/>
          <w:right w:val="single" w:sz="8" w:space="0" w:color="E8525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7C6C6" w:themeFill="accent2" w:themeFillTint="3F"/>
      </w:tcPr>
    </w:tblStylePr>
    <w:tblStylePr w:type="band1Horz">
      <w:tblPr/>
      <w:tcPr>
        <w:tcBorders>
          <w:insideH w:val="nil"/>
          <w:insideV w:val="nil"/>
        </w:tcBorders>
        <w:shd w:val="clear" w:color="auto" w:fill="F7C6C6"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B1D59"/>
    <w:pPr>
      <w:spacing w:after="0" w:line="240" w:lineRule="auto"/>
    </w:pPr>
    <w:tblPr>
      <w:tblStyleRowBandSize w:val="1"/>
      <w:tblStyleColBandSize w:val="1"/>
      <w:tblBorders>
        <w:top w:val="single" w:sz="8" w:space="0" w:color="0064E5" w:themeColor="accent3" w:themeTint="BF"/>
        <w:left w:val="single" w:sz="8" w:space="0" w:color="0064E5" w:themeColor="accent3" w:themeTint="BF"/>
        <w:bottom w:val="single" w:sz="8" w:space="0" w:color="0064E5" w:themeColor="accent3" w:themeTint="BF"/>
        <w:right w:val="single" w:sz="8" w:space="0" w:color="0064E5" w:themeColor="accent3" w:themeTint="BF"/>
        <w:insideH w:val="single" w:sz="8" w:space="0" w:color="0064E5" w:themeColor="accent3" w:themeTint="BF"/>
      </w:tblBorders>
    </w:tblPr>
    <w:tblStylePr w:type="firstRow">
      <w:pPr>
        <w:spacing w:before="0" w:after="0" w:line="240" w:lineRule="auto"/>
      </w:pPr>
      <w:rPr>
        <w:b/>
        <w:bCs/>
        <w:color w:val="FFFFFF" w:themeColor="background1"/>
      </w:rPr>
      <w:tblPr/>
      <w:tcPr>
        <w:tcBorders>
          <w:top w:val="single" w:sz="8" w:space="0" w:color="0064E5" w:themeColor="accent3" w:themeTint="BF"/>
          <w:left w:val="single" w:sz="8" w:space="0" w:color="0064E5" w:themeColor="accent3" w:themeTint="BF"/>
          <w:bottom w:val="single" w:sz="8" w:space="0" w:color="0064E5" w:themeColor="accent3" w:themeTint="BF"/>
          <w:right w:val="single" w:sz="8" w:space="0" w:color="0064E5" w:themeColor="accent3" w:themeTint="BF"/>
          <w:insideH w:val="nil"/>
          <w:insideV w:val="nil"/>
        </w:tcBorders>
        <w:shd w:val="clear" w:color="auto" w:fill="003C88" w:themeFill="accent3"/>
      </w:tcPr>
    </w:tblStylePr>
    <w:tblStylePr w:type="lastRow">
      <w:pPr>
        <w:spacing w:before="0" w:after="0" w:line="240" w:lineRule="auto"/>
      </w:pPr>
      <w:rPr>
        <w:b/>
        <w:bCs/>
      </w:rPr>
      <w:tblPr/>
      <w:tcPr>
        <w:tcBorders>
          <w:top w:val="double" w:sz="6" w:space="0" w:color="0064E5" w:themeColor="accent3" w:themeTint="BF"/>
          <w:left w:val="single" w:sz="8" w:space="0" w:color="0064E5" w:themeColor="accent3" w:themeTint="BF"/>
          <w:bottom w:val="single" w:sz="8" w:space="0" w:color="0064E5" w:themeColor="accent3" w:themeTint="BF"/>
          <w:right w:val="single" w:sz="8" w:space="0" w:color="0064E5" w:themeColor="accent3" w:themeTint="BF"/>
          <w:insideH w:val="nil"/>
          <w:insideV w:val="nil"/>
        </w:tcBorders>
      </w:tcPr>
    </w:tblStylePr>
    <w:tblStylePr w:type="firstCol">
      <w:rPr>
        <w:b/>
        <w:bCs/>
      </w:rPr>
    </w:tblStylePr>
    <w:tblStylePr w:type="lastCol">
      <w:rPr>
        <w:b/>
        <w:bCs/>
      </w:rPr>
    </w:tblStylePr>
    <w:tblStylePr w:type="band1Vert">
      <w:tblPr/>
      <w:tcPr>
        <w:shd w:val="clear" w:color="auto" w:fill="A2CBFF" w:themeFill="accent3" w:themeFillTint="3F"/>
      </w:tcPr>
    </w:tblStylePr>
    <w:tblStylePr w:type="band1Horz">
      <w:tblPr/>
      <w:tcPr>
        <w:tcBorders>
          <w:insideH w:val="nil"/>
          <w:insideV w:val="nil"/>
        </w:tcBorders>
        <w:shd w:val="clear" w:color="auto" w:fill="A2CBF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B1D59"/>
    <w:pPr>
      <w:spacing w:after="0" w:line="240" w:lineRule="auto"/>
    </w:pPr>
    <w:tblPr>
      <w:tblStyleRowBandSize w:val="1"/>
      <w:tblStyleColBandSize w:val="1"/>
      <w:tblBorders>
        <w:top w:val="single" w:sz="8" w:space="0" w:color="07DFFF" w:themeColor="accent4" w:themeTint="BF"/>
        <w:left w:val="single" w:sz="8" w:space="0" w:color="07DFFF" w:themeColor="accent4" w:themeTint="BF"/>
        <w:bottom w:val="single" w:sz="8" w:space="0" w:color="07DFFF" w:themeColor="accent4" w:themeTint="BF"/>
        <w:right w:val="single" w:sz="8" w:space="0" w:color="07DFFF" w:themeColor="accent4" w:themeTint="BF"/>
        <w:insideH w:val="single" w:sz="8" w:space="0" w:color="07DFFF" w:themeColor="accent4" w:themeTint="BF"/>
      </w:tblBorders>
    </w:tblPr>
    <w:tblStylePr w:type="firstRow">
      <w:pPr>
        <w:spacing w:before="0" w:after="0" w:line="240" w:lineRule="auto"/>
      </w:pPr>
      <w:rPr>
        <w:b/>
        <w:bCs/>
        <w:color w:val="FFFFFF" w:themeColor="background1"/>
      </w:rPr>
      <w:tblPr/>
      <w:tcPr>
        <w:tcBorders>
          <w:top w:val="single" w:sz="8" w:space="0" w:color="07DFFF" w:themeColor="accent4" w:themeTint="BF"/>
          <w:left w:val="single" w:sz="8" w:space="0" w:color="07DFFF" w:themeColor="accent4" w:themeTint="BF"/>
          <w:bottom w:val="single" w:sz="8" w:space="0" w:color="07DFFF" w:themeColor="accent4" w:themeTint="BF"/>
          <w:right w:val="single" w:sz="8" w:space="0" w:color="07DFFF" w:themeColor="accent4" w:themeTint="BF"/>
          <w:insideH w:val="nil"/>
          <w:insideV w:val="nil"/>
        </w:tcBorders>
        <w:shd w:val="clear" w:color="auto" w:fill="009EB4" w:themeFill="accent4"/>
      </w:tcPr>
    </w:tblStylePr>
    <w:tblStylePr w:type="lastRow">
      <w:pPr>
        <w:spacing w:before="0" w:after="0" w:line="240" w:lineRule="auto"/>
      </w:pPr>
      <w:rPr>
        <w:b/>
        <w:bCs/>
      </w:rPr>
      <w:tblPr/>
      <w:tcPr>
        <w:tcBorders>
          <w:top w:val="double" w:sz="6" w:space="0" w:color="07DFFF" w:themeColor="accent4" w:themeTint="BF"/>
          <w:left w:val="single" w:sz="8" w:space="0" w:color="07DFFF" w:themeColor="accent4" w:themeTint="BF"/>
          <w:bottom w:val="single" w:sz="8" w:space="0" w:color="07DFFF" w:themeColor="accent4" w:themeTint="BF"/>
          <w:right w:val="single" w:sz="8" w:space="0" w:color="07DF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ADF4FF" w:themeFill="accent4" w:themeFillTint="3F"/>
      </w:tcPr>
    </w:tblStylePr>
    <w:tblStylePr w:type="band1Horz">
      <w:tblPr/>
      <w:tcPr>
        <w:tcBorders>
          <w:insideH w:val="nil"/>
          <w:insideV w:val="nil"/>
        </w:tcBorders>
        <w:shd w:val="clear" w:color="auto" w:fill="ADF4F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B1D59"/>
    <w:pPr>
      <w:spacing w:after="0" w:line="240" w:lineRule="auto"/>
    </w:pPr>
    <w:tblPr>
      <w:tblStyleRowBandSize w:val="1"/>
      <w:tblStyleColBandSize w:val="1"/>
      <w:tblBorders>
        <w:top w:val="single" w:sz="8" w:space="0" w:color="00E272" w:themeColor="accent5" w:themeTint="BF"/>
        <w:left w:val="single" w:sz="8" w:space="0" w:color="00E272" w:themeColor="accent5" w:themeTint="BF"/>
        <w:bottom w:val="single" w:sz="8" w:space="0" w:color="00E272" w:themeColor="accent5" w:themeTint="BF"/>
        <w:right w:val="single" w:sz="8" w:space="0" w:color="00E272" w:themeColor="accent5" w:themeTint="BF"/>
        <w:insideH w:val="single" w:sz="8" w:space="0" w:color="00E272" w:themeColor="accent5" w:themeTint="BF"/>
      </w:tblBorders>
    </w:tblPr>
    <w:tblStylePr w:type="firstRow">
      <w:pPr>
        <w:spacing w:before="0" w:after="0" w:line="240" w:lineRule="auto"/>
      </w:pPr>
      <w:rPr>
        <w:b/>
        <w:bCs/>
        <w:color w:val="FFFFFF" w:themeColor="background1"/>
      </w:rPr>
      <w:tblPr/>
      <w:tcPr>
        <w:tcBorders>
          <w:top w:val="single" w:sz="8" w:space="0" w:color="00E272" w:themeColor="accent5" w:themeTint="BF"/>
          <w:left w:val="single" w:sz="8" w:space="0" w:color="00E272" w:themeColor="accent5" w:themeTint="BF"/>
          <w:bottom w:val="single" w:sz="8" w:space="0" w:color="00E272" w:themeColor="accent5" w:themeTint="BF"/>
          <w:right w:val="single" w:sz="8" w:space="0" w:color="00E272" w:themeColor="accent5" w:themeTint="BF"/>
          <w:insideH w:val="nil"/>
          <w:insideV w:val="nil"/>
        </w:tcBorders>
        <w:shd w:val="clear" w:color="auto" w:fill="008443" w:themeFill="accent5"/>
      </w:tcPr>
    </w:tblStylePr>
    <w:tblStylePr w:type="lastRow">
      <w:pPr>
        <w:spacing w:before="0" w:after="0" w:line="240" w:lineRule="auto"/>
      </w:pPr>
      <w:rPr>
        <w:b/>
        <w:bCs/>
      </w:rPr>
      <w:tblPr/>
      <w:tcPr>
        <w:tcBorders>
          <w:top w:val="double" w:sz="6" w:space="0" w:color="00E272" w:themeColor="accent5" w:themeTint="BF"/>
          <w:left w:val="single" w:sz="8" w:space="0" w:color="00E272" w:themeColor="accent5" w:themeTint="BF"/>
          <w:bottom w:val="single" w:sz="8" w:space="0" w:color="00E272" w:themeColor="accent5" w:themeTint="BF"/>
          <w:right w:val="single" w:sz="8" w:space="0" w:color="00E272" w:themeColor="accent5" w:themeTint="BF"/>
          <w:insideH w:val="nil"/>
          <w:insideV w:val="nil"/>
        </w:tcBorders>
      </w:tcPr>
    </w:tblStylePr>
    <w:tblStylePr w:type="firstCol">
      <w:rPr>
        <w:b/>
        <w:bCs/>
      </w:rPr>
    </w:tblStylePr>
    <w:tblStylePr w:type="lastCol">
      <w:rPr>
        <w:b/>
        <w:bCs/>
      </w:rPr>
    </w:tblStylePr>
    <w:tblStylePr w:type="band1Vert">
      <w:tblPr/>
      <w:tcPr>
        <w:shd w:val="clear" w:color="auto" w:fill="A1FFD0" w:themeFill="accent5" w:themeFillTint="3F"/>
      </w:tcPr>
    </w:tblStylePr>
    <w:tblStylePr w:type="band1Horz">
      <w:tblPr/>
      <w:tcPr>
        <w:tcBorders>
          <w:insideH w:val="nil"/>
          <w:insideV w:val="nil"/>
        </w:tcBorders>
        <w:shd w:val="clear" w:color="auto" w:fill="A1FFD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B1D59"/>
    <w:pPr>
      <w:spacing w:after="0" w:line="240" w:lineRule="auto"/>
    </w:pPr>
    <w:tblPr>
      <w:tblStyleRowBandSize w:val="1"/>
      <w:tblStyleColBandSize w:val="1"/>
      <w:tblBorders>
        <w:top w:val="single" w:sz="8" w:space="0" w:color="FAA638" w:themeColor="accent6" w:themeTint="BF"/>
        <w:left w:val="single" w:sz="8" w:space="0" w:color="FAA638" w:themeColor="accent6" w:themeTint="BF"/>
        <w:bottom w:val="single" w:sz="8" w:space="0" w:color="FAA638" w:themeColor="accent6" w:themeTint="BF"/>
        <w:right w:val="single" w:sz="8" w:space="0" w:color="FAA638" w:themeColor="accent6" w:themeTint="BF"/>
        <w:insideH w:val="single" w:sz="8" w:space="0" w:color="FAA638" w:themeColor="accent6" w:themeTint="BF"/>
      </w:tblBorders>
    </w:tblPr>
    <w:tblStylePr w:type="firstRow">
      <w:pPr>
        <w:spacing w:before="0" w:after="0" w:line="240" w:lineRule="auto"/>
      </w:pPr>
      <w:rPr>
        <w:b/>
        <w:bCs/>
        <w:color w:val="FFFFFF" w:themeColor="background1"/>
      </w:rPr>
      <w:tblPr/>
      <w:tcPr>
        <w:tcBorders>
          <w:top w:val="single" w:sz="8" w:space="0" w:color="FAA638" w:themeColor="accent6" w:themeTint="BF"/>
          <w:left w:val="single" w:sz="8" w:space="0" w:color="FAA638" w:themeColor="accent6" w:themeTint="BF"/>
          <w:bottom w:val="single" w:sz="8" w:space="0" w:color="FAA638" w:themeColor="accent6" w:themeTint="BF"/>
          <w:right w:val="single" w:sz="8" w:space="0" w:color="FAA638" w:themeColor="accent6" w:themeTint="BF"/>
          <w:insideH w:val="nil"/>
          <w:insideV w:val="nil"/>
        </w:tcBorders>
        <w:shd w:val="clear" w:color="auto" w:fill="EB8705" w:themeFill="accent6"/>
      </w:tcPr>
    </w:tblStylePr>
    <w:tblStylePr w:type="lastRow">
      <w:pPr>
        <w:spacing w:before="0" w:after="0" w:line="240" w:lineRule="auto"/>
      </w:pPr>
      <w:rPr>
        <w:b/>
        <w:bCs/>
      </w:rPr>
      <w:tblPr/>
      <w:tcPr>
        <w:tcBorders>
          <w:top w:val="double" w:sz="6" w:space="0" w:color="FAA638" w:themeColor="accent6" w:themeTint="BF"/>
          <w:left w:val="single" w:sz="8" w:space="0" w:color="FAA638" w:themeColor="accent6" w:themeTint="BF"/>
          <w:bottom w:val="single" w:sz="8" w:space="0" w:color="FAA638" w:themeColor="accent6" w:themeTint="BF"/>
          <w:right w:val="single" w:sz="8" w:space="0" w:color="FAA638"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1BD" w:themeFill="accent6" w:themeFillTint="3F"/>
      </w:tcPr>
    </w:tblStylePr>
    <w:tblStylePr w:type="band1Horz">
      <w:tblPr/>
      <w:tcPr>
        <w:tcBorders>
          <w:insideH w:val="nil"/>
          <w:insideV w:val="nil"/>
        </w:tcBorders>
        <w:shd w:val="clear" w:color="auto" w:fill="FDE1BD"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B1D5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8B1D5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BCE0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BCE07" w:themeFill="accent1"/>
      </w:tcPr>
    </w:tblStylePr>
    <w:tblStylePr w:type="lastCol">
      <w:rPr>
        <w:b/>
        <w:bCs/>
        <w:color w:val="FFFFFF" w:themeColor="background1"/>
      </w:rPr>
      <w:tblPr/>
      <w:tcPr>
        <w:tcBorders>
          <w:left w:val="nil"/>
          <w:right w:val="nil"/>
          <w:insideH w:val="nil"/>
          <w:insideV w:val="nil"/>
        </w:tcBorders>
        <w:shd w:val="clear" w:color="auto" w:fill="FBCE0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B1D5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1D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1D21" w:themeFill="accent2"/>
      </w:tcPr>
    </w:tblStylePr>
    <w:tblStylePr w:type="lastCol">
      <w:rPr>
        <w:b/>
        <w:bCs/>
        <w:color w:val="FFFFFF" w:themeColor="background1"/>
      </w:rPr>
      <w:tblPr/>
      <w:tcPr>
        <w:tcBorders>
          <w:left w:val="nil"/>
          <w:right w:val="nil"/>
          <w:insideH w:val="nil"/>
          <w:insideV w:val="nil"/>
        </w:tcBorders>
        <w:shd w:val="clear" w:color="auto" w:fill="DD1D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B1D5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3C8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3C88" w:themeFill="accent3"/>
      </w:tcPr>
    </w:tblStylePr>
    <w:tblStylePr w:type="lastCol">
      <w:rPr>
        <w:b/>
        <w:bCs/>
        <w:color w:val="FFFFFF" w:themeColor="background1"/>
      </w:rPr>
      <w:tblPr/>
      <w:tcPr>
        <w:tcBorders>
          <w:left w:val="nil"/>
          <w:right w:val="nil"/>
          <w:insideH w:val="nil"/>
          <w:insideV w:val="nil"/>
        </w:tcBorders>
        <w:shd w:val="clear" w:color="auto" w:fill="003C8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B1D5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EB4"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EB4" w:themeFill="accent4"/>
      </w:tcPr>
    </w:tblStylePr>
    <w:tblStylePr w:type="lastCol">
      <w:rPr>
        <w:b/>
        <w:bCs/>
        <w:color w:val="FFFFFF" w:themeColor="background1"/>
      </w:rPr>
      <w:tblPr/>
      <w:tcPr>
        <w:tcBorders>
          <w:left w:val="nil"/>
          <w:right w:val="nil"/>
          <w:insideH w:val="nil"/>
          <w:insideV w:val="nil"/>
        </w:tcBorders>
        <w:shd w:val="clear" w:color="auto" w:fill="009EB4"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B1D5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844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8443" w:themeFill="accent5"/>
      </w:tcPr>
    </w:tblStylePr>
    <w:tblStylePr w:type="lastCol">
      <w:rPr>
        <w:b/>
        <w:bCs/>
        <w:color w:val="FFFFFF" w:themeColor="background1"/>
      </w:rPr>
      <w:tblPr/>
      <w:tcPr>
        <w:tcBorders>
          <w:left w:val="nil"/>
          <w:right w:val="nil"/>
          <w:insideH w:val="nil"/>
          <w:insideV w:val="nil"/>
        </w:tcBorders>
        <w:shd w:val="clear" w:color="auto" w:fill="00844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B1D5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B870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B8705" w:themeFill="accent6"/>
      </w:tcPr>
    </w:tblStylePr>
    <w:tblStylePr w:type="lastCol">
      <w:rPr>
        <w:b/>
        <w:bCs/>
        <w:color w:val="FFFFFF" w:themeColor="background1"/>
      </w:rPr>
      <w:tblPr/>
      <w:tcPr>
        <w:tcBorders>
          <w:left w:val="nil"/>
          <w:right w:val="nil"/>
          <w:insideH w:val="nil"/>
          <w:insideV w:val="nil"/>
        </w:tcBorders>
        <w:shd w:val="clear" w:color="auto" w:fill="EB870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8B1D59"/>
    <w:rPr>
      <w:color w:val="2B579A"/>
      <w:shd w:val="clear" w:color="auto" w:fill="E1DFDD"/>
      <w:lang w:val="en-GB"/>
    </w:rPr>
  </w:style>
  <w:style w:type="paragraph" w:styleId="MessageHeader">
    <w:name w:val="Message Header"/>
    <w:basedOn w:val="Normal"/>
    <w:link w:val="MessageHeaderChar"/>
    <w:uiPriority w:val="99"/>
    <w:semiHidden/>
    <w:unhideWhenUsed/>
    <w:rsid w:val="008B1D59"/>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8B1D59"/>
    <w:rPr>
      <w:rFonts w:asciiTheme="majorHAnsi" w:eastAsiaTheme="majorEastAsia" w:hAnsiTheme="majorHAnsi" w:cstheme="majorBidi"/>
      <w:color w:val="595959" w:themeColor="text1" w:themeTint="A6"/>
      <w:sz w:val="24"/>
      <w:szCs w:val="24"/>
      <w:shd w:val="pct20" w:color="auto" w:fill="auto"/>
      <w:lang w:val="en-GB"/>
    </w:rPr>
  </w:style>
  <w:style w:type="paragraph" w:styleId="NoSpacing">
    <w:name w:val="No Spacing"/>
    <w:link w:val="NoSpacingChar"/>
    <w:uiPriority w:val="1"/>
    <w:qFormat/>
    <w:rsid w:val="008B1D59"/>
    <w:pPr>
      <w:spacing w:after="0" w:line="240" w:lineRule="auto"/>
    </w:pPr>
    <w:rPr>
      <w:color w:val="595959" w:themeColor="text1" w:themeTint="A6"/>
      <w:sz w:val="24"/>
      <w:lang w:val="en-GB"/>
    </w:rPr>
  </w:style>
  <w:style w:type="paragraph" w:styleId="NormalWeb">
    <w:name w:val="Normal (Web)"/>
    <w:basedOn w:val="Normal"/>
    <w:uiPriority w:val="99"/>
    <w:semiHidden/>
    <w:unhideWhenUsed/>
    <w:rsid w:val="008B1D59"/>
    <w:rPr>
      <w:rFonts w:ascii="Times New Roman" w:hAnsi="Times New Roman" w:cs="Times New Roman"/>
      <w:szCs w:val="24"/>
    </w:rPr>
  </w:style>
  <w:style w:type="paragraph" w:styleId="NormalIndent">
    <w:name w:val="Normal Indent"/>
    <w:basedOn w:val="Normal"/>
    <w:uiPriority w:val="99"/>
    <w:semiHidden/>
    <w:unhideWhenUsed/>
    <w:rsid w:val="008B1D59"/>
    <w:pPr>
      <w:ind w:left="720"/>
    </w:pPr>
  </w:style>
  <w:style w:type="paragraph" w:styleId="NoteHeading">
    <w:name w:val="Note Heading"/>
    <w:basedOn w:val="Normal"/>
    <w:next w:val="Normal"/>
    <w:link w:val="NoteHeadingChar"/>
    <w:uiPriority w:val="99"/>
    <w:semiHidden/>
    <w:unhideWhenUsed/>
    <w:rsid w:val="008B1D59"/>
    <w:pPr>
      <w:spacing w:line="240" w:lineRule="auto"/>
    </w:pPr>
  </w:style>
  <w:style w:type="character" w:customStyle="1" w:styleId="NoteHeadingChar">
    <w:name w:val="Note Heading Char"/>
    <w:basedOn w:val="DefaultParagraphFont"/>
    <w:link w:val="NoteHeading"/>
    <w:uiPriority w:val="99"/>
    <w:semiHidden/>
    <w:rsid w:val="008B1D59"/>
    <w:rPr>
      <w:color w:val="595959" w:themeColor="text1" w:themeTint="A6"/>
      <w:sz w:val="24"/>
      <w:lang w:val="en-GB"/>
    </w:rPr>
  </w:style>
  <w:style w:type="character" w:styleId="PageNumber">
    <w:name w:val="page number"/>
    <w:basedOn w:val="DefaultParagraphFont"/>
    <w:uiPriority w:val="99"/>
    <w:semiHidden/>
    <w:unhideWhenUsed/>
    <w:rsid w:val="008B1D59"/>
    <w:rPr>
      <w:lang w:val="en-GB"/>
    </w:rPr>
  </w:style>
  <w:style w:type="character" w:styleId="PlaceholderText">
    <w:name w:val="Placeholder Text"/>
    <w:basedOn w:val="DefaultParagraphFont"/>
    <w:uiPriority w:val="99"/>
    <w:semiHidden/>
    <w:rsid w:val="008B1D59"/>
    <w:rPr>
      <w:color w:val="808080"/>
      <w:lang w:val="en-GB"/>
    </w:rPr>
  </w:style>
  <w:style w:type="table" w:styleId="PlainTable1">
    <w:name w:val="Plain Table 1"/>
    <w:basedOn w:val="TableNormal"/>
    <w:uiPriority w:val="41"/>
    <w:rsid w:val="008B1D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B1D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B1D5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B1D5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B1D5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B1D59"/>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B1D59"/>
    <w:rPr>
      <w:rFonts w:ascii="Consolas" w:hAnsi="Consolas"/>
      <w:color w:val="595959" w:themeColor="text1" w:themeTint="A6"/>
      <w:sz w:val="21"/>
      <w:szCs w:val="21"/>
      <w:lang w:val="en-GB"/>
    </w:rPr>
  </w:style>
  <w:style w:type="paragraph" w:styleId="Quote">
    <w:name w:val="Quote"/>
    <w:basedOn w:val="Normal"/>
    <w:next w:val="Normal"/>
    <w:link w:val="QuoteChar"/>
    <w:uiPriority w:val="29"/>
    <w:qFormat/>
    <w:rsid w:val="008B1D5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1D59"/>
    <w:rPr>
      <w:i/>
      <w:iCs/>
      <w:color w:val="404040" w:themeColor="text1" w:themeTint="BF"/>
      <w:sz w:val="24"/>
      <w:lang w:val="en-GB"/>
    </w:rPr>
  </w:style>
  <w:style w:type="paragraph" w:styleId="Salutation">
    <w:name w:val="Salutation"/>
    <w:basedOn w:val="Normal"/>
    <w:next w:val="Normal"/>
    <w:link w:val="SalutationChar"/>
    <w:uiPriority w:val="99"/>
    <w:semiHidden/>
    <w:unhideWhenUsed/>
    <w:rsid w:val="008B1D59"/>
  </w:style>
  <w:style w:type="character" w:customStyle="1" w:styleId="SalutationChar">
    <w:name w:val="Salutation Char"/>
    <w:basedOn w:val="DefaultParagraphFont"/>
    <w:link w:val="Salutation"/>
    <w:uiPriority w:val="99"/>
    <w:semiHidden/>
    <w:rsid w:val="008B1D59"/>
    <w:rPr>
      <w:color w:val="595959" w:themeColor="text1" w:themeTint="A6"/>
      <w:sz w:val="24"/>
      <w:lang w:val="en-GB"/>
    </w:rPr>
  </w:style>
  <w:style w:type="paragraph" w:styleId="Signature">
    <w:name w:val="Signature"/>
    <w:basedOn w:val="Normal"/>
    <w:link w:val="SignatureChar"/>
    <w:uiPriority w:val="99"/>
    <w:semiHidden/>
    <w:unhideWhenUsed/>
    <w:rsid w:val="008B1D59"/>
    <w:pPr>
      <w:spacing w:line="240" w:lineRule="auto"/>
      <w:ind w:left="4320"/>
    </w:pPr>
  </w:style>
  <w:style w:type="character" w:customStyle="1" w:styleId="SignatureChar">
    <w:name w:val="Signature Char"/>
    <w:basedOn w:val="DefaultParagraphFont"/>
    <w:link w:val="Signature"/>
    <w:uiPriority w:val="99"/>
    <w:semiHidden/>
    <w:rsid w:val="008B1D59"/>
    <w:rPr>
      <w:color w:val="595959" w:themeColor="text1" w:themeTint="A6"/>
      <w:sz w:val="24"/>
      <w:lang w:val="en-GB"/>
    </w:rPr>
  </w:style>
  <w:style w:type="character" w:styleId="SmartHyperlink">
    <w:name w:val="Smart Hyperlink"/>
    <w:basedOn w:val="DefaultParagraphFont"/>
    <w:uiPriority w:val="99"/>
    <w:semiHidden/>
    <w:unhideWhenUsed/>
    <w:rsid w:val="008B1D59"/>
    <w:rPr>
      <w:u w:val="dotted"/>
      <w:lang w:val="en-GB"/>
    </w:rPr>
  </w:style>
  <w:style w:type="character" w:styleId="SmartLink">
    <w:name w:val="Smart Link"/>
    <w:basedOn w:val="DefaultParagraphFont"/>
    <w:uiPriority w:val="99"/>
    <w:semiHidden/>
    <w:unhideWhenUsed/>
    <w:rsid w:val="008B1D59"/>
    <w:rPr>
      <w:color w:val="0000FF"/>
      <w:u w:val="single"/>
      <w:shd w:val="clear" w:color="auto" w:fill="F3F2F1"/>
      <w:lang w:val="en-GB"/>
    </w:rPr>
  </w:style>
  <w:style w:type="character" w:styleId="Strong">
    <w:name w:val="Strong"/>
    <w:basedOn w:val="DefaultParagraphFont"/>
    <w:uiPriority w:val="22"/>
    <w:qFormat/>
    <w:rsid w:val="008B1D59"/>
    <w:rPr>
      <w:b/>
      <w:bCs/>
      <w:lang w:val="en-GB"/>
    </w:rPr>
  </w:style>
  <w:style w:type="character" w:styleId="SubtleEmphasis">
    <w:name w:val="Subtle Emphasis"/>
    <w:basedOn w:val="DefaultParagraphFont"/>
    <w:uiPriority w:val="19"/>
    <w:qFormat/>
    <w:rsid w:val="008B1D59"/>
    <w:rPr>
      <w:i/>
      <w:iCs/>
      <w:color w:val="404040" w:themeColor="text1" w:themeTint="BF"/>
      <w:lang w:val="en-GB"/>
    </w:rPr>
  </w:style>
  <w:style w:type="character" w:styleId="SubtleReference">
    <w:name w:val="Subtle Reference"/>
    <w:basedOn w:val="DefaultParagraphFont"/>
    <w:uiPriority w:val="31"/>
    <w:qFormat/>
    <w:rsid w:val="008B1D59"/>
    <w:rPr>
      <w:smallCaps/>
      <w:color w:val="5A5A5A" w:themeColor="text1" w:themeTint="A5"/>
      <w:lang w:val="en-GB"/>
    </w:rPr>
  </w:style>
  <w:style w:type="table" w:styleId="Table3Deffects1">
    <w:name w:val="Table 3D effects 1"/>
    <w:basedOn w:val="TableNormal"/>
    <w:uiPriority w:val="99"/>
    <w:semiHidden/>
    <w:unhideWhenUsed/>
    <w:rsid w:val="008B1D59"/>
    <w:pPr>
      <w:spacing w:after="0" w:line="32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B1D59"/>
    <w:pPr>
      <w:spacing w:after="0" w:line="32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B1D59"/>
    <w:pPr>
      <w:spacing w:after="0" w:line="32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B1D59"/>
    <w:pPr>
      <w:spacing w:after="0" w:line="32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B1D59"/>
    <w:pPr>
      <w:spacing w:after="0" w:line="32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B1D59"/>
    <w:pPr>
      <w:spacing w:after="0" w:line="32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B1D59"/>
    <w:pPr>
      <w:spacing w:after="0" w:line="32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B1D59"/>
    <w:pPr>
      <w:spacing w:after="0" w:line="32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B1D59"/>
    <w:pPr>
      <w:spacing w:after="0" w:line="32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B1D59"/>
    <w:pPr>
      <w:spacing w:after="0" w:line="32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B1D59"/>
    <w:pPr>
      <w:spacing w:after="0" w:line="32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B1D59"/>
    <w:pPr>
      <w:spacing w:after="0" w:line="32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B1D59"/>
    <w:pPr>
      <w:spacing w:after="0" w:line="32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B1D59"/>
    <w:pPr>
      <w:spacing w:after="0" w:line="32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B1D59"/>
    <w:pPr>
      <w:spacing w:after="0" w:line="32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B1D59"/>
    <w:pPr>
      <w:spacing w:after="0" w:line="32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B1D59"/>
    <w:pPr>
      <w:spacing w:after="0" w:line="32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8B1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8B1D59"/>
    <w:pPr>
      <w:spacing w:after="0" w:line="32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B1D59"/>
    <w:pPr>
      <w:spacing w:after="0" w:line="32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B1D59"/>
    <w:pPr>
      <w:spacing w:after="0" w:line="32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B1D59"/>
    <w:pPr>
      <w:spacing w:after="0" w:line="32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B1D59"/>
    <w:pPr>
      <w:spacing w:after="0" w:line="32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B1D59"/>
    <w:pPr>
      <w:spacing w:after="0" w:line="32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B1D59"/>
    <w:pPr>
      <w:spacing w:after="0" w:line="32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B1D59"/>
    <w:pPr>
      <w:spacing w:after="0" w:line="32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B1D5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B1D59"/>
    <w:pPr>
      <w:spacing w:after="0" w:line="32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B1D59"/>
    <w:pPr>
      <w:spacing w:after="0" w:line="32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B1D59"/>
    <w:pPr>
      <w:spacing w:after="0" w:line="32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B1D59"/>
    <w:pPr>
      <w:spacing w:after="0" w:line="32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B1D59"/>
    <w:pPr>
      <w:spacing w:after="0" w:line="32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B1D59"/>
    <w:pPr>
      <w:spacing w:after="0" w:line="32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B1D59"/>
    <w:pPr>
      <w:spacing w:after="0" w:line="32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B1D59"/>
    <w:pPr>
      <w:spacing w:after="0" w:line="32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8B1D59"/>
    <w:pPr>
      <w:ind w:left="240" w:hanging="240"/>
    </w:pPr>
  </w:style>
  <w:style w:type="paragraph" w:styleId="TableofFigures">
    <w:name w:val="table of figures"/>
    <w:basedOn w:val="Normal"/>
    <w:next w:val="Normal"/>
    <w:uiPriority w:val="99"/>
    <w:semiHidden/>
    <w:unhideWhenUsed/>
    <w:rsid w:val="008B1D59"/>
  </w:style>
  <w:style w:type="table" w:styleId="TableProfessional">
    <w:name w:val="Table Professional"/>
    <w:basedOn w:val="TableNormal"/>
    <w:uiPriority w:val="99"/>
    <w:semiHidden/>
    <w:unhideWhenUsed/>
    <w:rsid w:val="008B1D59"/>
    <w:pPr>
      <w:spacing w:after="0" w:line="32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B1D59"/>
    <w:pPr>
      <w:spacing w:after="0" w:line="32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B1D59"/>
    <w:pPr>
      <w:spacing w:after="0" w:line="32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B1D59"/>
    <w:pPr>
      <w:spacing w:after="0" w:line="32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8B1D59"/>
    <w:pPr>
      <w:spacing w:after="0" w:line="32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B1D59"/>
    <w:pPr>
      <w:spacing w:after="0" w:line="32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B1D59"/>
    <w:pPr>
      <w:spacing w:after="0" w:line="32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B1D59"/>
    <w:pPr>
      <w:spacing w:after="0" w:line="32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rsid w:val="008B1D59"/>
    <w:pPr>
      <w:spacing w:after="0" w:line="32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8B1D59"/>
    <w:pPr>
      <w:spacing w:after="0" w:line="32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8B1D59"/>
    <w:pPr>
      <w:spacing w:before="120"/>
    </w:pPr>
    <w:rPr>
      <w:rFonts w:asciiTheme="majorHAnsi" w:eastAsiaTheme="majorEastAsia" w:hAnsiTheme="majorHAnsi" w:cstheme="majorBidi"/>
      <w:b/>
      <w:bCs/>
      <w:szCs w:val="24"/>
    </w:rPr>
  </w:style>
  <w:style w:type="paragraph" w:styleId="TOC3">
    <w:name w:val="toc 3"/>
    <w:basedOn w:val="Normal"/>
    <w:next w:val="Normal"/>
    <w:autoRedefine/>
    <w:uiPriority w:val="39"/>
    <w:semiHidden/>
    <w:unhideWhenUsed/>
    <w:rsid w:val="008B1D59"/>
    <w:pPr>
      <w:spacing w:after="100"/>
      <w:ind w:left="480"/>
    </w:pPr>
  </w:style>
  <w:style w:type="paragraph" w:styleId="TOC4">
    <w:name w:val="toc 4"/>
    <w:basedOn w:val="Normal"/>
    <w:next w:val="Normal"/>
    <w:autoRedefine/>
    <w:uiPriority w:val="39"/>
    <w:semiHidden/>
    <w:unhideWhenUsed/>
    <w:rsid w:val="008B1D59"/>
    <w:pPr>
      <w:spacing w:after="100"/>
      <w:ind w:left="720"/>
    </w:pPr>
  </w:style>
  <w:style w:type="paragraph" w:styleId="TOC5">
    <w:name w:val="toc 5"/>
    <w:basedOn w:val="Normal"/>
    <w:next w:val="Normal"/>
    <w:autoRedefine/>
    <w:uiPriority w:val="39"/>
    <w:semiHidden/>
    <w:unhideWhenUsed/>
    <w:rsid w:val="008B1D59"/>
    <w:pPr>
      <w:spacing w:after="100"/>
      <w:ind w:left="960"/>
    </w:pPr>
  </w:style>
  <w:style w:type="paragraph" w:styleId="TOC6">
    <w:name w:val="toc 6"/>
    <w:basedOn w:val="Normal"/>
    <w:next w:val="Normal"/>
    <w:autoRedefine/>
    <w:uiPriority w:val="39"/>
    <w:semiHidden/>
    <w:unhideWhenUsed/>
    <w:rsid w:val="008B1D59"/>
    <w:pPr>
      <w:spacing w:after="100"/>
      <w:ind w:left="1200"/>
    </w:pPr>
  </w:style>
  <w:style w:type="paragraph" w:styleId="TOC7">
    <w:name w:val="toc 7"/>
    <w:basedOn w:val="Normal"/>
    <w:next w:val="Normal"/>
    <w:autoRedefine/>
    <w:uiPriority w:val="39"/>
    <w:semiHidden/>
    <w:unhideWhenUsed/>
    <w:rsid w:val="008B1D59"/>
    <w:pPr>
      <w:spacing w:after="100"/>
      <w:ind w:left="1440"/>
    </w:pPr>
  </w:style>
  <w:style w:type="paragraph" w:styleId="TOC8">
    <w:name w:val="toc 8"/>
    <w:basedOn w:val="Normal"/>
    <w:next w:val="Normal"/>
    <w:autoRedefine/>
    <w:uiPriority w:val="39"/>
    <w:semiHidden/>
    <w:unhideWhenUsed/>
    <w:rsid w:val="008B1D59"/>
    <w:pPr>
      <w:spacing w:after="100"/>
      <w:ind w:left="1680"/>
    </w:pPr>
  </w:style>
  <w:style w:type="paragraph" w:styleId="TOC9">
    <w:name w:val="toc 9"/>
    <w:basedOn w:val="Normal"/>
    <w:next w:val="Normal"/>
    <w:autoRedefine/>
    <w:uiPriority w:val="39"/>
    <w:semiHidden/>
    <w:unhideWhenUsed/>
    <w:rsid w:val="008B1D59"/>
    <w:pPr>
      <w:spacing w:after="100"/>
      <w:ind w:left="1920"/>
    </w:pPr>
  </w:style>
  <w:style w:type="character" w:styleId="UnresolvedMention">
    <w:name w:val="Unresolved Mention"/>
    <w:basedOn w:val="DefaultParagraphFont"/>
    <w:uiPriority w:val="99"/>
    <w:semiHidden/>
    <w:unhideWhenUsed/>
    <w:rsid w:val="008B1D59"/>
    <w:rPr>
      <w:color w:val="605E5C"/>
      <w:shd w:val="clear" w:color="auto" w:fill="E1DFDD"/>
      <w:lang w:val="en-GB"/>
    </w:rPr>
  </w:style>
  <w:style w:type="paragraph" w:customStyle="1" w:styleId="TableHeading">
    <w:name w:val="Table Heading"/>
    <w:basedOn w:val="Normal"/>
    <w:rsid w:val="00C63F29"/>
    <w:pPr>
      <w:autoSpaceDE w:val="0"/>
      <w:autoSpaceDN w:val="0"/>
      <w:spacing w:after="60" w:line="240" w:lineRule="auto"/>
    </w:pPr>
    <w:rPr>
      <w:rFonts w:ascii="Arial" w:eastAsia="Times New Roman" w:hAnsi="Arial" w:cs="Arial"/>
      <w:b/>
      <w:bCs/>
      <w:color w:val="auto"/>
      <w:sz w:val="20"/>
      <w:szCs w:val="24"/>
    </w:rPr>
  </w:style>
  <w:style w:type="paragraph" w:customStyle="1" w:styleId="TableText">
    <w:name w:val="Table Text"/>
    <w:basedOn w:val="Normal"/>
    <w:rsid w:val="00C63F29"/>
    <w:pPr>
      <w:autoSpaceDE w:val="0"/>
      <w:autoSpaceDN w:val="0"/>
      <w:spacing w:after="60" w:line="240" w:lineRule="auto"/>
    </w:pPr>
    <w:rPr>
      <w:rFonts w:ascii="Arial" w:eastAsia="Times New Roman" w:hAnsi="Arial" w:cs="Arial"/>
      <w:color w:val="auto"/>
      <w:sz w:val="20"/>
      <w:szCs w:val="24"/>
    </w:rPr>
  </w:style>
  <w:style w:type="paragraph" w:customStyle="1" w:styleId="Editorscomments">
    <w:name w:val="Editor's comments"/>
    <w:basedOn w:val="Normal"/>
    <w:rsid w:val="00352288"/>
    <w:pPr>
      <w:overflowPunct w:val="0"/>
      <w:autoSpaceDE w:val="0"/>
      <w:autoSpaceDN w:val="0"/>
      <w:adjustRightInd w:val="0"/>
      <w:spacing w:after="120" w:line="276" w:lineRule="auto"/>
      <w:textAlignment w:val="baseline"/>
    </w:pPr>
    <w:rPr>
      <w:rFonts w:ascii="Arial" w:eastAsia="Calibri" w:hAnsi="Arial" w:cs="Arial"/>
      <w:b/>
      <w:bCs/>
      <w:color w:val="FF0000"/>
      <w:sz w:val="20"/>
      <w:szCs w:val="20"/>
      <w:lang w:val="en-US"/>
    </w:rPr>
  </w:style>
  <w:style w:type="character" w:customStyle="1" w:styleId="NoSpacingChar">
    <w:name w:val="No Spacing Char"/>
    <w:basedOn w:val="DefaultParagraphFont"/>
    <w:link w:val="NoSpacing"/>
    <w:uiPriority w:val="1"/>
    <w:rsid w:val="003B5C49"/>
    <w:rPr>
      <w:color w:val="595959" w:themeColor="text1" w:themeTint="A6"/>
      <w:sz w:val="24"/>
      <w:lang w:val="en-GB"/>
    </w:rPr>
  </w:style>
  <w:style w:type="paragraph" w:styleId="Revision">
    <w:name w:val="Revision"/>
    <w:hidden/>
    <w:uiPriority w:val="99"/>
    <w:semiHidden/>
    <w:rsid w:val="00312AC0"/>
    <w:pPr>
      <w:spacing w:after="0" w:line="240" w:lineRule="auto"/>
    </w:pPr>
    <w:rPr>
      <w:color w:val="595959" w:themeColor="text1" w:themeTint="A6"/>
      <w:sz w:val="24"/>
      <w:lang w:val="en-GB"/>
    </w:rPr>
  </w:style>
  <w:style w:type="paragraph" w:customStyle="1" w:styleId="InstructionText">
    <w:name w:val="InstructionText"/>
    <w:basedOn w:val="Normal"/>
    <w:rsid w:val="00FC4008"/>
    <w:pPr>
      <w:spacing w:after="60" w:line="240" w:lineRule="auto"/>
    </w:pPr>
    <w:rPr>
      <w:rFonts w:ascii="Arial" w:eastAsia="Times New Roman" w:hAnsi="Arial" w:cs="Times New Roman"/>
      <w:vanish/>
      <w:color w:val="FF0000"/>
      <w:sz w:val="20"/>
      <w:szCs w:val="24"/>
    </w:rPr>
  </w:style>
  <w:style w:type="paragraph" w:customStyle="1" w:styleId="Bulletlist1">
    <w:name w:val="Bullet list 1"/>
    <w:basedOn w:val="ListParagraph"/>
    <w:link w:val="Bulletlist1Char"/>
    <w:qFormat/>
    <w:rsid w:val="00FC4008"/>
    <w:pPr>
      <w:numPr>
        <w:numId w:val="18"/>
      </w:numPr>
      <w:spacing w:line="240" w:lineRule="auto"/>
    </w:pPr>
    <w:rPr>
      <w:color w:val="7F7F7F" w:themeColor="text2"/>
      <w:sz w:val="22"/>
    </w:rPr>
  </w:style>
  <w:style w:type="character" w:customStyle="1" w:styleId="Bulletlist1Char">
    <w:name w:val="Bullet list 1 Char"/>
    <w:basedOn w:val="DefaultParagraphFont"/>
    <w:link w:val="Bulletlist1"/>
    <w:rsid w:val="00FC4008"/>
    <w:rPr>
      <w:color w:val="7F7F7F" w:themeColor="text2"/>
      <w:lang w:val="en-GB"/>
    </w:rPr>
  </w:style>
  <w:style w:type="character" w:customStyle="1" w:styleId="ui-provider">
    <w:name w:val="ui-provider"/>
    <w:basedOn w:val="DefaultParagraphFont"/>
    <w:rsid w:val="00644F53"/>
  </w:style>
  <w:style w:type="character" w:customStyle="1" w:styleId="normaltextrun">
    <w:name w:val="normaltextrun"/>
    <w:basedOn w:val="DefaultParagraphFont"/>
    <w:rsid w:val="00DA6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7822">
      <w:bodyDiv w:val="1"/>
      <w:marLeft w:val="0"/>
      <w:marRight w:val="0"/>
      <w:marTop w:val="0"/>
      <w:marBottom w:val="0"/>
      <w:divBdr>
        <w:top w:val="none" w:sz="0" w:space="0" w:color="auto"/>
        <w:left w:val="none" w:sz="0" w:space="0" w:color="auto"/>
        <w:bottom w:val="none" w:sz="0" w:space="0" w:color="auto"/>
        <w:right w:val="none" w:sz="0" w:space="0" w:color="auto"/>
      </w:divBdr>
    </w:div>
    <w:div w:id="209076000">
      <w:bodyDiv w:val="1"/>
      <w:marLeft w:val="0"/>
      <w:marRight w:val="0"/>
      <w:marTop w:val="0"/>
      <w:marBottom w:val="0"/>
      <w:divBdr>
        <w:top w:val="none" w:sz="0" w:space="0" w:color="auto"/>
        <w:left w:val="none" w:sz="0" w:space="0" w:color="auto"/>
        <w:bottom w:val="none" w:sz="0" w:space="0" w:color="auto"/>
        <w:right w:val="none" w:sz="0" w:space="0" w:color="auto"/>
      </w:divBdr>
    </w:div>
    <w:div w:id="1037511513">
      <w:bodyDiv w:val="1"/>
      <w:marLeft w:val="0"/>
      <w:marRight w:val="0"/>
      <w:marTop w:val="0"/>
      <w:marBottom w:val="0"/>
      <w:divBdr>
        <w:top w:val="none" w:sz="0" w:space="0" w:color="auto"/>
        <w:left w:val="none" w:sz="0" w:space="0" w:color="auto"/>
        <w:bottom w:val="none" w:sz="0" w:space="0" w:color="auto"/>
        <w:right w:val="none" w:sz="0" w:space="0" w:color="auto"/>
      </w:divBdr>
    </w:div>
    <w:div w:id="1049233199">
      <w:bodyDiv w:val="1"/>
      <w:marLeft w:val="0"/>
      <w:marRight w:val="0"/>
      <w:marTop w:val="0"/>
      <w:marBottom w:val="0"/>
      <w:divBdr>
        <w:top w:val="none" w:sz="0" w:space="0" w:color="auto"/>
        <w:left w:val="none" w:sz="0" w:space="0" w:color="auto"/>
        <w:bottom w:val="none" w:sz="0" w:space="0" w:color="auto"/>
        <w:right w:val="none" w:sz="0" w:space="0" w:color="auto"/>
      </w:divBdr>
    </w:div>
    <w:div w:id="1103265564">
      <w:bodyDiv w:val="1"/>
      <w:marLeft w:val="0"/>
      <w:marRight w:val="0"/>
      <w:marTop w:val="0"/>
      <w:marBottom w:val="0"/>
      <w:divBdr>
        <w:top w:val="none" w:sz="0" w:space="0" w:color="auto"/>
        <w:left w:val="none" w:sz="0" w:space="0" w:color="auto"/>
        <w:bottom w:val="none" w:sz="0" w:space="0" w:color="auto"/>
        <w:right w:val="none" w:sz="0" w:space="0" w:color="auto"/>
      </w:divBdr>
    </w:div>
    <w:div w:id="1447503419">
      <w:bodyDiv w:val="1"/>
      <w:marLeft w:val="0"/>
      <w:marRight w:val="0"/>
      <w:marTop w:val="0"/>
      <w:marBottom w:val="0"/>
      <w:divBdr>
        <w:top w:val="none" w:sz="0" w:space="0" w:color="auto"/>
        <w:left w:val="none" w:sz="0" w:space="0" w:color="auto"/>
        <w:bottom w:val="none" w:sz="0" w:space="0" w:color="auto"/>
        <w:right w:val="none" w:sz="0" w:space="0" w:color="auto"/>
      </w:divBdr>
      <w:divsChild>
        <w:div w:id="1090470384">
          <w:marLeft w:val="274"/>
          <w:marRight w:val="0"/>
          <w:marTop w:val="0"/>
          <w:marBottom w:val="0"/>
          <w:divBdr>
            <w:top w:val="none" w:sz="0" w:space="0" w:color="auto"/>
            <w:left w:val="none" w:sz="0" w:space="0" w:color="auto"/>
            <w:bottom w:val="none" w:sz="0" w:space="0" w:color="auto"/>
            <w:right w:val="none" w:sz="0" w:space="0" w:color="auto"/>
          </w:divBdr>
        </w:div>
        <w:div w:id="2019308059">
          <w:marLeft w:val="274"/>
          <w:marRight w:val="0"/>
          <w:marTop w:val="120"/>
          <w:marBottom w:val="0"/>
          <w:divBdr>
            <w:top w:val="none" w:sz="0" w:space="0" w:color="auto"/>
            <w:left w:val="none" w:sz="0" w:space="0" w:color="auto"/>
            <w:bottom w:val="none" w:sz="0" w:space="0" w:color="auto"/>
            <w:right w:val="none" w:sz="0" w:space="0" w:color="auto"/>
          </w:divBdr>
        </w:div>
      </w:divsChild>
    </w:div>
    <w:div w:id="1602951472">
      <w:bodyDiv w:val="1"/>
      <w:marLeft w:val="0"/>
      <w:marRight w:val="0"/>
      <w:marTop w:val="0"/>
      <w:marBottom w:val="0"/>
      <w:divBdr>
        <w:top w:val="none" w:sz="0" w:space="0" w:color="auto"/>
        <w:left w:val="none" w:sz="0" w:space="0" w:color="auto"/>
        <w:bottom w:val="none" w:sz="0" w:space="0" w:color="auto"/>
        <w:right w:val="none" w:sz="0" w:space="0" w:color="auto"/>
      </w:divBdr>
    </w:div>
    <w:div w:id="1624851103">
      <w:bodyDiv w:val="1"/>
      <w:marLeft w:val="0"/>
      <w:marRight w:val="0"/>
      <w:marTop w:val="0"/>
      <w:marBottom w:val="0"/>
      <w:divBdr>
        <w:top w:val="none" w:sz="0" w:space="0" w:color="auto"/>
        <w:left w:val="none" w:sz="0" w:space="0" w:color="auto"/>
        <w:bottom w:val="none" w:sz="0" w:space="0" w:color="auto"/>
        <w:right w:val="none" w:sz="0" w:space="0" w:color="auto"/>
      </w:divBdr>
    </w:div>
    <w:div w:id="1647779181">
      <w:bodyDiv w:val="1"/>
      <w:marLeft w:val="0"/>
      <w:marRight w:val="0"/>
      <w:marTop w:val="0"/>
      <w:marBottom w:val="0"/>
      <w:divBdr>
        <w:top w:val="none" w:sz="0" w:space="0" w:color="auto"/>
        <w:left w:val="none" w:sz="0" w:space="0" w:color="auto"/>
        <w:bottom w:val="none" w:sz="0" w:space="0" w:color="auto"/>
        <w:right w:val="none" w:sz="0" w:space="0" w:color="auto"/>
      </w:divBdr>
    </w:div>
    <w:div w:id="1765806280">
      <w:bodyDiv w:val="1"/>
      <w:marLeft w:val="0"/>
      <w:marRight w:val="0"/>
      <w:marTop w:val="0"/>
      <w:marBottom w:val="0"/>
      <w:divBdr>
        <w:top w:val="none" w:sz="0" w:space="0" w:color="auto"/>
        <w:left w:val="none" w:sz="0" w:space="0" w:color="auto"/>
        <w:bottom w:val="none" w:sz="0" w:space="0" w:color="auto"/>
        <w:right w:val="none" w:sz="0" w:space="0" w:color="auto"/>
      </w:divBdr>
    </w:div>
    <w:div w:id="1899198501">
      <w:bodyDiv w:val="1"/>
      <w:marLeft w:val="0"/>
      <w:marRight w:val="0"/>
      <w:marTop w:val="0"/>
      <w:marBottom w:val="0"/>
      <w:divBdr>
        <w:top w:val="none" w:sz="0" w:space="0" w:color="auto"/>
        <w:left w:val="none" w:sz="0" w:space="0" w:color="auto"/>
        <w:bottom w:val="none" w:sz="0" w:space="0" w:color="auto"/>
        <w:right w:val="none" w:sz="0" w:space="0" w:color="auto"/>
      </w:divBdr>
    </w:div>
    <w:div w:id="1918661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hyperlink" Target="https://sede-ds-adp.visualstudio.com/SLMT%20Orbital%20Project/_backlogs/backlog/Scheduling/Epics" TargetMode="External"/><Relationship Id="rId39" Type="http://schemas.openxmlformats.org/officeDocument/2006/relationships/image" Target="media/image12.png"/><Relationship Id="rId21" Type="http://schemas.openxmlformats.org/officeDocument/2006/relationships/hyperlink" Target="https://www.figma.com/file/Tv3c8TKVrUBtaCAwboK3Ol/Soft-Launch_Refinement-Board?type=whiteboard&amp;node-id=0-1&amp;t=2IdaIVpy9IVcDMXR-0" TargetMode="External"/><Relationship Id="rId34" Type="http://schemas.openxmlformats.org/officeDocument/2006/relationships/diagramQuickStyle" Target="diagrams/quickStyle1.xml"/><Relationship Id="rId42" Type="http://schemas.openxmlformats.org/officeDocument/2006/relationships/image" Target="media/image15.png"/><Relationship Id="rId47" Type="http://schemas.openxmlformats.org/officeDocument/2006/relationships/hyperlink" Target="https://sede-ds-adp.visualstudio.com/SLMT%20Orbital%20Project/_dashboards/dashboard/0ffd4182-5533-464d-97d4-55d47907dfe1" TargetMode="External"/><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eu001-sp.shell.com/:w:/r/sites/UGDSDSTSSLMTDataPlatform/Shared%20Documents/General/Supportability%20and%20Transition/_Archive/01_PDA%20Project%20Charter%2004_2020.docx?d=wd27bbff234624fe0a964b7f3705c835f&amp;csf=1&amp;web=1&amp;e=QdblYf" TargetMode="External"/><Relationship Id="rId29" Type="http://schemas.openxmlformats.org/officeDocument/2006/relationships/hyperlink" Target="https://eu001-sp.shell.com/:w:/r/sites/UGDSSLMTBCGOptimisationShellandGuestsTeam/Shared%20Documents/General/Testing%20and%20QA/All%20CDM%20%26%20Scheduling%20Requirement%20Documents/3D%20to%20Orbital%20InterfaceV1.2%20(002).docx?d=w9ec2bed1aba844738c3972d14a439e2b&amp;csf=1&amp;web=1&amp;e=0lPz1c" TargetMode="Externa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diagramData" Target="diagrams/data1.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hyperlink" Target="https://sede-ds-adp.visualstudio.com/SLMT%20Orbital%20Project/_deliveryplans/plan/d1431882-69d9-4a79-9a50-b9cc8cfee079" TargetMode="External"/><Relationship Id="rId31" Type="http://schemas.openxmlformats.org/officeDocument/2006/relationships/oleObject" Target="https://my.shell.com/personal/girish-pai_m_shell_com/Documents/SLMT%20DA/Orbital/Scheduling/Test%20Strategy/FS%20Mapping%20with%20PBI.xlsx" TargetMode="External"/><Relationship Id="rId44" Type="http://schemas.openxmlformats.org/officeDocument/2006/relationships/image" Target="media/image17.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wmf"/><Relationship Id="rId22" Type="http://schemas.openxmlformats.org/officeDocument/2006/relationships/hyperlink" Target="https://www.figma.com/file/Tv3c8TKVrUBtaCAwboK3Ol/Soft-Launch_Refinement-Board?type=whiteboard&amp;node-id=0-1&amp;t=2IdaIVpy9IVcDMXR-0" TargetMode="External"/><Relationship Id="rId27" Type="http://schemas.openxmlformats.org/officeDocument/2006/relationships/hyperlink" Target="https://www.figma.com/file/pqfA3uW6Muz9XFbzwL6IDs/Shell-Orbital-Design?node-id=1199-62107&amp;t=Qt6na2MwofhRcl3b-0" TargetMode="External"/><Relationship Id="rId30" Type="http://schemas.openxmlformats.org/officeDocument/2006/relationships/image" Target="media/image9.emf"/><Relationship Id="rId35" Type="http://schemas.openxmlformats.org/officeDocument/2006/relationships/diagramColors" Target="diagrams/colors1.xml"/><Relationship Id="rId43" Type="http://schemas.openxmlformats.org/officeDocument/2006/relationships/image" Target="media/image16.png"/><Relationship Id="rId48" Type="http://schemas.openxmlformats.org/officeDocument/2006/relationships/image" Target="media/image19.png"/><Relationship Id="rId8" Type="http://schemas.openxmlformats.org/officeDocument/2006/relationships/styles" Target="style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yperlink" Target="https://eu001-sp.shell.com/:w:/r/sites/UGDSSLMTBCGOptimisationShellandGuestsTeam/Shared%20Documents/Scheduling/05%20Design/Functional%20Specifications/Scheduling%20Visualisation%20-%20Schedule%20by%20Vessel%20and%20Cargo/Scheduling%20-%20Visualisation%20Schedule%20By%20Vessel%20and%20Cargo_1.5.docx?d=wfbc93fd31d6e42efb6552de85a2c792b&amp;csf=1&amp;web=1&amp;e=Z2rBgF" TargetMode="External"/><Relationship Id="rId33" Type="http://schemas.openxmlformats.org/officeDocument/2006/relationships/diagramLayout" Target="diagrams/layout1.xml"/><Relationship Id="rId38" Type="http://schemas.openxmlformats.org/officeDocument/2006/relationships/image" Target="media/image11.png"/><Relationship Id="rId46" Type="http://schemas.microsoft.com/office/2007/relationships/hdphoto" Target="media/hdphoto1.wdp"/><Relationship Id="rId20" Type="http://schemas.openxmlformats.org/officeDocument/2006/relationships/image" Target="media/image6.png"/><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eu001-sp.shell.com/:x:/r/sites/UGDSSLMTBCGOptimisationShellandGuestsTeam/Shared%20Documents/Scheduling/05%20Design/Functional%20Specifications/ChangeLog.xlsx?d=wded1fd76becf474fa9514fda1d0cb6f1&amp;csf=1&amp;web=1&amp;e=ZRVUPy" TargetMode="External"/><Relationship Id="rId36" Type="http://schemas.microsoft.com/office/2007/relationships/diagramDrawing" Target="diagrams/drawing1.xml"/><Relationship Id="rId4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an.Rindani\AppData\Roaming\Microsoft\Templates\WizKit\PowerPoint\0201il;Shell%20Generic%20Document.dotm" TargetMode="External"/></Relationships>
</file>

<file path=word/diagrams/colors1.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CBD2B3-4C7E-4451-A397-8149DD2DA6FB}" type="doc">
      <dgm:prSet loTypeId="urn:microsoft.com/office/officeart/2005/8/layout/cycle2" loCatId="cycle" qsTypeId="urn:microsoft.com/office/officeart/2005/8/quickstyle/simple1" qsCatId="simple" csTypeId="urn:microsoft.com/office/officeart/2005/8/colors/accent4_1" csCatId="accent4" phldr="1"/>
      <dgm:spPr/>
      <dgm:t>
        <a:bodyPr/>
        <a:lstStyle/>
        <a:p>
          <a:endParaRPr lang="en-GB"/>
        </a:p>
      </dgm:t>
    </dgm:pt>
    <dgm:pt modelId="{39314C94-6B42-4167-8680-234450B3A583}">
      <dgm:prSet phldrT="[Text]"/>
      <dgm:spPr>
        <a:ln>
          <a:solidFill>
            <a:schemeClr val="accent1"/>
          </a:solidFill>
        </a:ln>
      </dgm:spPr>
      <dgm:t>
        <a:bodyPr/>
        <a:lstStyle/>
        <a:p>
          <a:r>
            <a:rPr lang="en-US" dirty="0">
              <a:latin typeface="ShellMedium" panose="00000600000000000000" pitchFamily="50" charset="0"/>
            </a:rPr>
            <a:t>Feasibility Analysis</a:t>
          </a:r>
          <a:endParaRPr lang="en-GB" dirty="0"/>
        </a:p>
      </dgm:t>
    </dgm:pt>
    <dgm:pt modelId="{396EE001-248C-47D7-BDE1-0CF61507308A}" type="parTrans" cxnId="{8D2502C7-2C36-4613-AD39-F253A25BDF8C}">
      <dgm:prSet/>
      <dgm:spPr/>
      <dgm:t>
        <a:bodyPr/>
        <a:lstStyle/>
        <a:p>
          <a:endParaRPr lang="en-GB"/>
        </a:p>
      </dgm:t>
    </dgm:pt>
    <dgm:pt modelId="{8C697691-1881-4361-8C22-EBB043952A41}" type="sibTrans" cxnId="{8D2502C7-2C36-4613-AD39-F253A25BDF8C}">
      <dgm:prSet/>
      <dgm:spPr>
        <a:solidFill>
          <a:schemeClr val="accent1">
            <a:lumMod val="60000"/>
            <a:lumOff val="40000"/>
          </a:schemeClr>
        </a:solidFill>
      </dgm:spPr>
      <dgm:t>
        <a:bodyPr/>
        <a:lstStyle/>
        <a:p>
          <a:endParaRPr lang="en-GB"/>
        </a:p>
      </dgm:t>
    </dgm:pt>
    <dgm:pt modelId="{C3E2A2D9-4671-4EFE-906A-3A6EEB992251}">
      <dgm:prSet phldrT="[Text]"/>
      <dgm:spPr>
        <a:ln>
          <a:solidFill>
            <a:schemeClr val="accent1"/>
          </a:solidFill>
        </a:ln>
      </dgm:spPr>
      <dgm:t>
        <a:bodyPr/>
        <a:lstStyle/>
        <a:p>
          <a:r>
            <a:rPr lang="en-US">
              <a:latin typeface="ShellMedium" panose="00000600000000000000" pitchFamily="50" charset="0"/>
            </a:rPr>
            <a:t>NFR Modeling</a:t>
          </a:r>
          <a:endParaRPr lang="en-GB" dirty="0"/>
        </a:p>
      </dgm:t>
    </dgm:pt>
    <dgm:pt modelId="{91117E29-0BF5-4700-B2CC-DFA04540D088}" type="parTrans" cxnId="{97DDE17C-6684-48E2-B97A-D29B96E33932}">
      <dgm:prSet/>
      <dgm:spPr/>
      <dgm:t>
        <a:bodyPr/>
        <a:lstStyle/>
        <a:p>
          <a:endParaRPr lang="en-GB"/>
        </a:p>
      </dgm:t>
    </dgm:pt>
    <dgm:pt modelId="{57203D3B-30EB-425F-837F-6AAF3FC6E5C7}" type="sibTrans" cxnId="{97DDE17C-6684-48E2-B97A-D29B96E33932}">
      <dgm:prSet/>
      <dgm:spPr>
        <a:solidFill>
          <a:schemeClr val="accent1">
            <a:lumMod val="60000"/>
            <a:lumOff val="40000"/>
          </a:schemeClr>
        </a:solidFill>
      </dgm:spPr>
      <dgm:t>
        <a:bodyPr/>
        <a:lstStyle/>
        <a:p>
          <a:endParaRPr lang="en-GB"/>
        </a:p>
      </dgm:t>
    </dgm:pt>
    <dgm:pt modelId="{9F7B52F7-5710-4DE9-ABC6-624D175E3177}">
      <dgm:prSet phldrT="[Text]"/>
      <dgm:spPr>
        <a:ln>
          <a:solidFill>
            <a:schemeClr val="accent1"/>
          </a:solidFill>
        </a:ln>
      </dgm:spPr>
      <dgm:t>
        <a:bodyPr/>
        <a:lstStyle/>
        <a:p>
          <a:r>
            <a:rPr lang="en-US">
              <a:latin typeface="ShellMedium" panose="00000600000000000000" pitchFamily="50" charset="0"/>
            </a:rPr>
            <a:t>Early Validation</a:t>
          </a:r>
          <a:endParaRPr lang="en-GB" dirty="0"/>
        </a:p>
      </dgm:t>
    </dgm:pt>
    <dgm:pt modelId="{8897AA62-2110-4111-BD19-9030027D9E6B}" type="parTrans" cxnId="{484741C0-F084-4F28-BFC5-DF7AB527F4FA}">
      <dgm:prSet/>
      <dgm:spPr/>
      <dgm:t>
        <a:bodyPr/>
        <a:lstStyle/>
        <a:p>
          <a:endParaRPr lang="en-GB"/>
        </a:p>
      </dgm:t>
    </dgm:pt>
    <dgm:pt modelId="{3B878DB5-4E12-440D-A141-40DD9EAADE4B}" type="sibTrans" cxnId="{484741C0-F084-4F28-BFC5-DF7AB527F4FA}">
      <dgm:prSet/>
      <dgm:spPr>
        <a:solidFill>
          <a:schemeClr val="accent1">
            <a:lumMod val="60000"/>
            <a:lumOff val="40000"/>
          </a:schemeClr>
        </a:solidFill>
      </dgm:spPr>
      <dgm:t>
        <a:bodyPr/>
        <a:lstStyle/>
        <a:p>
          <a:endParaRPr lang="en-GB"/>
        </a:p>
      </dgm:t>
    </dgm:pt>
    <dgm:pt modelId="{EF4F98E8-A107-4446-89DE-C01E1CC7175E}">
      <dgm:prSet phldrT="[Text]"/>
      <dgm:spPr>
        <a:ln>
          <a:solidFill>
            <a:schemeClr val="accent1"/>
          </a:solidFill>
        </a:ln>
      </dgm:spPr>
      <dgm:t>
        <a:bodyPr/>
        <a:lstStyle/>
        <a:p>
          <a:r>
            <a:rPr lang="en-US">
              <a:latin typeface="ShellMedium" panose="00000600000000000000" pitchFamily="50" charset="0"/>
            </a:rPr>
            <a:t>Script &amp; Execute</a:t>
          </a:r>
          <a:endParaRPr lang="en-GB" dirty="0"/>
        </a:p>
      </dgm:t>
    </dgm:pt>
    <dgm:pt modelId="{A9C9D13F-4113-46B3-BAEF-B992E03CCE84}" type="parTrans" cxnId="{C7979540-A39B-483E-8A87-3F9565FB3BD2}">
      <dgm:prSet/>
      <dgm:spPr/>
      <dgm:t>
        <a:bodyPr/>
        <a:lstStyle/>
        <a:p>
          <a:endParaRPr lang="en-GB"/>
        </a:p>
      </dgm:t>
    </dgm:pt>
    <dgm:pt modelId="{325EB819-3D6C-4466-997C-E182687B4A40}" type="sibTrans" cxnId="{C7979540-A39B-483E-8A87-3F9565FB3BD2}">
      <dgm:prSet/>
      <dgm:spPr>
        <a:solidFill>
          <a:schemeClr val="accent1">
            <a:lumMod val="60000"/>
            <a:lumOff val="40000"/>
          </a:schemeClr>
        </a:solidFill>
      </dgm:spPr>
      <dgm:t>
        <a:bodyPr/>
        <a:lstStyle/>
        <a:p>
          <a:endParaRPr lang="en-GB"/>
        </a:p>
      </dgm:t>
    </dgm:pt>
    <dgm:pt modelId="{FE70AF7A-7B16-42BD-9BCA-8B7933093B3E}">
      <dgm:prSet phldrT="[Text]"/>
      <dgm:spPr>
        <a:ln>
          <a:solidFill>
            <a:schemeClr val="accent1"/>
          </a:solidFill>
        </a:ln>
      </dgm:spPr>
      <dgm:t>
        <a:bodyPr/>
        <a:lstStyle/>
        <a:p>
          <a:r>
            <a:rPr lang="en-US">
              <a:latin typeface="ShellMedium" panose="00000600000000000000" pitchFamily="50" charset="0"/>
            </a:rPr>
            <a:t>Bottleneck Analysis</a:t>
          </a:r>
          <a:endParaRPr lang="en-GB" dirty="0"/>
        </a:p>
      </dgm:t>
    </dgm:pt>
    <dgm:pt modelId="{22783F10-BFEA-4177-A3C7-B3A19FC750EA}" type="parTrans" cxnId="{8E3DDE7E-3F94-4669-B8C5-11550A3EB446}">
      <dgm:prSet/>
      <dgm:spPr/>
      <dgm:t>
        <a:bodyPr/>
        <a:lstStyle/>
        <a:p>
          <a:endParaRPr lang="en-GB"/>
        </a:p>
      </dgm:t>
    </dgm:pt>
    <dgm:pt modelId="{CAFA0B48-BE22-45BD-8E41-8ED845D6636E}" type="sibTrans" cxnId="{8E3DDE7E-3F94-4669-B8C5-11550A3EB446}">
      <dgm:prSet/>
      <dgm:spPr>
        <a:solidFill>
          <a:schemeClr val="accent1">
            <a:lumMod val="60000"/>
            <a:lumOff val="40000"/>
          </a:schemeClr>
        </a:solidFill>
      </dgm:spPr>
      <dgm:t>
        <a:bodyPr/>
        <a:lstStyle/>
        <a:p>
          <a:endParaRPr lang="en-GB"/>
        </a:p>
      </dgm:t>
    </dgm:pt>
    <dgm:pt modelId="{055111E8-F1CF-4A9B-A7CD-A6E18D1EA6CF}" type="pres">
      <dgm:prSet presAssocID="{ADCBD2B3-4C7E-4451-A397-8149DD2DA6FB}" presName="cycle" presStyleCnt="0">
        <dgm:presLayoutVars>
          <dgm:dir/>
          <dgm:resizeHandles val="exact"/>
        </dgm:presLayoutVars>
      </dgm:prSet>
      <dgm:spPr/>
    </dgm:pt>
    <dgm:pt modelId="{D3BDF893-D7CD-4E85-BA85-E5C619F2DB40}" type="pres">
      <dgm:prSet presAssocID="{39314C94-6B42-4167-8680-234450B3A583}" presName="node" presStyleLbl="node1" presStyleIdx="0" presStyleCnt="5">
        <dgm:presLayoutVars>
          <dgm:bulletEnabled val="1"/>
        </dgm:presLayoutVars>
      </dgm:prSet>
      <dgm:spPr/>
    </dgm:pt>
    <dgm:pt modelId="{004E2E3E-5B6F-4135-8427-4571DD463185}" type="pres">
      <dgm:prSet presAssocID="{8C697691-1881-4361-8C22-EBB043952A41}" presName="sibTrans" presStyleLbl="sibTrans2D1" presStyleIdx="0" presStyleCnt="5"/>
      <dgm:spPr/>
    </dgm:pt>
    <dgm:pt modelId="{D7EB3DBB-4A44-46BE-8705-6E7C78B4198A}" type="pres">
      <dgm:prSet presAssocID="{8C697691-1881-4361-8C22-EBB043952A41}" presName="connectorText" presStyleLbl="sibTrans2D1" presStyleIdx="0" presStyleCnt="5"/>
      <dgm:spPr/>
    </dgm:pt>
    <dgm:pt modelId="{103519DB-0B75-40A5-AD4A-7984717604EA}" type="pres">
      <dgm:prSet presAssocID="{C3E2A2D9-4671-4EFE-906A-3A6EEB992251}" presName="node" presStyleLbl="node1" presStyleIdx="1" presStyleCnt="5">
        <dgm:presLayoutVars>
          <dgm:bulletEnabled val="1"/>
        </dgm:presLayoutVars>
      </dgm:prSet>
      <dgm:spPr/>
    </dgm:pt>
    <dgm:pt modelId="{A033B8BC-9A3D-4255-A391-6C06E2395903}" type="pres">
      <dgm:prSet presAssocID="{57203D3B-30EB-425F-837F-6AAF3FC6E5C7}" presName="sibTrans" presStyleLbl="sibTrans2D1" presStyleIdx="1" presStyleCnt="5"/>
      <dgm:spPr/>
    </dgm:pt>
    <dgm:pt modelId="{2BE0D47F-36A6-4AD9-BB8F-88D47194E242}" type="pres">
      <dgm:prSet presAssocID="{57203D3B-30EB-425F-837F-6AAF3FC6E5C7}" presName="connectorText" presStyleLbl="sibTrans2D1" presStyleIdx="1" presStyleCnt="5"/>
      <dgm:spPr/>
    </dgm:pt>
    <dgm:pt modelId="{049D428D-B249-432D-847F-7CED540AEB0C}" type="pres">
      <dgm:prSet presAssocID="{9F7B52F7-5710-4DE9-ABC6-624D175E3177}" presName="node" presStyleLbl="node1" presStyleIdx="2" presStyleCnt="5">
        <dgm:presLayoutVars>
          <dgm:bulletEnabled val="1"/>
        </dgm:presLayoutVars>
      </dgm:prSet>
      <dgm:spPr/>
    </dgm:pt>
    <dgm:pt modelId="{FAFC8AB2-B05E-44E4-B5A7-E0B36308ECB2}" type="pres">
      <dgm:prSet presAssocID="{3B878DB5-4E12-440D-A141-40DD9EAADE4B}" presName="sibTrans" presStyleLbl="sibTrans2D1" presStyleIdx="2" presStyleCnt="5"/>
      <dgm:spPr/>
    </dgm:pt>
    <dgm:pt modelId="{A8D969D3-D4F6-4BA6-BCD7-73C0FBB9BC94}" type="pres">
      <dgm:prSet presAssocID="{3B878DB5-4E12-440D-A141-40DD9EAADE4B}" presName="connectorText" presStyleLbl="sibTrans2D1" presStyleIdx="2" presStyleCnt="5"/>
      <dgm:spPr/>
    </dgm:pt>
    <dgm:pt modelId="{AC5AAE4F-C569-4F76-9ACA-764754940EA1}" type="pres">
      <dgm:prSet presAssocID="{EF4F98E8-A107-4446-89DE-C01E1CC7175E}" presName="node" presStyleLbl="node1" presStyleIdx="3" presStyleCnt="5">
        <dgm:presLayoutVars>
          <dgm:bulletEnabled val="1"/>
        </dgm:presLayoutVars>
      </dgm:prSet>
      <dgm:spPr/>
    </dgm:pt>
    <dgm:pt modelId="{091F5BF3-CAA1-4E0B-BBB5-9CE954AD21F5}" type="pres">
      <dgm:prSet presAssocID="{325EB819-3D6C-4466-997C-E182687B4A40}" presName="sibTrans" presStyleLbl="sibTrans2D1" presStyleIdx="3" presStyleCnt="5"/>
      <dgm:spPr/>
    </dgm:pt>
    <dgm:pt modelId="{DD095379-948E-4EEF-A4F0-FCD768997933}" type="pres">
      <dgm:prSet presAssocID="{325EB819-3D6C-4466-997C-E182687B4A40}" presName="connectorText" presStyleLbl="sibTrans2D1" presStyleIdx="3" presStyleCnt="5"/>
      <dgm:spPr/>
    </dgm:pt>
    <dgm:pt modelId="{D495DA5A-C82F-48D2-8B21-5DEE70993019}" type="pres">
      <dgm:prSet presAssocID="{FE70AF7A-7B16-42BD-9BCA-8B7933093B3E}" presName="node" presStyleLbl="node1" presStyleIdx="4" presStyleCnt="5">
        <dgm:presLayoutVars>
          <dgm:bulletEnabled val="1"/>
        </dgm:presLayoutVars>
      </dgm:prSet>
      <dgm:spPr/>
    </dgm:pt>
    <dgm:pt modelId="{E5A44BA3-B6AD-433B-B6E0-FE097E217A67}" type="pres">
      <dgm:prSet presAssocID="{CAFA0B48-BE22-45BD-8E41-8ED845D6636E}" presName="sibTrans" presStyleLbl="sibTrans2D1" presStyleIdx="4" presStyleCnt="5"/>
      <dgm:spPr/>
    </dgm:pt>
    <dgm:pt modelId="{45C5CD29-CEE9-4757-ABB3-8E044C44A5CF}" type="pres">
      <dgm:prSet presAssocID="{CAFA0B48-BE22-45BD-8E41-8ED845D6636E}" presName="connectorText" presStyleLbl="sibTrans2D1" presStyleIdx="4" presStyleCnt="5"/>
      <dgm:spPr/>
    </dgm:pt>
  </dgm:ptLst>
  <dgm:cxnLst>
    <dgm:cxn modelId="{49DCCF27-403A-4BB9-A60C-7637A192BB8E}" type="presOf" srcId="{EF4F98E8-A107-4446-89DE-C01E1CC7175E}" destId="{AC5AAE4F-C569-4F76-9ACA-764754940EA1}" srcOrd="0" destOrd="0" presId="urn:microsoft.com/office/officeart/2005/8/layout/cycle2"/>
    <dgm:cxn modelId="{02D66F2A-653F-4C21-972B-790DDDCEBB7F}" type="presOf" srcId="{9F7B52F7-5710-4DE9-ABC6-624D175E3177}" destId="{049D428D-B249-432D-847F-7CED540AEB0C}" srcOrd="0" destOrd="0" presId="urn:microsoft.com/office/officeart/2005/8/layout/cycle2"/>
    <dgm:cxn modelId="{C7979540-A39B-483E-8A87-3F9565FB3BD2}" srcId="{ADCBD2B3-4C7E-4451-A397-8149DD2DA6FB}" destId="{EF4F98E8-A107-4446-89DE-C01E1CC7175E}" srcOrd="3" destOrd="0" parTransId="{A9C9D13F-4113-46B3-BAEF-B992E03CCE84}" sibTransId="{325EB819-3D6C-4466-997C-E182687B4A40}"/>
    <dgm:cxn modelId="{732A4545-E350-49AE-A877-FC885D1122F7}" type="presOf" srcId="{325EB819-3D6C-4466-997C-E182687B4A40}" destId="{DD095379-948E-4EEF-A4F0-FCD768997933}" srcOrd="1" destOrd="0" presId="urn:microsoft.com/office/officeart/2005/8/layout/cycle2"/>
    <dgm:cxn modelId="{1704506A-FAF8-4BEC-9EB8-5EC96CA78AF0}" type="presOf" srcId="{3B878DB5-4E12-440D-A141-40DD9EAADE4B}" destId="{FAFC8AB2-B05E-44E4-B5A7-E0B36308ECB2}" srcOrd="0" destOrd="0" presId="urn:microsoft.com/office/officeart/2005/8/layout/cycle2"/>
    <dgm:cxn modelId="{97DDE17C-6684-48E2-B97A-D29B96E33932}" srcId="{ADCBD2B3-4C7E-4451-A397-8149DD2DA6FB}" destId="{C3E2A2D9-4671-4EFE-906A-3A6EEB992251}" srcOrd="1" destOrd="0" parTransId="{91117E29-0BF5-4700-B2CC-DFA04540D088}" sibTransId="{57203D3B-30EB-425F-837F-6AAF3FC6E5C7}"/>
    <dgm:cxn modelId="{21435A7D-E63F-420F-9512-88359FF13DF0}" type="presOf" srcId="{ADCBD2B3-4C7E-4451-A397-8149DD2DA6FB}" destId="{055111E8-F1CF-4A9B-A7CD-A6E18D1EA6CF}" srcOrd="0" destOrd="0" presId="urn:microsoft.com/office/officeart/2005/8/layout/cycle2"/>
    <dgm:cxn modelId="{8E3DDE7E-3F94-4669-B8C5-11550A3EB446}" srcId="{ADCBD2B3-4C7E-4451-A397-8149DD2DA6FB}" destId="{FE70AF7A-7B16-42BD-9BCA-8B7933093B3E}" srcOrd="4" destOrd="0" parTransId="{22783F10-BFEA-4177-A3C7-B3A19FC750EA}" sibTransId="{CAFA0B48-BE22-45BD-8E41-8ED845D6636E}"/>
    <dgm:cxn modelId="{03F1E182-34B1-4A6D-A823-EDCB18C7B7BD}" type="presOf" srcId="{57203D3B-30EB-425F-837F-6AAF3FC6E5C7}" destId="{A033B8BC-9A3D-4255-A391-6C06E2395903}" srcOrd="0" destOrd="0" presId="urn:microsoft.com/office/officeart/2005/8/layout/cycle2"/>
    <dgm:cxn modelId="{022B238B-DE9A-465C-B253-F8D41B85FD22}" type="presOf" srcId="{8C697691-1881-4361-8C22-EBB043952A41}" destId="{004E2E3E-5B6F-4135-8427-4571DD463185}" srcOrd="0" destOrd="0" presId="urn:microsoft.com/office/officeart/2005/8/layout/cycle2"/>
    <dgm:cxn modelId="{81BC148D-D60C-465F-B279-9FC0DDC5292A}" type="presOf" srcId="{CAFA0B48-BE22-45BD-8E41-8ED845D6636E}" destId="{45C5CD29-CEE9-4757-ABB3-8E044C44A5CF}" srcOrd="1" destOrd="0" presId="urn:microsoft.com/office/officeart/2005/8/layout/cycle2"/>
    <dgm:cxn modelId="{960BE696-E534-4F17-8B03-39BF01A06E16}" type="presOf" srcId="{325EB819-3D6C-4466-997C-E182687B4A40}" destId="{091F5BF3-CAA1-4E0B-BBB5-9CE954AD21F5}" srcOrd="0" destOrd="0" presId="urn:microsoft.com/office/officeart/2005/8/layout/cycle2"/>
    <dgm:cxn modelId="{89FF2EA4-B9E0-4DED-9C56-58FA9646AE2D}" type="presOf" srcId="{FE70AF7A-7B16-42BD-9BCA-8B7933093B3E}" destId="{D495DA5A-C82F-48D2-8B21-5DEE70993019}" srcOrd="0" destOrd="0" presId="urn:microsoft.com/office/officeart/2005/8/layout/cycle2"/>
    <dgm:cxn modelId="{362D52AE-31E5-40B4-83B3-D92854FCCDE2}" type="presOf" srcId="{57203D3B-30EB-425F-837F-6AAF3FC6E5C7}" destId="{2BE0D47F-36A6-4AD9-BB8F-88D47194E242}" srcOrd="1" destOrd="0" presId="urn:microsoft.com/office/officeart/2005/8/layout/cycle2"/>
    <dgm:cxn modelId="{6B3F0ABA-67FC-4B35-B5E2-7DFD8C0CD325}" type="presOf" srcId="{CAFA0B48-BE22-45BD-8E41-8ED845D6636E}" destId="{E5A44BA3-B6AD-433B-B6E0-FE097E217A67}" srcOrd="0" destOrd="0" presId="urn:microsoft.com/office/officeart/2005/8/layout/cycle2"/>
    <dgm:cxn modelId="{484741C0-F084-4F28-BFC5-DF7AB527F4FA}" srcId="{ADCBD2B3-4C7E-4451-A397-8149DD2DA6FB}" destId="{9F7B52F7-5710-4DE9-ABC6-624D175E3177}" srcOrd="2" destOrd="0" parTransId="{8897AA62-2110-4111-BD19-9030027D9E6B}" sibTransId="{3B878DB5-4E12-440D-A141-40DD9EAADE4B}"/>
    <dgm:cxn modelId="{8D2502C7-2C36-4613-AD39-F253A25BDF8C}" srcId="{ADCBD2B3-4C7E-4451-A397-8149DD2DA6FB}" destId="{39314C94-6B42-4167-8680-234450B3A583}" srcOrd="0" destOrd="0" parTransId="{396EE001-248C-47D7-BDE1-0CF61507308A}" sibTransId="{8C697691-1881-4361-8C22-EBB043952A41}"/>
    <dgm:cxn modelId="{A6BD43D1-1CA1-460E-8EAF-23E15DCC643D}" type="presOf" srcId="{3B878DB5-4E12-440D-A141-40DD9EAADE4B}" destId="{A8D969D3-D4F6-4BA6-BCD7-73C0FBB9BC94}" srcOrd="1" destOrd="0" presId="urn:microsoft.com/office/officeart/2005/8/layout/cycle2"/>
    <dgm:cxn modelId="{E1677EEC-CEE6-4EBF-A4AE-467D9E57FE97}" type="presOf" srcId="{39314C94-6B42-4167-8680-234450B3A583}" destId="{D3BDF893-D7CD-4E85-BA85-E5C619F2DB40}" srcOrd="0" destOrd="0" presId="urn:microsoft.com/office/officeart/2005/8/layout/cycle2"/>
    <dgm:cxn modelId="{39429BF2-365C-4217-9C07-729CEDE20606}" type="presOf" srcId="{C3E2A2D9-4671-4EFE-906A-3A6EEB992251}" destId="{103519DB-0B75-40A5-AD4A-7984717604EA}" srcOrd="0" destOrd="0" presId="urn:microsoft.com/office/officeart/2005/8/layout/cycle2"/>
    <dgm:cxn modelId="{ED2F7BF7-7563-40D0-BECB-078DD6424791}" type="presOf" srcId="{8C697691-1881-4361-8C22-EBB043952A41}" destId="{D7EB3DBB-4A44-46BE-8705-6E7C78B4198A}" srcOrd="1" destOrd="0" presId="urn:microsoft.com/office/officeart/2005/8/layout/cycle2"/>
    <dgm:cxn modelId="{645A66E9-7EDF-4D78-8613-4F34F7BE84C6}" type="presParOf" srcId="{055111E8-F1CF-4A9B-A7CD-A6E18D1EA6CF}" destId="{D3BDF893-D7CD-4E85-BA85-E5C619F2DB40}" srcOrd="0" destOrd="0" presId="urn:microsoft.com/office/officeart/2005/8/layout/cycle2"/>
    <dgm:cxn modelId="{1E775AAA-F63B-4182-B450-2A66E2911245}" type="presParOf" srcId="{055111E8-F1CF-4A9B-A7CD-A6E18D1EA6CF}" destId="{004E2E3E-5B6F-4135-8427-4571DD463185}" srcOrd="1" destOrd="0" presId="urn:microsoft.com/office/officeart/2005/8/layout/cycle2"/>
    <dgm:cxn modelId="{68FD3510-B2C9-403C-AD63-DEF7E1E857F8}" type="presParOf" srcId="{004E2E3E-5B6F-4135-8427-4571DD463185}" destId="{D7EB3DBB-4A44-46BE-8705-6E7C78B4198A}" srcOrd="0" destOrd="0" presId="urn:microsoft.com/office/officeart/2005/8/layout/cycle2"/>
    <dgm:cxn modelId="{0225DFA2-B6DB-470A-8B6F-2542F13CF288}" type="presParOf" srcId="{055111E8-F1CF-4A9B-A7CD-A6E18D1EA6CF}" destId="{103519DB-0B75-40A5-AD4A-7984717604EA}" srcOrd="2" destOrd="0" presId="urn:microsoft.com/office/officeart/2005/8/layout/cycle2"/>
    <dgm:cxn modelId="{4E9BB0F9-9016-46C8-8846-842B96F969BE}" type="presParOf" srcId="{055111E8-F1CF-4A9B-A7CD-A6E18D1EA6CF}" destId="{A033B8BC-9A3D-4255-A391-6C06E2395903}" srcOrd="3" destOrd="0" presId="urn:microsoft.com/office/officeart/2005/8/layout/cycle2"/>
    <dgm:cxn modelId="{05A4B17B-E1CB-43BE-92CE-94DEC0195F11}" type="presParOf" srcId="{A033B8BC-9A3D-4255-A391-6C06E2395903}" destId="{2BE0D47F-36A6-4AD9-BB8F-88D47194E242}" srcOrd="0" destOrd="0" presId="urn:microsoft.com/office/officeart/2005/8/layout/cycle2"/>
    <dgm:cxn modelId="{1A51FA86-7B72-49DF-9F08-0B1F02075B28}" type="presParOf" srcId="{055111E8-F1CF-4A9B-A7CD-A6E18D1EA6CF}" destId="{049D428D-B249-432D-847F-7CED540AEB0C}" srcOrd="4" destOrd="0" presId="urn:microsoft.com/office/officeart/2005/8/layout/cycle2"/>
    <dgm:cxn modelId="{E5BA5176-DE63-4A29-83E6-CC6CED5DA83E}" type="presParOf" srcId="{055111E8-F1CF-4A9B-A7CD-A6E18D1EA6CF}" destId="{FAFC8AB2-B05E-44E4-B5A7-E0B36308ECB2}" srcOrd="5" destOrd="0" presId="urn:microsoft.com/office/officeart/2005/8/layout/cycle2"/>
    <dgm:cxn modelId="{1C161DA5-6B78-4F6C-A804-CB2F4A581677}" type="presParOf" srcId="{FAFC8AB2-B05E-44E4-B5A7-E0B36308ECB2}" destId="{A8D969D3-D4F6-4BA6-BCD7-73C0FBB9BC94}" srcOrd="0" destOrd="0" presId="urn:microsoft.com/office/officeart/2005/8/layout/cycle2"/>
    <dgm:cxn modelId="{372635BB-43E5-4DBA-A7E8-3EDC5E14DD84}" type="presParOf" srcId="{055111E8-F1CF-4A9B-A7CD-A6E18D1EA6CF}" destId="{AC5AAE4F-C569-4F76-9ACA-764754940EA1}" srcOrd="6" destOrd="0" presId="urn:microsoft.com/office/officeart/2005/8/layout/cycle2"/>
    <dgm:cxn modelId="{036560A9-C288-4CB2-AFD1-99B4F69CD9A8}" type="presParOf" srcId="{055111E8-F1CF-4A9B-A7CD-A6E18D1EA6CF}" destId="{091F5BF3-CAA1-4E0B-BBB5-9CE954AD21F5}" srcOrd="7" destOrd="0" presId="urn:microsoft.com/office/officeart/2005/8/layout/cycle2"/>
    <dgm:cxn modelId="{D0E2C05B-357B-4814-B241-A319F4DABBCB}" type="presParOf" srcId="{091F5BF3-CAA1-4E0B-BBB5-9CE954AD21F5}" destId="{DD095379-948E-4EEF-A4F0-FCD768997933}" srcOrd="0" destOrd="0" presId="urn:microsoft.com/office/officeart/2005/8/layout/cycle2"/>
    <dgm:cxn modelId="{48B54290-6E41-47C3-A9E6-AB78FA9F3A4A}" type="presParOf" srcId="{055111E8-F1CF-4A9B-A7CD-A6E18D1EA6CF}" destId="{D495DA5A-C82F-48D2-8B21-5DEE70993019}" srcOrd="8" destOrd="0" presId="urn:microsoft.com/office/officeart/2005/8/layout/cycle2"/>
    <dgm:cxn modelId="{F1C607D0-3427-4C72-904D-B56891FAF027}" type="presParOf" srcId="{055111E8-F1CF-4A9B-A7CD-A6E18D1EA6CF}" destId="{E5A44BA3-B6AD-433B-B6E0-FE097E217A67}" srcOrd="9" destOrd="0" presId="urn:microsoft.com/office/officeart/2005/8/layout/cycle2"/>
    <dgm:cxn modelId="{AF888EFE-9688-45CB-83DE-E28FC29E366B}" type="presParOf" srcId="{E5A44BA3-B6AD-433B-B6E0-FE097E217A67}" destId="{45C5CD29-CEE9-4757-ABB3-8E044C44A5CF}" srcOrd="0" destOrd="0" presId="urn:microsoft.com/office/officeart/2005/8/layout/cycle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BDF893-D7CD-4E85-BA85-E5C619F2DB40}">
      <dsp:nvSpPr>
        <dsp:cNvPr id="0" name=""/>
        <dsp:cNvSpPr/>
      </dsp:nvSpPr>
      <dsp:spPr>
        <a:xfrm>
          <a:off x="2025582" y="501"/>
          <a:ext cx="1079809" cy="1079809"/>
        </a:xfrm>
        <a:prstGeom prst="ellipse">
          <a:avLst/>
        </a:prstGeom>
        <a:solidFill>
          <a:schemeClr val="lt1">
            <a:hueOff val="0"/>
            <a:satOff val="0"/>
            <a:lumOff val="0"/>
            <a:alphaOff val="0"/>
          </a:schemeClr>
        </a:solidFill>
        <a:ln w="25400" cap="flat" cmpd="sng" algn="ctr">
          <a:solidFill>
            <a:schemeClr val="accent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ShellMedium" panose="00000600000000000000" pitchFamily="50" charset="0"/>
            </a:rPr>
            <a:t>Feasibility Analysis</a:t>
          </a:r>
          <a:endParaRPr lang="en-GB" sz="1200" kern="1200" dirty="0"/>
        </a:p>
      </dsp:txBody>
      <dsp:txXfrm>
        <a:off x="2183716" y="158635"/>
        <a:ext cx="763541" cy="763541"/>
      </dsp:txXfrm>
    </dsp:sp>
    <dsp:sp modelId="{004E2E3E-5B6F-4135-8427-4571DD463185}">
      <dsp:nvSpPr>
        <dsp:cNvPr id="0" name=""/>
        <dsp:cNvSpPr/>
      </dsp:nvSpPr>
      <dsp:spPr>
        <a:xfrm rot="2160000">
          <a:off x="3071193" y="829775"/>
          <a:ext cx="286753" cy="364435"/>
        </a:xfrm>
        <a:prstGeom prst="rightArrow">
          <a:avLst>
            <a:gd name="adj1" fmla="val 60000"/>
            <a:gd name="adj2" fmla="val 50000"/>
          </a:avLst>
        </a:prstGeom>
        <a:solidFill>
          <a:schemeClr val="accent1">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079408" y="877380"/>
        <a:ext cx="200727" cy="218661"/>
      </dsp:txXfrm>
    </dsp:sp>
    <dsp:sp modelId="{103519DB-0B75-40A5-AD4A-7984717604EA}">
      <dsp:nvSpPr>
        <dsp:cNvPr id="0" name=""/>
        <dsp:cNvSpPr/>
      </dsp:nvSpPr>
      <dsp:spPr>
        <a:xfrm>
          <a:off x="3336880" y="953215"/>
          <a:ext cx="1079809" cy="1079809"/>
        </a:xfrm>
        <a:prstGeom prst="ellipse">
          <a:avLst/>
        </a:prstGeom>
        <a:solidFill>
          <a:schemeClr val="lt1">
            <a:hueOff val="0"/>
            <a:satOff val="0"/>
            <a:lumOff val="0"/>
            <a:alphaOff val="0"/>
          </a:schemeClr>
        </a:solidFill>
        <a:ln w="25400" cap="flat" cmpd="sng" algn="ctr">
          <a:solidFill>
            <a:schemeClr val="accent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ShellMedium" panose="00000600000000000000" pitchFamily="50" charset="0"/>
            </a:rPr>
            <a:t>NFR Modeling</a:t>
          </a:r>
          <a:endParaRPr lang="en-GB" sz="1200" kern="1200" dirty="0"/>
        </a:p>
      </dsp:txBody>
      <dsp:txXfrm>
        <a:off x="3495014" y="1111349"/>
        <a:ext cx="763541" cy="763541"/>
      </dsp:txXfrm>
    </dsp:sp>
    <dsp:sp modelId="{A033B8BC-9A3D-4255-A391-6C06E2395903}">
      <dsp:nvSpPr>
        <dsp:cNvPr id="0" name=""/>
        <dsp:cNvSpPr/>
      </dsp:nvSpPr>
      <dsp:spPr>
        <a:xfrm rot="6480000">
          <a:off x="3485480" y="2073945"/>
          <a:ext cx="286753" cy="364435"/>
        </a:xfrm>
        <a:prstGeom prst="rightArrow">
          <a:avLst>
            <a:gd name="adj1" fmla="val 60000"/>
            <a:gd name="adj2" fmla="val 50000"/>
          </a:avLst>
        </a:prstGeom>
        <a:solidFill>
          <a:schemeClr val="accent1">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rot="10800000">
        <a:off x="3541785" y="2105924"/>
        <a:ext cx="200727" cy="218661"/>
      </dsp:txXfrm>
    </dsp:sp>
    <dsp:sp modelId="{049D428D-B249-432D-847F-7CED540AEB0C}">
      <dsp:nvSpPr>
        <dsp:cNvPr id="0" name=""/>
        <dsp:cNvSpPr/>
      </dsp:nvSpPr>
      <dsp:spPr>
        <a:xfrm>
          <a:off x="2836008" y="2494738"/>
          <a:ext cx="1079809" cy="1079809"/>
        </a:xfrm>
        <a:prstGeom prst="ellipse">
          <a:avLst/>
        </a:prstGeom>
        <a:solidFill>
          <a:schemeClr val="lt1">
            <a:hueOff val="0"/>
            <a:satOff val="0"/>
            <a:lumOff val="0"/>
            <a:alphaOff val="0"/>
          </a:schemeClr>
        </a:solidFill>
        <a:ln w="25400" cap="flat" cmpd="sng" algn="ctr">
          <a:solidFill>
            <a:schemeClr val="accent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ShellMedium" panose="00000600000000000000" pitchFamily="50" charset="0"/>
            </a:rPr>
            <a:t>Early Validation</a:t>
          </a:r>
          <a:endParaRPr lang="en-GB" sz="1200" kern="1200" dirty="0"/>
        </a:p>
      </dsp:txBody>
      <dsp:txXfrm>
        <a:off x="2994142" y="2652872"/>
        <a:ext cx="763541" cy="763541"/>
      </dsp:txXfrm>
    </dsp:sp>
    <dsp:sp modelId="{FAFC8AB2-B05E-44E4-B5A7-E0B36308ECB2}">
      <dsp:nvSpPr>
        <dsp:cNvPr id="0" name=""/>
        <dsp:cNvSpPr/>
      </dsp:nvSpPr>
      <dsp:spPr>
        <a:xfrm rot="10800000">
          <a:off x="2430226" y="2852425"/>
          <a:ext cx="286753" cy="364435"/>
        </a:xfrm>
        <a:prstGeom prst="rightArrow">
          <a:avLst>
            <a:gd name="adj1" fmla="val 60000"/>
            <a:gd name="adj2" fmla="val 50000"/>
          </a:avLst>
        </a:prstGeom>
        <a:solidFill>
          <a:schemeClr val="accent1">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rot="10800000">
        <a:off x="2516252" y="2925312"/>
        <a:ext cx="200727" cy="218661"/>
      </dsp:txXfrm>
    </dsp:sp>
    <dsp:sp modelId="{AC5AAE4F-C569-4F76-9ACA-764754940EA1}">
      <dsp:nvSpPr>
        <dsp:cNvPr id="0" name=""/>
        <dsp:cNvSpPr/>
      </dsp:nvSpPr>
      <dsp:spPr>
        <a:xfrm>
          <a:off x="1215155" y="2494738"/>
          <a:ext cx="1079809" cy="1079809"/>
        </a:xfrm>
        <a:prstGeom prst="ellipse">
          <a:avLst/>
        </a:prstGeom>
        <a:solidFill>
          <a:schemeClr val="lt1">
            <a:hueOff val="0"/>
            <a:satOff val="0"/>
            <a:lumOff val="0"/>
            <a:alphaOff val="0"/>
          </a:schemeClr>
        </a:solidFill>
        <a:ln w="25400" cap="flat" cmpd="sng" algn="ctr">
          <a:solidFill>
            <a:schemeClr val="accent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ShellMedium" panose="00000600000000000000" pitchFamily="50" charset="0"/>
            </a:rPr>
            <a:t>Script &amp; Execute</a:t>
          </a:r>
          <a:endParaRPr lang="en-GB" sz="1200" kern="1200" dirty="0"/>
        </a:p>
      </dsp:txBody>
      <dsp:txXfrm>
        <a:off x="1373289" y="2652872"/>
        <a:ext cx="763541" cy="763541"/>
      </dsp:txXfrm>
    </dsp:sp>
    <dsp:sp modelId="{091F5BF3-CAA1-4E0B-BBB5-9CE954AD21F5}">
      <dsp:nvSpPr>
        <dsp:cNvPr id="0" name=""/>
        <dsp:cNvSpPr/>
      </dsp:nvSpPr>
      <dsp:spPr>
        <a:xfrm rot="15120000">
          <a:off x="1363755" y="2089382"/>
          <a:ext cx="286753" cy="364435"/>
        </a:xfrm>
        <a:prstGeom prst="rightArrow">
          <a:avLst>
            <a:gd name="adj1" fmla="val 60000"/>
            <a:gd name="adj2" fmla="val 50000"/>
          </a:avLst>
        </a:prstGeom>
        <a:solidFill>
          <a:schemeClr val="accent1">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rot="10800000">
        <a:off x="1420060" y="2203177"/>
        <a:ext cx="200727" cy="218661"/>
      </dsp:txXfrm>
    </dsp:sp>
    <dsp:sp modelId="{D495DA5A-C82F-48D2-8B21-5DEE70993019}">
      <dsp:nvSpPr>
        <dsp:cNvPr id="0" name=""/>
        <dsp:cNvSpPr/>
      </dsp:nvSpPr>
      <dsp:spPr>
        <a:xfrm>
          <a:off x="714284" y="953215"/>
          <a:ext cx="1079809" cy="1079809"/>
        </a:xfrm>
        <a:prstGeom prst="ellipse">
          <a:avLst/>
        </a:prstGeom>
        <a:solidFill>
          <a:schemeClr val="lt1">
            <a:hueOff val="0"/>
            <a:satOff val="0"/>
            <a:lumOff val="0"/>
            <a:alphaOff val="0"/>
          </a:schemeClr>
        </a:solidFill>
        <a:ln w="25400" cap="flat" cmpd="sng" algn="ctr">
          <a:solidFill>
            <a:schemeClr val="accent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ShellMedium" panose="00000600000000000000" pitchFamily="50" charset="0"/>
            </a:rPr>
            <a:t>Bottleneck Analysis</a:t>
          </a:r>
          <a:endParaRPr lang="en-GB" sz="1200" kern="1200" dirty="0"/>
        </a:p>
      </dsp:txBody>
      <dsp:txXfrm>
        <a:off x="872418" y="1111349"/>
        <a:ext cx="763541" cy="763541"/>
      </dsp:txXfrm>
    </dsp:sp>
    <dsp:sp modelId="{E5A44BA3-B6AD-433B-B6E0-FE097E217A67}">
      <dsp:nvSpPr>
        <dsp:cNvPr id="0" name=""/>
        <dsp:cNvSpPr/>
      </dsp:nvSpPr>
      <dsp:spPr>
        <a:xfrm rot="19440000">
          <a:off x="1759895" y="839315"/>
          <a:ext cx="286753" cy="364435"/>
        </a:xfrm>
        <a:prstGeom prst="rightArrow">
          <a:avLst>
            <a:gd name="adj1" fmla="val 60000"/>
            <a:gd name="adj2" fmla="val 50000"/>
          </a:avLst>
        </a:prstGeom>
        <a:solidFill>
          <a:schemeClr val="accent1">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768110" y="937484"/>
        <a:ext cx="200727" cy="21866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hell">
  <a:themeElements>
    <a:clrScheme name="Shell">
      <a:dk1>
        <a:sysClr val="windowText" lastClr="000000"/>
      </a:dk1>
      <a:lt1>
        <a:sysClr val="window" lastClr="FFFFFF"/>
      </a:lt1>
      <a:dk2>
        <a:srgbClr val="7F7F7F"/>
      </a:dk2>
      <a:lt2>
        <a:srgbClr val="EEECE1"/>
      </a:lt2>
      <a:accent1>
        <a:srgbClr val="FBCE07"/>
      </a:accent1>
      <a:accent2>
        <a:srgbClr val="DD1D21"/>
      </a:accent2>
      <a:accent3>
        <a:srgbClr val="003C88"/>
      </a:accent3>
      <a:accent4>
        <a:srgbClr val="009EB4"/>
      </a:accent4>
      <a:accent5>
        <a:srgbClr val="008443"/>
      </a:accent5>
      <a:accent6>
        <a:srgbClr val="EB8705"/>
      </a:accent6>
      <a:hlink>
        <a:srgbClr val="743410"/>
      </a:hlink>
      <a:folHlink>
        <a:srgbClr val="641964"/>
      </a:folHlink>
    </a:clrScheme>
    <a:fontScheme name="Shell Font Theme">
      <a:majorFont>
        <a:latin typeface="ShellBold"/>
        <a:ea typeface=""/>
        <a:cs typeface=""/>
      </a:majorFont>
      <a:minorFont>
        <a:latin typeface="ShellMedium"/>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p:Policy xmlns:p="office.server.policy" id="" local="true">
  <p:Name>Shell Document Base</p:Name>
  <p:Description/>
  <p:Statement/>
  <p:PolicyItems/>
</p:Policy>
</file>

<file path=customXml/item2.xml><?xml version="1.0" encoding="utf-8"?>
<p:properties xmlns:p="http://schemas.microsoft.com/office/2006/metadata/properties" xmlns:xsi="http://www.w3.org/2001/XMLSchema-instance" xmlns:pc="http://schemas.microsoft.com/office/infopath/2007/PartnerControls">
  <documentManagement>
    <Test_x0020_Service xmlns="0b59b755-c052-407f-9675-1ee57d2af917" xsi:nil="true"/>
    <Test_x0020_Document_x0020_Type xmlns="0b59b755-c052-407f-9675-1ee57d2af917">Example</Test_x0020_Document_x0020_Type>
    <Shell_x0020_SharePoint_x0020_SAEF_x0020_Owner xmlns="http://schemas.microsoft.com/sharepoint/v3" xsi:nil="true"/>
    <_dlc_DocId xmlns="64adbd02-f30f-4d46-8652-9486918c884c">aaaaa7458-47-424</_dlc_DocId>
    <DateandTime xmlns="0b59b755-c052-407f-9675-1ee57d2af917" xsi:nil="true"/>
    <PDF_x0020_Stages xmlns="0b59b755-c052-407f-9675-1ee57d2af917" xsi:nil="true"/>
    <Test_x0020_Tool_x0020_Sort_x0020_Order xmlns="0b59b755-c052-407f-9675-1ee57d2af917" xsi:nil="true"/>
    <l29dd253148e4d109b8c1444f6695d3b xmlns="0b59b755-c052-407f-9675-1ee57d2af917">
      <Terms xmlns="http://schemas.microsoft.com/office/infopath/2007/PartnerControls">
        <TermInfo xmlns="http://schemas.microsoft.com/office/infopath/2007/PartnerControls">
          <TermName xmlns="http://schemas.microsoft.com/office/infopath/2007/PartnerControls">Shell Information Technology International B.V.</TermName>
          <TermId xmlns="http://schemas.microsoft.com/office/infopath/2007/PartnerControls">04cef4b9-bb1c-459a-985f-9a3526e5ec4c</TermId>
        </TermInfo>
      </Terms>
    </l29dd253148e4d109b8c1444f6695d3b>
    <dd34d507069540cda1c59f7245d64d6c xmlns="64adbd02-f30f-4d46-8652-9486918c884c">
      <Terms xmlns="http://schemas.microsoft.com/office/infopath/2007/PartnerControls"/>
    </dd34d507069540cda1c59f7245d64d6c>
    <Sort_x0020_Order xmlns="0b59b755-c052-407f-9675-1ee57d2af917" xsi:nil="true"/>
    <SAEF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Restricted</TermName>
          <TermId xmlns="http://schemas.microsoft.com/office/infopath/2007/PartnerControls">21aa7f98-4035-4019-a764-107acb7269af</TermId>
        </TermInfo>
      </Terms>
    </SAEFSecurityClassificationTaxHTField0>
    <Legacy_x0020_Service_x0020_2 xmlns="0b59b755-c052-407f-9675-1ee57d2af917" xsi:nil="true"/>
    <_dlc_DocIdUrl xmlns="64adbd02-f30f-4d46-8652-9486918c884c">
      <Url>https://eu001-sp.shell.com/sites/aaaaa7458/_layouts/15/DocIdRedir.aspx?ID=aaaaa7458-47-424</Url>
      <Description>aaaaa7458-47-424</Description>
    </_dlc_DocIdUrl>
    <m27a77c6217043dda0efeb6a3870ea75 xmlns="0b59b755-c052-407f-9675-1ee57d2af917">
      <Terms xmlns="http://schemas.microsoft.com/office/infopath/2007/PartnerControls">
        <TermInfo xmlns="http://schemas.microsoft.com/office/infopath/2007/PartnerControls">
          <TermName xmlns="http://schemas.microsoft.com/office/infopath/2007/PartnerControls">Draft</TermName>
          <TermId xmlns="http://schemas.microsoft.com/office/infopath/2007/PartnerControls">1c86f377-7d91-4c95-bd5b-c18c83fe0aa5</TermId>
        </TermInfo>
      </Terms>
    </m27a77c6217043dda0efeb6a3870ea75>
    <PDF_x0020_Stage xmlns="0b59b755-c052-407f-9675-1ee57d2af917" xsi:nil="true"/>
    <dc07035f798748f5ba882d29e2b62c9e xmlns="0b59b755-c052-407f-9675-1ee57d2af917">
      <Terms xmlns="http://schemas.microsoft.com/office/infopath/2007/PartnerControls">
        <TermInfo xmlns="http://schemas.microsoft.com/office/infopath/2007/PartnerControls">
          <TermName xmlns="http://schemas.microsoft.com/office/infopath/2007/PartnerControls">NETHERLANDS</TermName>
          <TermId xmlns="http://schemas.microsoft.com/office/infopath/2007/PartnerControls">54565ecb-470f-40ea-a584-819150a65a13</TermId>
        </TermInfo>
      </Terms>
    </dc07035f798748f5ba882d29e2b62c9e>
    <l66fdc14b4fa46eea88ee2aac7ad2eac xmlns="0b59b755-c052-407f-9675-1ee57d2af917">
      <Terms xmlns="http://schemas.microsoft.com/office/infopath/2007/PartnerControls">
        <TermInfo xmlns="http://schemas.microsoft.com/office/infopath/2007/PartnerControls">
          <TermName xmlns="http://schemas.microsoft.com/office/infopath/2007/PartnerControls">Process documentation, templates/tools [ITM]</TermName>
          <TermId xmlns="http://schemas.microsoft.com/office/infopath/2007/PartnerControls">bec2e05d-2d7c-47d7-a855-c011254ba6f8</TermId>
        </TermInfo>
      </Terms>
    </l66fdc14b4fa46eea88ee2aac7ad2eac>
    <Project_x0020_Delivery_x0020_Method xmlns="0b59b755-c052-407f-9675-1ee57d2af917" xsi:nil="true"/>
    <Test_x0020_Lifecycle xmlns="0b59b755-c052-407f-9675-1ee57d2af917" xsi:nil="true"/>
    <TaxCatchAll xmlns="64adbd02-f30f-4d46-8652-9486918c884c">
      <Value>34</Value>
      <Value>7</Value>
      <Value>11</Value>
      <Value>18</Value>
      <Value>4</Value>
    </TaxCatchAll>
    <Test_x0020_Classification xmlns="0b59b755-c052-407f-9675-1ee57d2af917">Test Functional Excellence</Test_x0020_Classification>
    <SharedWithUsers xmlns="64adbd02-f30f-4d46-8652-9486918c884c">
      <UserInfo>
        <DisplayName>Sankaragururaman, Prasannah SBOBNG-PTIY/DI</DisplayName>
        <AccountId>7403</AccountId>
        <AccountType/>
      </UserInfo>
      <UserInfo>
        <DisplayName>Manikonda, Abhilash SBOBNG-PTIY/DIB</DisplayName>
        <AccountId>9940</AccountId>
        <AccountType/>
      </UserInfo>
      <UserInfo>
        <DisplayName>Mahendranadh R, Phani SBOBNG-PTIY/DIB</DisplayName>
        <AccountId>15534</AccountId>
        <AccountType/>
      </UserInfo>
    </SharedWithUsers>
  </documentManagement>
</p:properties>
</file>

<file path=customXml/item3.xml><?xml version="1.0" encoding="utf-8"?>
<?mso-contentType ?>
<spe:Receivers xmlns:spe="http://schemas.microsoft.com/sharepoint/events">
  <Receiver>
    <Name>Microsoft.Office.RecordsManagement.PolicyFeatures.ExpirationEventReceiver</Name>
    <Synchronization>Synchronous</Synchronization>
    <Type>10001</Type>
    <SequenceNumber>101</SequenceNumber>
    <Url/>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10002</Type>
    <SequenceNumber>102</SequenceNumber>
    <Url/>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10004</Type>
    <SequenceNumber>103</SequenceNumber>
    <Url/>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10006</Type>
    <SequenceNumber>104</SequenceNumber>
    <Url/>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10009</Type>
    <SequenceNumber>105</SequenceNumber>
    <Url/>
    <Assembly>Microsoft.Office.Policy, Version=14.0.0.0, Culture=neutral, PublicKeyToken=71e9bce111e9429c</Assembly>
    <Class>Microsoft.Office.RecordsManagement.Internal.UpdateExpireDate</Class>
    <Data/>
    <Filter/>
  </Receiver>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Shell Document" ma:contentTypeID="0x0101006F0A470EEB1140E7AA14F4CE8A50B54C0001CB1477F4DD432AA86DD56CC3887AF400E093AB4892CD64459AB529580A35520B" ma:contentTypeVersion="311" ma:contentTypeDescription="Shell Document Content Type" ma:contentTypeScope="" ma:versionID="cf5c0dbcec1c58b92caeb09aaee03340">
  <xsd:schema xmlns:xsd="http://www.w3.org/2001/XMLSchema" xmlns:xs="http://www.w3.org/2001/XMLSchema" xmlns:p="http://schemas.microsoft.com/office/2006/metadata/properties" xmlns:ns1="http://schemas.microsoft.com/sharepoint/v3" xmlns:ns2="64adbd02-f30f-4d46-8652-9486918c884c" xmlns:ns4="0b59b755-c052-407f-9675-1ee57d2af917" targetNamespace="http://schemas.microsoft.com/office/2006/metadata/properties" ma:root="true" ma:fieldsID="fe7cbd092c9db5031c493c6f1aa7a050" ns1:_="" ns2:_="" ns4:_="">
    <xsd:import namespace="http://schemas.microsoft.com/sharepoint/v3"/>
    <xsd:import namespace="64adbd02-f30f-4d46-8652-9486918c884c"/>
    <xsd:import namespace="0b59b755-c052-407f-9675-1ee57d2af917"/>
    <xsd:element name="properties">
      <xsd:complexType>
        <xsd:sequence>
          <xsd:element name="documentManagement">
            <xsd:complexType>
              <xsd:all>
                <xsd:element ref="ns2:_dlc_DocIdUrl" minOccurs="0"/>
                <xsd:element ref="ns1:Shell_x0020_SharePoint_x0020_SAEF_x0020_Owner" minOccurs="0"/>
                <xsd:element ref="ns2:_dlc_DocId" minOccurs="0"/>
                <xsd:element ref="ns2:_dlc_DocIdPersistId" minOccurs="0"/>
                <xsd:element ref="ns1:_dlc_Exempt" minOccurs="0"/>
                <xsd:element ref="ns1:_dlc_ExpireDateSaved" minOccurs="0"/>
                <xsd:element ref="ns1:_dlc_ExpireDate" minOccurs="0"/>
                <xsd:element ref="ns2:dd34d507069540cda1c59f7245d64d6c" minOccurs="0"/>
                <xsd:element ref="ns2:TaxCatchAll" minOccurs="0"/>
                <xsd:element ref="ns2:TaxCatchAllLabel" minOccurs="0"/>
                <xsd:element ref="ns1:AverageRating" minOccurs="0"/>
                <xsd:element ref="ns1:RatingCount" minOccurs="0"/>
                <xsd:element ref="ns4:m27a77c6217043dda0efeb6a3870ea75" minOccurs="0"/>
                <xsd:element ref="ns4:l66fdc14b4fa46eea88ee2aac7ad2eac" minOccurs="0"/>
                <xsd:element ref="ns4:l29dd253148e4d109b8c1444f6695d3b" minOccurs="0"/>
                <xsd:element ref="ns4:dc07035f798748f5ba882d29e2b62c9e" minOccurs="0"/>
                <xsd:element ref="ns4:Test_x0020_Service" minOccurs="0"/>
                <xsd:element ref="ns4:Legacy_x0020_Service_x0020_2" minOccurs="0"/>
                <xsd:element ref="ns4:Test_x0020_Document_x0020_Type" minOccurs="0"/>
                <xsd:element ref="ns4:Test_x0020_Lifecycle" minOccurs="0"/>
                <xsd:element ref="ns4:PDF_x0020_Stages" minOccurs="0"/>
                <xsd:element ref="ns4:Project_x0020_Delivery_x0020_Method" minOccurs="0"/>
                <xsd:element ref="ns4:PDF_x0020_Stage" minOccurs="0"/>
                <xsd:element ref="ns4:Test_x0020_Classification" minOccurs="0"/>
                <xsd:element ref="ns4:Test_x0020_Tool_x0020_Sort_x0020_Order" minOccurs="0"/>
                <xsd:element ref="ns4:Sort_x0020_Order" minOccurs="0"/>
                <xsd:element ref="ns2:SharedWithUsers" minOccurs="0"/>
                <xsd:element ref="ns2:SharedWithDetails" minOccurs="0"/>
                <xsd:element ref="ns4:MediaServiceMetadata" minOccurs="0"/>
                <xsd:element ref="ns4:MediaServiceFastMetadata" minOccurs="0"/>
                <xsd:element ref="ns4:MediaServiceEventHashCode" minOccurs="0"/>
                <xsd:element ref="ns4:MediaServiceGenerationTime" minOccurs="0"/>
                <xsd:element ref="ns4:MediaServiceAutoKeyPoints" minOccurs="0"/>
                <xsd:element ref="ns4:MediaServiceKeyPoints" minOccurs="0"/>
                <xsd:element ref="ns4:DateandTime" minOccurs="0"/>
                <xsd:element ref="ns1:SAEFSecurityClassification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Shell_x0020_SharePoint_x0020_SAEF_x0020_Owner" ma:index="6" nillable="true" ma:displayName="Owner" ma:hidden="true" ma:internalName="Shell_x0020_SharePoint_x0020_SAEF_x0020_Owner">
      <xsd:simpleType>
        <xsd:restriction base="dms:Text"/>
      </xsd:simpleType>
    </xsd:element>
    <xsd:element name="_dlc_Exempt" ma:index="18" nillable="true" ma:displayName="Exempt from Policy" ma:hidden="true" ma:internalName="_dlc_Exempt" ma:readOnly="true">
      <xsd:simpleType>
        <xsd:restriction base="dms:Unknown"/>
      </xsd:simpleType>
    </xsd:element>
    <xsd:element name="_dlc_ExpireDateSaved" ma:index="19" nillable="true" ma:displayName="Original Expiration Date" ma:hidden="true" ma:internalName="_dlc_ExpireDateSaved" ma:readOnly="true">
      <xsd:simpleType>
        <xsd:restriction base="dms:DateTime"/>
      </xsd:simpleType>
    </xsd:element>
    <xsd:element name="_dlc_ExpireDate" ma:index="20" nillable="true" ma:displayName="Expiration Date" ma:description="" ma:hidden="true" ma:indexed="true" ma:internalName="_dlc_ExpireDate" ma:readOnly="true">
      <xsd:simpleType>
        <xsd:restriction base="dms:DateTime"/>
      </xsd:simpleType>
    </xsd:element>
    <xsd:element name="AverageRating" ma:index="24" nillable="true" ma:displayName="Rating (0-5)" ma:decimals="2" ma:description="Average value of all the ratings that have been submitted" ma:hidden="true" ma:internalName="AverageRating" ma:readOnly="true">
      <xsd:simpleType>
        <xsd:restriction base="dms:Number"/>
      </xsd:simpleType>
    </xsd:element>
    <xsd:element name="RatingCount" ma:index="25" nillable="true" ma:displayName="Number of Ratings" ma:decimals="0" ma:description="Number of ratings submitted" ma:hidden="true" ma:internalName="RatingCount" ma:readOnly="true">
      <xsd:simpleType>
        <xsd:restriction base="dms:Number"/>
      </xsd:simpleType>
    </xsd:element>
    <xsd:element name="SAEFSecurityClassificationTaxHTField0" ma:index="49" ma:taxonomy="true" ma:internalName="SAEFSecurityClassificationTaxHTField0" ma:taxonomyFieldName="SAEFSecurityClassification" ma:displayName="Security Classification" ma:default="18;#Restricted|21aa7f98-4035-4019-a764-107acb7269af" ma:fieldId="{2ce2f798-4e95-48f9-a317-73f854109466}" ma:sspId="e3aebf70-341c-4d91-bdd3-aba9df361687" ma:termSetId="daf890f0-167e-4ee2-a9fd-a81536ed816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4adbd02-f30f-4d46-8652-9486918c884c"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15" nillable="true" ma:displayName="Document ID Value" ma:description="The value of the document ID assigned to this item." ma:internalName="_dlc_DocId" ma:readOnly="true">
      <xsd:simpleType>
        <xsd:restriction base="dms:Text"/>
      </xsd:simpleType>
    </xsd:element>
    <xsd:element name="_dlc_DocIdPersistId" ma:index="17" nillable="true" ma:displayName="Persist ID" ma:description="Keep ID on add." ma:hidden="true" ma:internalName="_dlc_DocIdPersistId" ma:readOnly="true">
      <xsd:simpleType>
        <xsd:restriction base="dms:Boolean"/>
      </xsd:simpleType>
    </xsd:element>
    <xsd:element name="dd34d507069540cda1c59f7245d64d6c" ma:index="21" nillable="true" ma:taxonomy="true" ma:internalName="dd34d507069540cda1c59f7245d64d6c" ma:taxonomyFieldName="Shell_x0020_SharePoint_x0020_SIS_x0020_ITDMProcessArea" ma:displayName="ITDM Process Area" ma:default="" ma:fieldId="{dd34d507-0695-40cd-a1c5-9f7245d64d6c}" ma:sspId="e3aebf70-341c-4d91-bdd3-aba9df361687" ma:termSetId="468adca0-6794-419f-830e-f865fc04b6d5" ma:anchorId="1390b652-cea0-4d46-abb1-c4878edebb20" ma:open="false" ma:isKeyword="false">
      <xsd:complexType>
        <xsd:sequence>
          <xsd:element ref="pc:Terms" minOccurs="0" maxOccurs="1"/>
        </xsd:sequence>
      </xsd:complexType>
    </xsd:element>
    <xsd:element name="TaxCatchAll" ma:index="22" nillable="true" ma:displayName="Taxonomy Catch All Column" ma:description="" ma:hidden="true" ma:list="{963ec758-a408-49b3-95ea-c16cf7bbc9bd}" ma:internalName="TaxCatchAll" ma:showField="CatchAllData" ma:web="64adbd02-f30f-4d46-8652-9486918c884c">
      <xsd:complexType>
        <xsd:complexContent>
          <xsd:extension base="dms:MultiChoiceLookup">
            <xsd:sequence>
              <xsd:element name="Value" type="dms:Lookup" maxOccurs="unbounded" minOccurs="0" nillable="true"/>
            </xsd:sequence>
          </xsd:extension>
        </xsd:complexContent>
      </xsd:complexType>
    </xsd:element>
    <xsd:element name="TaxCatchAllLabel" ma:index="23" nillable="true" ma:displayName="Taxonomy Catch All Column1" ma:description="" ma:hidden="true" ma:list="{963ec758-a408-49b3-95ea-c16cf7bbc9bd}" ma:internalName="TaxCatchAllLabel" ma:readOnly="true" ma:showField="CatchAllDataLabel" ma:web="64adbd02-f30f-4d46-8652-9486918c884c">
      <xsd:complexType>
        <xsd:complexContent>
          <xsd:extension base="dms:MultiChoiceLookup">
            <xsd:sequence>
              <xsd:element name="Value" type="dms:Lookup" maxOccurs="unbounded" minOccurs="0" nillable="true"/>
            </xsd:sequence>
          </xsd:extension>
        </xsd:complexContent>
      </xsd:complexType>
    </xsd:element>
    <xsd:element name="SharedWithUsers" ma:index="4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41"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b59b755-c052-407f-9675-1ee57d2af917" elementFormDefault="qualified">
    <xsd:import namespace="http://schemas.microsoft.com/office/2006/documentManagement/types"/>
    <xsd:import namespace="http://schemas.microsoft.com/office/infopath/2007/PartnerControls"/>
    <xsd:element name="m27a77c6217043dda0efeb6a3870ea75" ma:index="26" ma:taxonomy="true" ma:internalName="m27a77c6217043dda0efeb6a3870ea75" ma:taxonomyFieldName="Shell_x0020_SharePoint_x0020_SAEF_x0020_DocumentStatus" ma:displayName="Document Status" ma:default="11;#Draft|1c86f377-7d91-4c95-bd5b-c18c83fe0aa5" ma:fieldId="{627a77c6-2170-43dd-a0ef-eb6a3870ea75}" ma:sspId="e3aebf70-341c-4d91-bdd3-aba9df361687" ma:termSetId="935aba77-d2cb-414d-bb70-87b73a0515d8" ma:anchorId="00000000-0000-0000-0000-000000000000" ma:open="false" ma:isKeyword="false">
      <xsd:complexType>
        <xsd:sequence>
          <xsd:element ref="pc:Terms" minOccurs="0" maxOccurs="1"/>
        </xsd:sequence>
      </xsd:complexType>
    </xsd:element>
    <xsd:element name="l66fdc14b4fa46eea88ee2aac7ad2eac" ma:index="27" ma:taxonomy="true" ma:internalName="l66fdc14b4fa46eea88ee2aac7ad2eac" ma:taxonomyFieldName="Shell_x0020_SharePoint_x0020_SAEF_x0020_DocumentType" ma:displayName="Document Type" ma:default="" ma:fieldId="{566fdc14-b4fa-46ee-a88e-e2aac7ad2eac}" ma:sspId="e3aebf70-341c-4d91-bdd3-aba9df361687" ma:termSetId="468adca0-6794-419f-830e-f865fc04b6d5" ma:anchorId="8a4adfb0-be66-4f42-a102-3f6692323529" ma:open="false" ma:isKeyword="false">
      <xsd:complexType>
        <xsd:sequence>
          <xsd:element ref="pc:Terms" minOccurs="0" maxOccurs="1"/>
        </xsd:sequence>
      </xsd:complexType>
    </xsd:element>
    <xsd:element name="l29dd253148e4d109b8c1444f6695d3b" ma:index="28" ma:taxonomy="true" ma:internalName="l29dd253148e4d109b8c1444f6695d3b" ma:taxonomyFieldName="Shell_x0020_SharePoint_x0020_SAEF_x0020_LegalEntity" ma:displayName="Legal Entity" ma:default="4;#Shell Information Technology International B.V.|04cef4b9-bb1c-459a-985f-9a3526e5ec4c" ma:fieldId="{529dd253-148e-4d10-9b8c-1444f6695d3b}" ma:sspId="e3aebf70-341c-4d91-bdd3-aba9df361687" ma:termSetId="94b6dd6e-4329-4f68-907b-ed5bdd50f8ac" ma:anchorId="00000000-0000-0000-0000-000000000000" ma:open="false" ma:isKeyword="false">
      <xsd:complexType>
        <xsd:sequence>
          <xsd:element ref="pc:Terms" minOccurs="0" maxOccurs="1"/>
        </xsd:sequence>
      </xsd:complexType>
    </xsd:element>
    <xsd:element name="dc07035f798748f5ba882d29e2b62c9e" ma:index="29" ma:taxonomy="true" ma:internalName="dc07035f798748f5ba882d29e2b62c9e" ma:taxonomyFieldName="Shell_x0020_SharePoint_x0020_SAEF_x0020_CountryOfJurisdiction" ma:displayName="Country of Jurisdiction" ma:default="7;#NETHERLANDS|54565ecb-470f-40ea-a584-819150a65a13" ma:fieldId="{dc07035f-7987-48f5-ba88-2d29e2b62c9e}" ma:sspId="e3aebf70-341c-4d91-bdd3-aba9df361687" ma:termSetId="a560ecad-89fd-4dcd-adad-4e15e7baec58" ma:anchorId="00000000-0000-0000-0000-000000000000" ma:open="false" ma:isKeyword="false">
      <xsd:complexType>
        <xsd:sequence>
          <xsd:element ref="pc:Terms" minOccurs="0" maxOccurs="1"/>
        </xsd:sequence>
      </xsd:complexType>
    </xsd:element>
    <xsd:element name="Test_x0020_Service" ma:index="30" nillable="true" ma:displayName="Test Sub Services" ma:internalName="Test_x0020_Service">
      <xsd:complexType>
        <xsd:complexContent>
          <xsd:extension base="dms:MultiChoice">
            <xsd:sequence>
              <xsd:element name="Value" maxOccurs="unbounded" minOccurs="0" nillable="true">
                <xsd:simpleType>
                  <xsd:restriction base="dms:Choice">
                    <xsd:enumeration value="Test Mgmt - Master Test Plan"/>
                    <xsd:enumeration value="Test Mgmt - Detailed Test Plan"/>
                    <xsd:enumeration value="Test Mgmt - Reporting"/>
                    <xsd:enumeration value="Test Mgmt - Defect Mgmt"/>
                    <xsd:enumeration value="Functional Test"/>
                    <xsd:enumeration value="Performance Test"/>
                    <xsd:enumeration value="Regression Test"/>
                    <xsd:enumeration value="Authorisation Test"/>
                    <xsd:enumeration value="UAT Facilitation"/>
                    <xsd:enumeration value="Test Automation"/>
                    <xsd:enumeration value="Test Environments"/>
                    <xsd:enumeration value="Test Data Mgmt"/>
                  </xsd:restriction>
                </xsd:simpleType>
              </xsd:element>
            </xsd:sequence>
          </xsd:extension>
        </xsd:complexContent>
      </xsd:complexType>
    </xsd:element>
    <xsd:element name="Legacy_x0020_Service_x0020_2" ma:index="31" nillable="true" ma:displayName="Legacy Service" ma:internalName="Legacy_x0020_Service_x0020_2">
      <xsd:complexType>
        <xsd:complexContent>
          <xsd:extension base="dms:MultiChoice">
            <xsd:sequence>
              <xsd:element name="Value" maxOccurs="unbounded" minOccurs="0" nillable="true">
                <xsd:simpleType>
                  <xsd:restriction base="dms:Choice">
                    <xsd:enumeration value="a-1 Review Requirements Testability"/>
                    <xsd:enumeration value="a-2 - Master Test Plan Development (Risk based testing approach)"/>
                    <xsd:enumeration value="a-3 - Detailed Test Plan Development"/>
                    <xsd:enumeration value="a-4 - Test Design"/>
                    <xsd:enumeration value="a-5 - Test Schedule and Estimation"/>
                    <xsd:enumeration value="a-6 - User Acceptance Test Facilitation"/>
                    <xsd:enumeration value="a-7 - Regression Testing Optimization"/>
                    <xsd:enumeration value="a-8 - Test Automation Support"/>
                    <xsd:enumeration value="a-9 - Test Data Management"/>
                    <xsd:enumeration value="a-10 - Risk Based Testing"/>
                    <xsd:enumeration value="e-1 - Facilitate Provisioning Test Environments"/>
                    <xsd:enumeration value="e-2 - Facilitate Provisioning of Test Tools"/>
                    <xsd:enumeration value="s-1 - Test Tool Usage Guidance"/>
                    <xsd:enumeration value="s-1 - Test Tool Usage Guidance (HPQC)"/>
                    <xsd:enumeration value="s-1 - Test Tool Usage Guidance (WORKSOFT)"/>
                    <xsd:enumeration value="s-1 - Test Tool Usage Guidance (TFS)"/>
                    <xsd:enumeration value="x-1 - Functional Testing"/>
                    <xsd:enumeration value="x-2 - Compatibility Testing"/>
                    <xsd:enumeration value="x-3 - Performance Testing"/>
                    <xsd:enumeration value="x-4 - Test Case Automation"/>
                    <xsd:enumeration value="x-5 - Security Testing"/>
                    <xsd:enumeration value="x-6 - Usability Assessment"/>
                    <xsd:enumeration value="x-7 - Regression Testing"/>
                  </xsd:restriction>
                </xsd:simpleType>
              </xsd:element>
            </xsd:sequence>
          </xsd:extension>
        </xsd:complexContent>
      </xsd:complexType>
    </xsd:element>
    <xsd:element name="Test_x0020_Document_x0020_Type" ma:index="32" nillable="true" ma:displayName="Test Document Type" ma:default="Example" ma:format="Dropdown" ma:internalName="Test_x0020_Document_x0020_Type">
      <xsd:simpleType>
        <xsd:restriction base="dms:Choice">
          <xsd:enumeration value="Example"/>
          <xsd:enumeration value="Guideline"/>
          <xsd:enumeration value="Request Forms"/>
          <xsd:enumeration value="Roles and Responsibilities"/>
          <xsd:enumeration value="Standard"/>
          <xsd:enumeration value="Sub Service Description"/>
          <xsd:enumeration value="Template"/>
          <xsd:enumeration value="Archive"/>
        </xsd:restriction>
      </xsd:simpleType>
    </xsd:element>
    <xsd:element name="Test_x0020_Lifecycle" ma:index="33" nillable="true" ma:displayName="Test Lifecycle" ma:format="Dropdown" ma:internalName="Test_x0020_Lifecycle">
      <xsd:simpleType>
        <xsd:restriction base="dms:Choice">
          <xsd:enumeration value="Plan Budget"/>
          <xsd:enumeration value="Requirement Review"/>
          <xsd:enumeration value="Test Planning"/>
          <xsd:enumeration value="Test Design"/>
          <xsd:enumeration value="Test Execution"/>
          <xsd:enumeration value="Defect Fixing &amp; Re-Testing"/>
          <xsd:enumeration value="Test Closure"/>
          <xsd:enumeration value="Transition to Support"/>
        </xsd:restriction>
      </xsd:simpleType>
    </xsd:element>
    <xsd:element name="PDF_x0020_Stages" ma:index="34" nillable="true" ma:displayName="PDF Stages_old" ma:format="Dropdown" ma:internalName="PDF_x0020_Stages">
      <xsd:simpleType>
        <xsd:restriction base="dms:Choice">
          <xsd:enumeration value="0"/>
          <xsd:enumeration value="1"/>
          <xsd:enumeration value="2"/>
          <xsd:enumeration value="3"/>
          <xsd:enumeration value="4"/>
          <xsd:enumeration value="5"/>
          <xsd:enumeration value="6"/>
        </xsd:restriction>
      </xsd:simpleType>
    </xsd:element>
    <xsd:element name="Project_x0020_Delivery_x0020_Method" ma:index="35" nillable="true" ma:displayName="Project Delivery Method" ma:format="Dropdown" ma:internalName="Project_x0020_Delivery_x0020_Method">
      <xsd:simpleType>
        <xsd:restriction base="dms:Choice">
          <xsd:enumeration value="Agile"/>
          <xsd:enumeration value="Any"/>
          <xsd:enumeration value="Iterative"/>
          <xsd:enumeration value="Waterfall"/>
        </xsd:restriction>
      </xsd:simpleType>
    </xsd:element>
    <xsd:element name="PDF_x0020_Stage" ma:index="36" nillable="true" ma:displayName="PDF Stage" ma:format="Dropdown" ma:internalName="PDF_x0020_Stage">
      <xsd:simpleType>
        <xsd:restriction base="dms:Choice">
          <xsd:enumeration value="1. Project Setup"/>
          <xsd:enumeration value="2. Analyse &amp; Define Blueprint"/>
          <xsd:enumeration value="3. Design"/>
          <xsd:enumeration value="4. Develop &amp; Prepare to deploy"/>
          <xsd:enumeration value="5. Deploy &amp; Stabilize"/>
          <xsd:enumeration value="6. Project Closeout"/>
        </xsd:restriction>
      </xsd:simpleType>
    </xsd:element>
    <xsd:element name="Test_x0020_Classification" ma:index="37" nillable="true" ma:displayName="Test Classification" ma:default="Test Functional Excellence" ma:format="Dropdown" ma:internalName="Test_x0020_Classification">
      <xsd:simpleType>
        <xsd:restriction base="dms:Choice">
          <xsd:enumeration value="Test Functional Excellence"/>
          <xsd:enumeration value="Test Tool"/>
        </xsd:restriction>
      </xsd:simpleType>
    </xsd:element>
    <xsd:element name="Test_x0020_Tool_x0020_Sort_x0020_Order" ma:index="38" nillable="true" ma:displayName="Test Tool Sort Order" ma:internalName="Test_x0020_Tool_x0020_Sort_x0020_Order">
      <xsd:simpleType>
        <xsd:restriction base="dms:Number"/>
      </xsd:simpleType>
    </xsd:element>
    <xsd:element name="Sort_x0020_Order" ma:index="39" nillable="true" ma:displayName="Sort Order" ma:internalName="Sort_x0020_Order">
      <xsd:simpleType>
        <xsd:restriction base="dms:Text">
          <xsd:maxLength value="5"/>
        </xsd:restriction>
      </xsd:simpleType>
    </xsd:element>
    <xsd:element name="MediaServiceMetadata" ma:index="42" nillable="true" ma:displayName="MediaServiceMetadata" ma:description="" ma:hidden="true" ma:internalName="MediaServiceMetadata" ma:readOnly="true">
      <xsd:simpleType>
        <xsd:restriction base="dms:Note"/>
      </xsd:simpleType>
    </xsd:element>
    <xsd:element name="MediaServiceFastMetadata" ma:index="43" nillable="true" ma:displayName="MediaServiceFastMetadata" ma:description="" ma:hidden="true" ma:internalName="MediaServiceFastMetadata" ma:readOnly="true">
      <xsd:simpleType>
        <xsd:restriction base="dms:Note"/>
      </xsd:simpleType>
    </xsd:element>
    <xsd:element name="MediaServiceEventHashCode" ma:index="44" nillable="true" ma:displayName="MediaServiceEventHashCode" ma:hidden="true" ma:internalName="MediaServiceEventHashCode" ma:readOnly="true">
      <xsd:simpleType>
        <xsd:restriction base="dms:Text"/>
      </xsd:simpleType>
    </xsd:element>
    <xsd:element name="MediaServiceGenerationTime" ma:index="45" nillable="true" ma:displayName="MediaServiceGenerationTime" ma:hidden="true" ma:internalName="MediaServiceGenerationTime" ma:readOnly="true">
      <xsd:simpleType>
        <xsd:restriction base="dms:Text"/>
      </xsd:simpleType>
    </xsd:element>
    <xsd:element name="MediaServiceAutoKeyPoints" ma:index="46" nillable="true" ma:displayName="MediaServiceAutoKeyPoints" ma:hidden="true" ma:internalName="MediaServiceAutoKeyPoints" ma:readOnly="true">
      <xsd:simpleType>
        <xsd:restriction base="dms:Note"/>
      </xsd:simpleType>
    </xsd:element>
    <xsd:element name="MediaServiceKeyPoints" ma:index="47" nillable="true" ma:displayName="KeyPoints" ma:internalName="MediaServiceKeyPoints" ma:readOnly="true">
      <xsd:simpleType>
        <xsd:restriction base="dms:Note">
          <xsd:maxLength value="255"/>
        </xsd:restriction>
      </xsd:simpleType>
    </xsd:element>
    <xsd:element name="DateandTime" ma:index="48" nillable="true" ma:displayName="Date and Time" ma:format="DateOnly" ma:internalName="DateandTim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5"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Project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948701-A8B7-46D5-8F98-6CB56A60C40A}">
  <ds:schemaRefs>
    <ds:schemaRef ds:uri="office.server.policy"/>
  </ds:schemaRefs>
</ds:datastoreItem>
</file>

<file path=customXml/itemProps2.xml><?xml version="1.0" encoding="utf-8"?>
<ds:datastoreItem xmlns:ds="http://schemas.openxmlformats.org/officeDocument/2006/customXml" ds:itemID="{AA19EA74-A9EC-4548-B03B-1F22E69A511E}">
  <ds:schemaRefs>
    <ds:schemaRef ds:uri="http://schemas.microsoft.com/office/2006/metadata/properties"/>
    <ds:schemaRef ds:uri="http://schemas.microsoft.com/office/infopath/2007/PartnerControls"/>
    <ds:schemaRef ds:uri="0b59b755-c052-407f-9675-1ee57d2af917"/>
    <ds:schemaRef ds:uri="http://schemas.microsoft.com/sharepoint/v3"/>
    <ds:schemaRef ds:uri="64adbd02-f30f-4d46-8652-9486918c884c"/>
  </ds:schemaRefs>
</ds:datastoreItem>
</file>

<file path=customXml/itemProps3.xml><?xml version="1.0" encoding="utf-8"?>
<ds:datastoreItem xmlns:ds="http://schemas.openxmlformats.org/officeDocument/2006/customXml" ds:itemID="{F73FD24D-B2DB-467C-A56E-D99866208740}">
  <ds:schemaRefs>
    <ds:schemaRef ds:uri="http://schemas.microsoft.com/sharepoint/events"/>
  </ds:schemaRefs>
</ds:datastoreItem>
</file>

<file path=customXml/itemProps4.xml><?xml version="1.0" encoding="utf-8"?>
<ds:datastoreItem xmlns:ds="http://schemas.openxmlformats.org/officeDocument/2006/customXml" ds:itemID="{0F9FDF21-EB30-4398-9B4B-E02FF63C03DC}">
  <ds:schemaRefs>
    <ds:schemaRef ds:uri="http://schemas.openxmlformats.org/officeDocument/2006/bibliography"/>
  </ds:schemaRefs>
</ds:datastoreItem>
</file>

<file path=customXml/itemProps5.xml><?xml version="1.0" encoding="utf-8"?>
<ds:datastoreItem xmlns:ds="http://schemas.openxmlformats.org/officeDocument/2006/customXml" ds:itemID="{4BDD4F92-CDDD-4967-BA91-49C9074148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4adbd02-f30f-4d46-8652-9486918c884c"/>
    <ds:schemaRef ds:uri="0b59b755-c052-407f-9675-1ee57d2af9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893F6696-39EA-4F9E-B9D6-B29F75A94B77}">
  <ds:schemaRefs>
    <ds:schemaRef ds:uri="http://schemas.microsoft.com/sharepoint/v3/contenttype/forms"/>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0201il;Shell Generic Document</Template>
  <TotalTime>3548</TotalTime>
  <Pages>1</Pages>
  <Words>6528</Words>
  <Characters>37211</Characters>
  <Application>Microsoft Office Word</Application>
  <DocSecurity>2</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Shell</Company>
  <LinksUpToDate>false</LinksUpToDate>
  <CharactersWithSpaces>43652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 Girish M SBOBNG-PTIY/TAF10</dc:creator>
  <cp:keywords/>
  <dc:description/>
  <cp:lastModifiedBy>Pai, Girish M SBOBNG-PTIY/TAF10</cp:lastModifiedBy>
  <cp:revision>1049</cp:revision>
  <dcterms:created xsi:type="dcterms:W3CDTF">2023-07-14T09:52:00Z</dcterms:created>
  <dcterms:modified xsi:type="dcterms:W3CDTF">2023-07-25T06:16:00Z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Unrestricted</vt:lpwstr>
  </property>
  <property fmtid="{D5CDD505-2E9C-101B-9397-08002B2CF9AE}" pid="3" name="DocumentTitle">
    <vt:lpwstr>Title</vt:lpwstr>
  </property>
  <property fmtid="{D5CDD505-2E9C-101B-9397-08002B2CF9AE}" pid="4" name="SubTitle">
    <vt:lpwstr/>
  </property>
  <property fmtid="{D5CDD505-2E9C-101B-9397-08002B2CF9AE}" pid="5" name="WK_BK_CLASSIFICATION">
    <vt:lpwstr>CONFIDENTIAL</vt:lpwstr>
  </property>
  <property fmtid="{D5CDD505-2E9C-101B-9397-08002B2CF9AE}" pid="6" name="WK_BK_CLASSIFICATION_COPY1">
    <vt:lpwstr>CONFIDENTIAL</vt:lpwstr>
  </property>
  <property fmtid="{D5CDD505-2E9C-101B-9397-08002B2CF9AE}" pid="7" name="Keywords">
    <vt:lpwstr/>
  </property>
  <property fmtid="{D5CDD505-2E9C-101B-9397-08002B2CF9AE}" pid="8" name="_dlc_policyId">
    <vt:lpwstr/>
  </property>
  <property fmtid="{D5CDD505-2E9C-101B-9397-08002B2CF9AE}" pid="9" name="Shell SharePoint SAEF LegalEntity">
    <vt:lpwstr>4;#Shell Information Technology International B.V.|04cef4b9-bb1c-459a-985f-9a3526e5ec4c</vt:lpwstr>
  </property>
  <property fmtid="{D5CDD505-2E9C-101B-9397-08002B2CF9AE}" pid="10" name="ContentTypeId">
    <vt:lpwstr>0x0101006F0A470EEB1140E7AA14F4CE8A50B54C0001CB1477F4DD432AA86DD56CC3887AF400E093AB4892CD64459AB529580A35520B</vt:lpwstr>
  </property>
  <property fmtid="{D5CDD505-2E9C-101B-9397-08002B2CF9AE}" pid="11" name="Shell SharePoint SAEF CountryOfJurisdiction">
    <vt:lpwstr>7;#NETHERLANDS|54565ecb-470f-40ea-a584-819150a65a13</vt:lpwstr>
  </property>
  <property fmtid="{D5CDD505-2E9C-101B-9397-08002B2CF9AE}" pid="12" name="ItemRetentionFormula">
    <vt:lpwstr/>
  </property>
  <property fmtid="{D5CDD505-2E9C-101B-9397-08002B2CF9AE}" pid="13" name="_dlc_DocIdItemGuid">
    <vt:lpwstr>26728c91-20c2-4ec7-bf21-f858407b6c30</vt:lpwstr>
  </property>
  <property fmtid="{D5CDD505-2E9C-101B-9397-08002B2CF9AE}" pid="14" name="SAEFSecurityClassification">
    <vt:lpwstr>18;#Restricted|21aa7f98-4035-4019-a764-107acb7269af</vt:lpwstr>
  </property>
  <property fmtid="{D5CDD505-2E9C-101B-9397-08002B2CF9AE}" pid="15" name="Shell SharePoint SAEF DocumentStatus">
    <vt:lpwstr>11;#Draft|1c86f377-7d91-4c95-bd5b-c18c83fe0aa5</vt:lpwstr>
  </property>
  <property fmtid="{D5CDD505-2E9C-101B-9397-08002B2CF9AE}" pid="16" name="Shell SharePoint SIS ITDMProcessArea">
    <vt:lpwstr/>
  </property>
  <property fmtid="{D5CDD505-2E9C-101B-9397-08002B2CF9AE}" pid="17" name="Shell SharePoint SAEF DocumentType">
    <vt:lpwstr>34;#Process documentation, templates/tools [ITM]|bec2e05d-2d7c-47d7-a855-c011254ba6f8</vt:lpwstr>
  </property>
</Properties>
</file>